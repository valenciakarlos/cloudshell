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proofErr w:type="spellStart"/>
      <w:r w:rsidRPr="00E86F48">
        <w:t>QualiSystems</w:t>
      </w:r>
      <w:proofErr w:type="spellEnd"/>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fldSimple w:instr=" KEYWORDS   ">
        <w:r w:rsidR="00264BCF" w:rsidRPr="002F1857">
          <w:t>1.0.0</w:t>
        </w:r>
      </w:fldSimple>
    </w:p>
    <w:p w14:paraId="2DAC700C" w14:textId="4DCD44CE" w:rsidR="00CA543E" w:rsidRPr="00087663" w:rsidRDefault="00CA543E" w:rsidP="00AE45FA">
      <w:pPr>
        <w:pStyle w:val="CoverTitle33"/>
      </w:pPr>
      <w:r w:rsidRPr="00087663">
        <w:t xml:space="preserve">Release date: </w:t>
      </w:r>
      <w:r w:rsidR="00AE45FA">
        <w:t xml:space="preserve">July </w:t>
      </w:r>
      <w:r w:rsidR="0092739C">
        <w:t>2016</w:t>
      </w:r>
    </w:p>
    <w:p w14:paraId="4B535500" w14:textId="7303E525" w:rsidR="00CA543E" w:rsidRPr="00087663" w:rsidRDefault="00CA543E" w:rsidP="00AE45FA">
      <w:pPr>
        <w:pStyle w:val="CoverTitle4"/>
      </w:pPr>
      <w:r w:rsidRPr="00087663">
        <w:t>Document version (</w:t>
      </w:r>
      <w:fldSimple w:instr=" DOCPROPERTY  &quot;Document number&quot;  \* MERGEFORMAT ">
        <w:r w:rsidR="00AE45FA" w:rsidRPr="002F1857">
          <w:t>Rev A.</w:t>
        </w:r>
        <w:r w:rsidR="00AE45FA">
          <w:t>06</w:t>
        </w:r>
      </w:fldSimple>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2CF5FD48" w14:textId="45EC82DD" w:rsidR="00B85525"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58420425" w:history="1">
        <w:r w:rsidR="00B85525" w:rsidRPr="003867F5">
          <w:rPr>
            <w:rStyle w:val="Hyperlink"/>
            <w:noProof/>
          </w:rPr>
          <w:t>1</w:t>
        </w:r>
        <w:r w:rsidR="00B85525">
          <w:rPr>
            <w:rFonts w:eastAsiaTheme="minorEastAsia" w:cstheme="minorBidi"/>
            <w:b w:val="0"/>
            <w:noProof/>
            <w:color w:val="auto"/>
            <w:sz w:val="22"/>
            <w:szCs w:val="22"/>
          </w:rPr>
          <w:tab/>
        </w:r>
        <w:r w:rsidR="00B85525" w:rsidRPr="003867F5">
          <w:rPr>
            <w:rStyle w:val="Hyperlink"/>
            <w:noProof/>
          </w:rPr>
          <w:t>Overview</w:t>
        </w:r>
        <w:r w:rsidR="00B85525">
          <w:rPr>
            <w:noProof/>
            <w:webHidden/>
          </w:rPr>
          <w:tab/>
        </w:r>
        <w:r w:rsidR="00B85525">
          <w:rPr>
            <w:noProof/>
            <w:webHidden/>
          </w:rPr>
          <w:fldChar w:fldCharType="begin"/>
        </w:r>
        <w:r w:rsidR="00B85525">
          <w:rPr>
            <w:noProof/>
            <w:webHidden/>
          </w:rPr>
          <w:instrText xml:space="preserve"> PAGEREF _Toc458420425 \h </w:instrText>
        </w:r>
        <w:r w:rsidR="00B85525">
          <w:rPr>
            <w:noProof/>
            <w:webHidden/>
          </w:rPr>
        </w:r>
        <w:r w:rsidR="00B85525">
          <w:rPr>
            <w:noProof/>
            <w:webHidden/>
          </w:rPr>
          <w:fldChar w:fldCharType="separate"/>
        </w:r>
        <w:r w:rsidR="00905A65">
          <w:rPr>
            <w:noProof/>
            <w:webHidden/>
          </w:rPr>
          <w:t>4</w:t>
        </w:r>
        <w:r w:rsidR="00B85525">
          <w:rPr>
            <w:noProof/>
            <w:webHidden/>
          </w:rPr>
          <w:fldChar w:fldCharType="end"/>
        </w:r>
      </w:hyperlink>
    </w:p>
    <w:p w14:paraId="7402765D" w14:textId="7679962C" w:rsidR="00B85525" w:rsidRDefault="00FD2C7F">
      <w:pPr>
        <w:pStyle w:val="TOC1"/>
        <w:tabs>
          <w:tab w:val="left" w:pos="440"/>
          <w:tab w:val="right" w:leader="dot" w:pos="8630"/>
        </w:tabs>
        <w:rPr>
          <w:rFonts w:eastAsiaTheme="minorEastAsia" w:cstheme="minorBidi"/>
          <w:b w:val="0"/>
          <w:noProof/>
          <w:color w:val="auto"/>
          <w:sz w:val="22"/>
          <w:szCs w:val="22"/>
        </w:rPr>
      </w:pPr>
      <w:hyperlink w:anchor="_Toc458420426" w:history="1">
        <w:r w:rsidR="00B85525" w:rsidRPr="003867F5">
          <w:rPr>
            <w:rStyle w:val="Hyperlink"/>
            <w:noProof/>
          </w:rPr>
          <w:t>2</w:t>
        </w:r>
        <w:r w:rsidR="00B85525">
          <w:rPr>
            <w:rFonts w:eastAsiaTheme="minorEastAsia" w:cstheme="minorBidi"/>
            <w:b w:val="0"/>
            <w:noProof/>
            <w:color w:val="auto"/>
            <w:sz w:val="22"/>
            <w:szCs w:val="22"/>
          </w:rPr>
          <w:tab/>
        </w:r>
        <w:r w:rsidR="00B85525" w:rsidRPr="003867F5">
          <w:rPr>
            <w:rStyle w:val="Hyperlink"/>
            <w:noProof/>
          </w:rPr>
          <w:t>Package Content</w:t>
        </w:r>
        <w:r w:rsidR="00B85525">
          <w:rPr>
            <w:noProof/>
            <w:webHidden/>
          </w:rPr>
          <w:tab/>
        </w:r>
        <w:r w:rsidR="00B85525">
          <w:rPr>
            <w:noProof/>
            <w:webHidden/>
          </w:rPr>
          <w:fldChar w:fldCharType="begin"/>
        </w:r>
        <w:r w:rsidR="00B85525">
          <w:rPr>
            <w:noProof/>
            <w:webHidden/>
          </w:rPr>
          <w:instrText xml:space="preserve"> PAGEREF _Toc458420426 \h </w:instrText>
        </w:r>
        <w:r w:rsidR="00B85525">
          <w:rPr>
            <w:noProof/>
            <w:webHidden/>
          </w:rPr>
        </w:r>
        <w:r w:rsidR="00B85525">
          <w:rPr>
            <w:noProof/>
            <w:webHidden/>
          </w:rPr>
          <w:fldChar w:fldCharType="separate"/>
        </w:r>
        <w:r w:rsidR="00905A65">
          <w:rPr>
            <w:noProof/>
            <w:webHidden/>
          </w:rPr>
          <w:t>5</w:t>
        </w:r>
        <w:r w:rsidR="00B85525">
          <w:rPr>
            <w:noProof/>
            <w:webHidden/>
          </w:rPr>
          <w:fldChar w:fldCharType="end"/>
        </w:r>
      </w:hyperlink>
    </w:p>
    <w:p w14:paraId="1D83CB5E" w14:textId="0C6747A7" w:rsidR="00B85525" w:rsidRDefault="00FD2C7F">
      <w:pPr>
        <w:pStyle w:val="TOC2"/>
        <w:tabs>
          <w:tab w:val="left" w:pos="880"/>
          <w:tab w:val="right" w:leader="dot" w:pos="8630"/>
        </w:tabs>
        <w:rPr>
          <w:rFonts w:eastAsiaTheme="minorEastAsia" w:cstheme="minorBidi"/>
          <w:b w:val="0"/>
          <w:noProof/>
          <w:color w:val="auto"/>
        </w:rPr>
      </w:pPr>
      <w:hyperlink w:anchor="_Toc458420427" w:history="1">
        <w:r w:rsidR="00B85525" w:rsidRPr="003867F5">
          <w:rPr>
            <w:rStyle w:val="Hyperlink"/>
            <w:noProof/>
          </w:rPr>
          <w:t>2.1</w:t>
        </w:r>
        <w:r w:rsidR="00B85525">
          <w:rPr>
            <w:rFonts w:eastAsiaTheme="minorEastAsia" w:cstheme="minorBidi"/>
            <w:b w:val="0"/>
            <w:noProof/>
            <w:color w:val="auto"/>
          </w:rPr>
          <w:tab/>
        </w:r>
        <w:r w:rsidR="00B85525" w:rsidRPr="003867F5">
          <w:rPr>
            <w:rStyle w:val="Hyperlink"/>
            <w:noProof/>
          </w:rPr>
          <w:t>NFV Sandbox</w:t>
        </w:r>
        <w:r w:rsidR="00B85525">
          <w:rPr>
            <w:noProof/>
            <w:webHidden/>
          </w:rPr>
          <w:tab/>
        </w:r>
        <w:r w:rsidR="00B85525">
          <w:rPr>
            <w:noProof/>
            <w:webHidden/>
          </w:rPr>
          <w:fldChar w:fldCharType="begin"/>
        </w:r>
        <w:r w:rsidR="00B85525">
          <w:rPr>
            <w:noProof/>
            <w:webHidden/>
          </w:rPr>
          <w:instrText xml:space="preserve"> PAGEREF _Toc458420427 \h </w:instrText>
        </w:r>
        <w:r w:rsidR="00B85525">
          <w:rPr>
            <w:noProof/>
            <w:webHidden/>
          </w:rPr>
        </w:r>
        <w:r w:rsidR="00B85525">
          <w:rPr>
            <w:noProof/>
            <w:webHidden/>
          </w:rPr>
          <w:fldChar w:fldCharType="separate"/>
        </w:r>
        <w:r w:rsidR="00905A65">
          <w:rPr>
            <w:noProof/>
            <w:webHidden/>
          </w:rPr>
          <w:t>5</w:t>
        </w:r>
        <w:r w:rsidR="00B85525">
          <w:rPr>
            <w:noProof/>
            <w:webHidden/>
          </w:rPr>
          <w:fldChar w:fldCharType="end"/>
        </w:r>
      </w:hyperlink>
    </w:p>
    <w:p w14:paraId="641D991B" w14:textId="0A00EA4B" w:rsidR="00B85525" w:rsidRDefault="00FD2C7F">
      <w:pPr>
        <w:pStyle w:val="TOC2"/>
        <w:tabs>
          <w:tab w:val="left" w:pos="880"/>
          <w:tab w:val="right" w:leader="dot" w:pos="8630"/>
        </w:tabs>
        <w:rPr>
          <w:rFonts w:eastAsiaTheme="minorEastAsia" w:cstheme="minorBidi"/>
          <w:b w:val="0"/>
          <w:noProof/>
          <w:color w:val="auto"/>
        </w:rPr>
      </w:pPr>
      <w:hyperlink w:anchor="_Toc458420428" w:history="1">
        <w:r w:rsidR="00B85525" w:rsidRPr="003867F5">
          <w:rPr>
            <w:rStyle w:val="Hyperlink"/>
            <w:noProof/>
          </w:rPr>
          <w:t>2.2</w:t>
        </w:r>
        <w:r w:rsidR="00B85525">
          <w:rPr>
            <w:rFonts w:eastAsiaTheme="minorEastAsia" w:cstheme="minorBidi"/>
            <w:b w:val="0"/>
            <w:noProof/>
            <w:color w:val="auto"/>
          </w:rPr>
          <w:tab/>
        </w:r>
        <w:r w:rsidR="00B85525" w:rsidRPr="003867F5">
          <w:rPr>
            <w:rStyle w:val="Hyperlink"/>
            <w:noProof/>
          </w:rPr>
          <w:t>Quick Start</w:t>
        </w:r>
        <w:r w:rsidR="00B85525">
          <w:rPr>
            <w:noProof/>
            <w:webHidden/>
          </w:rPr>
          <w:tab/>
        </w:r>
        <w:r w:rsidR="00B85525">
          <w:rPr>
            <w:noProof/>
            <w:webHidden/>
          </w:rPr>
          <w:fldChar w:fldCharType="begin"/>
        </w:r>
        <w:r w:rsidR="00B85525">
          <w:rPr>
            <w:noProof/>
            <w:webHidden/>
          </w:rPr>
          <w:instrText xml:space="preserve"> PAGEREF _Toc458420428 \h </w:instrText>
        </w:r>
        <w:r w:rsidR="00B85525">
          <w:rPr>
            <w:noProof/>
            <w:webHidden/>
          </w:rPr>
        </w:r>
        <w:r w:rsidR="00B85525">
          <w:rPr>
            <w:noProof/>
            <w:webHidden/>
          </w:rPr>
          <w:fldChar w:fldCharType="separate"/>
        </w:r>
        <w:r w:rsidR="00905A65">
          <w:rPr>
            <w:noProof/>
            <w:webHidden/>
          </w:rPr>
          <w:t>5</w:t>
        </w:r>
        <w:r w:rsidR="00B85525">
          <w:rPr>
            <w:noProof/>
            <w:webHidden/>
          </w:rPr>
          <w:fldChar w:fldCharType="end"/>
        </w:r>
      </w:hyperlink>
    </w:p>
    <w:p w14:paraId="5E879758" w14:textId="1F4D655D" w:rsidR="00B85525" w:rsidRDefault="00FD2C7F">
      <w:pPr>
        <w:pStyle w:val="TOC2"/>
        <w:tabs>
          <w:tab w:val="left" w:pos="880"/>
          <w:tab w:val="right" w:leader="dot" w:pos="8630"/>
        </w:tabs>
        <w:rPr>
          <w:rFonts w:eastAsiaTheme="minorEastAsia" w:cstheme="minorBidi"/>
          <w:b w:val="0"/>
          <w:noProof/>
          <w:color w:val="auto"/>
        </w:rPr>
      </w:pPr>
      <w:hyperlink w:anchor="_Toc458420429" w:history="1">
        <w:r w:rsidR="00B85525" w:rsidRPr="003867F5">
          <w:rPr>
            <w:rStyle w:val="Hyperlink"/>
            <w:noProof/>
          </w:rPr>
          <w:t>2.3</w:t>
        </w:r>
        <w:r w:rsidR="00B85525">
          <w:rPr>
            <w:rFonts w:eastAsiaTheme="minorEastAsia" w:cstheme="minorBidi"/>
            <w:b w:val="0"/>
            <w:noProof/>
            <w:color w:val="auto"/>
          </w:rPr>
          <w:tab/>
        </w:r>
        <w:r w:rsidR="00B85525" w:rsidRPr="003867F5">
          <w:rPr>
            <w:rStyle w:val="Hyperlink"/>
            <w:noProof/>
          </w:rPr>
          <w:t>Deploying the CloudShell appliance</w:t>
        </w:r>
        <w:r w:rsidR="00B85525">
          <w:rPr>
            <w:noProof/>
            <w:webHidden/>
          </w:rPr>
          <w:tab/>
        </w:r>
        <w:r w:rsidR="00B85525">
          <w:rPr>
            <w:noProof/>
            <w:webHidden/>
          </w:rPr>
          <w:fldChar w:fldCharType="begin"/>
        </w:r>
        <w:r w:rsidR="00B85525">
          <w:rPr>
            <w:noProof/>
            <w:webHidden/>
          </w:rPr>
          <w:instrText xml:space="preserve"> PAGEREF _Toc458420429 \h </w:instrText>
        </w:r>
        <w:r w:rsidR="00B85525">
          <w:rPr>
            <w:noProof/>
            <w:webHidden/>
          </w:rPr>
        </w:r>
        <w:r w:rsidR="00B85525">
          <w:rPr>
            <w:noProof/>
            <w:webHidden/>
          </w:rPr>
          <w:fldChar w:fldCharType="separate"/>
        </w:r>
        <w:r w:rsidR="00905A65">
          <w:rPr>
            <w:noProof/>
            <w:webHidden/>
          </w:rPr>
          <w:t>6</w:t>
        </w:r>
        <w:r w:rsidR="00B85525">
          <w:rPr>
            <w:noProof/>
            <w:webHidden/>
          </w:rPr>
          <w:fldChar w:fldCharType="end"/>
        </w:r>
      </w:hyperlink>
    </w:p>
    <w:p w14:paraId="12C5F273" w14:textId="7ADB198B" w:rsidR="00B85525" w:rsidRDefault="00FD2C7F">
      <w:pPr>
        <w:pStyle w:val="TOC3"/>
        <w:tabs>
          <w:tab w:val="left" w:pos="1320"/>
          <w:tab w:val="right" w:leader="dot" w:pos="8630"/>
        </w:tabs>
        <w:rPr>
          <w:rFonts w:eastAsiaTheme="minorEastAsia" w:cstheme="minorBidi"/>
          <w:noProof/>
          <w:color w:val="auto"/>
        </w:rPr>
      </w:pPr>
      <w:hyperlink w:anchor="_Toc458420430" w:history="1">
        <w:r w:rsidR="00B85525" w:rsidRPr="003867F5">
          <w:rPr>
            <w:rStyle w:val="Hyperlink"/>
            <w:noProof/>
          </w:rPr>
          <w:t>2.3.1</w:t>
        </w:r>
        <w:r w:rsidR="00B85525">
          <w:rPr>
            <w:rFonts w:eastAsiaTheme="minorEastAsia" w:cstheme="minorBidi"/>
            <w:noProof/>
            <w:color w:val="auto"/>
          </w:rPr>
          <w:tab/>
        </w:r>
        <w:r w:rsidR="00B85525" w:rsidRPr="003867F5">
          <w:rPr>
            <w:rStyle w:val="Hyperlink"/>
            <w:noProof/>
          </w:rPr>
          <w:t>Configuring CloudShell VM</w:t>
        </w:r>
        <w:r w:rsidR="00B85525">
          <w:rPr>
            <w:noProof/>
            <w:webHidden/>
          </w:rPr>
          <w:tab/>
        </w:r>
        <w:r w:rsidR="00B85525">
          <w:rPr>
            <w:noProof/>
            <w:webHidden/>
          </w:rPr>
          <w:fldChar w:fldCharType="begin"/>
        </w:r>
        <w:r w:rsidR="00B85525">
          <w:rPr>
            <w:noProof/>
            <w:webHidden/>
          </w:rPr>
          <w:instrText xml:space="preserve"> PAGEREF _Toc458420430 \h </w:instrText>
        </w:r>
        <w:r w:rsidR="00B85525">
          <w:rPr>
            <w:noProof/>
            <w:webHidden/>
          </w:rPr>
        </w:r>
        <w:r w:rsidR="00B85525">
          <w:rPr>
            <w:noProof/>
            <w:webHidden/>
          </w:rPr>
          <w:fldChar w:fldCharType="separate"/>
        </w:r>
        <w:r w:rsidR="00905A65">
          <w:rPr>
            <w:noProof/>
            <w:webHidden/>
          </w:rPr>
          <w:t>7</w:t>
        </w:r>
        <w:r w:rsidR="00B85525">
          <w:rPr>
            <w:noProof/>
            <w:webHidden/>
          </w:rPr>
          <w:fldChar w:fldCharType="end"/>
        </w:r>
      </w:hyperlink>
    </w:p>
    <w:p w14:paraId="4EF2D355" w14:textId="5831E31F" w:rsidR="00B85525" w:rsidRDefault="00FD2C7F">
      <w:pPr>
        <w:pStyle w:val="TOC3"/>
        <w:tabs>
          <w:tab w:val="left" w:pos="1320"/>
          <w:tab w:val="right" w:leader="dot" w:pos="8630"/>
        </w:tabs>
        <w:rPr>
          <w:rFonts w:eastAsiaTheme="minorEastAsia" w:cstheme="minorBidi"/>
          <w:noProof/>
          <w:color w:val="auto"/>
        </w:rPr>
      </w:pPr>
      <w:hyperlink w:anchor="_Toc458420431" w:history="1">
        <w:r w:rsidR="00B85525" w:rsidRPr="003867F5">
          <w:rPr>
            <w:rStyle w:val="Hyperlink"/>
            <w:noProof/>
          </w:rPr>
          <w:t>2.3.2</w:t>
        </w:r>
        <w:r w:rsidR="00B85525">
          <w:rPr>
            <w:rFonts w:eastAsiaTheme="minorEastAsia" w:cstheme="minorBidi"/>
            <w:noProof/>
            <w:color w:val="auto"/>
          </w:rPr>
          <w:tab/>
        </w:r>
        <w:r w:rsidR="00B85525" w:rsidRPr="003867F5">
          <w:rPr>
            <w:rStyle w:val="Hyperlink"/>
            <w:noProof/>
          </w:rPr>
          <w:t>Installing Ranorex license token</w:t>
        </w:r>
        <w:r w:rsidR="00B85525">
          <w:rPr>
            <w:noProof/>
            <w:webHidden/>
          </w:rPr>
          <w:tab/>
        </w:r>
        <w:r w:rsidR="00B85525">
          <w:rPr>
            <w:noProof/>
            <w:webHidden/>
          </w:rPr>
          <w:fldChar w:fldCharType="begin"/>
        </w:r>
        <w:r w:rsidR="00B85525">
          <w:rPr>
            <w:noProof/>
            <w:webHidden/>
          </w:rPr>
          <w:instrText xml:space="preserve"> PAGEREF _Toc458420431 \h </w:instrText>
        </w:r>
        <w:r w:rsidR="00B85525">
          <w:rPr>
            <w:noProof/>
            <w:webHidden/>
          </w:rPr>
        </w:r>
        <w:r w:rsidR="00B85525">
          <w:rPr>
            <w:noProof/>
            <w:webHidden/>
          </w:rPr>
          <w:fldChar w:fldCharType="separate"/>
        </w:r>
        <w:r w:rsidR="00905A65">
          <w:rPr>
            <w:noProof/>
            <w:webHidden/>
          </w:rPr>
          <w:t>8</w:t>
        </w:r>
        <w:r w:rsidR="00B85525">
          <w:rPr>
            <w:noProof/>
            <w:webHidden/>
          </w:rPr>
          <w:fldChar w:fldCharType="end"/>
        </w:r>
      </w:hyperlink>
    </w:p>
    <w:p w14:paraId="54A24E80" w14:textId="7B52A63E" w:rsidR="00B85525" w:rsidRDefault="00FD2C7F">
      <w:pPr>
        <w:pStyle w:val="TOC3"/>
        <w:tabs>
          <w:tab w:val="left" w:pos="1320"/>
          <w:tab w:val="right" w:leader="dot" w:pos="8630"/>
        </w:tabs>
        <w:rPr>
          <w:rFonts w:eastAsiaTheme="minorEastAsia" w:cstheme="minorBidi"/>
          <w:noProof/>
          <w:color w:val="auto"/>
        </w:rPr>
      </w:pPr>
      <w:hyperlink w:anchor="_Toc458420432" w:history="1">
        <w:r w:rsidR="00B85525" w:rsidRPr="003867F5">
          <w:rPr>
            <w:rStyle w:val="Hyperlink"/>
            <w:noProof/>
          </w:rPr>
          <w:t>2.3.3</w:t>
        </w:r>
        <w:r w:rsidR="00B85525">
          <w:rPr>
            <w:rFonts w:eastAsiaTheme="minorEastAsia" w:cstheme="minorBidi"/>
            <w:noProof/>
            <w:color w:val="auto"/>
          </w:rPr>
          <w:tab/>
        </w:r>
        <w:r w:rsidR="00B85525" w:rsidRPr="003867F5">
          <w:rPr>
            <w:rStyle w:val="Hyperlink"/>
            <w:noProof/>
          </w:rPr>
          <w:t>Installing CloudShell license token</w:t>
        </w:r>
        <w:r w:rsidR="00B85525">
          <w:rPr>
            <w:noProof/>
            <w:webHidden/>
          </w:rPr>
          <w:tab/>
        </w:r>
        <w:r w:rsidR="00B85525">
          <w:rPr>
            <w:noProof/>
            <w:webHidden/>
          </w:rPr>
          <w:fldChar w:fldCharType="begin"/>
        </w:r>
        <w:r w:rsidR="00B85525">
          <w:rPr>
            <w:noProof/>
            <w:webHidden/>
          </w:rPr>
          <w:instrText xml:space="preserve"> PAGEREF _Toc458420432 \h </w:instrText>
        </w:r>
        <w:r w:rsidR="00B85525">
          <w:rPr>
            <w:noProof/>
            <w:webHidden/>
          </w:rPr>
        </w:r>
        <w:r w:rsidR="00B85525">
          <w:rPr>
            <w:noProof/>
            <w:webHidden/>
          </w:rPr>
          <w:fldChar w:fldCharType="separate"/>
        </w:r>
        <w:r w:rsidR="00905A65">
          <w:rPr>
            <w:noProof/>
            <w:webHidden/>
          </w:rPr>
          <w:t>9</w:t>
        </w:r>
        <w:r w:rsidR="00B85525">
          <w:rPr>
            <w:noProof/>
            <w:webHidden/>
          </w:rPr>
          <w:fldChar w:fldCharType="end"/>
        </w:r>
      </w:hyperlink>
    </w:p>
    <w:p w14:paraId="71AA708B" w14:textId="7196616C" w:rsidR="00B85525" w:rsidRDefault="00FD2C7F">
      <w:pPr>
        <w:pStyle w:val="TOC3"/>
        <w:tabs>
          <w:tab w:val="left" w:pos="1320"/>
          <w:tab w:val="right" w:leader="dot" w:pos="8630"/>
        </w:tabs>
        <w:rPr>
          <w:rFonts w:eastAsiaTheme="minorEastAsia" w:cstheme="minorBidi"/>
          <w:noProof/>
          <w:color w:val="auto"/>
        </w:rPr>
      </w:pPr>
      <w:hyperlink w:anchor="_Toc458420433" w:history="1">
        <w:r w:rsidR="00B85525" w:rsidRPr="003867F5">
          <w:rPr>
            <w:rStyle w:val="Hyperlink"/>
            <w:noProof/>
          </w:rPr>
          <w:t>2.3.4</w:t>
        </w:r>
        <w:r w:rsidR="00B85525">
          <w:rPr>
            <w:rFonts w:eastAsiaTheme="minorEastAsia" w:cstheme="minorBidi"/>
            <w:noProof/>
            <w:color w:val="auto"/>
          </w:rPr>
          <w:tab/>
        </w:r>
        <w:r w:rsidR="00B85525" w:rsidRPr="003867F5">
          <w:rPr>
            <w:rStyle w:val="Hyperlink"/>
            <w:noProof/>
          </w:rPr>
          <w:t>CloudShell Services overview</w:t>
        </w:r>
        <w:r w:rsidR="00B85525">
          <w:rPr>
            <w:noProof/>
            <w:webHidden/>
          </w:rPr>
          <w:tab/>
        </w:r>
        <w:r w:rsidR="00B85525">
          <w:rPr>
            <w:noProof/>
            <w:webHidden/>
          </w:rPr>
          <w:fldChar w:fldCharType="begin"/>
        </w:r>
        <w:r w:rsidR="00B85525">
          <w:rPr>
            <w:noProof/>
            <w:webHidden/>
          </w:rPr>
          <w:instrText xml:space="preserve"> PAGEREF _Toc458420433 \h </w:instrText>
        </w:r>
        <w:r w:rsidR="00B85525">
          <w:rPr>
            <w:noProof/>
            <w:webHidden/>
          </w:rPr>
        </w:r>
        <w:r w:rsidR="00B85525">
          <w:rPr>
            <w:noProof/>
            <w:webHidden/>
          </w:rPr>
          <w:fldChar w:fldCharType="separate"/>
        </w:r>
        <w:r w:rsidR="00905A65">
          <w:rPr>
            <w:noProof/>
            <w:webHidden/>
          </w:rPr>
          <w:t>9</w:t>
        </w:r>
        <w:r w:rsidR="00B85525">
          <w:rPr>
            <w:noProof/>
            <w:webHidden/>
          </w:rPr>
          <w:fldChar w:fldCharType="end"/>
        </w:r>
      </w:hyperlink>
    </w:p>
    <w:p w14:paraId="32AC81DA" w14:textId="5DD0F177" w:rsidR="00B85525" w:rsidRDefault="00FD2C7F">
      <w:pPr>
        <w:pStyle w:val="TOC2"/>
        <w:tabs>
          <w:tab w:val="left" w:pos="880"/>
          <w:tab w:val="right" w:leader="dot" w:pos="8630"/>
        </w:tabs>
        <w:rPr>
          <w:rFonts w:eastAsiaTheme="minorEastAsia" w:cstheme="minorBidi"/>
          <w:b w:val="0"/>
          <w:noProof/>
          <w:color w:val="auto"/>
        </w:rPr>
      </w:pPr>
      <w:hyperlink w:anchor="_Toc458420434" w:history="1">
        <w:r w:rsidR="00B85525" w:rsidRPr="003867F5">
          <w:rPr>
            <w:rStyle w:val="Hyperlink"/>
            <w:noProof/>
          </w:rPr>
          <w:t>2.4</w:t>
        </w:r>
        <w:r w:rsidR="00B85525">
          <w:rPr>
            <w:rFonts w:eastAsiaTheme="minorEastAsia" w:cstheme="minorBidi"/>
            <w:b w:val="0"/>
            <w:noProof/>
            <w:color w:val="auto"/>
          </w:rPr>
          <w:tab/>
        </w:r>
        <w:r w:rsidR="00B85525" w:rsidRPr="003867F5">
          <w:rPr>
            <w:rStyle w:val="Hyperlink"/>
            <w:noProof/>
          </w:rPr>
          <w:t>CloudShell Portal</w:t>
        </w:r>
        <w:r w:rsidR="00B85525">
          <w:rPr>
            <w:noProof/>
            <w:webHidden/>
          </w:rPr>
          <w:tab/>
        </w:r>
        <w:r w:rsidR="00B85525">
          <w:rPr>
            <w:noProof/>
            <w:webHidden/>
          </w:rPr>
          <w:fldChar w:fldCharType="begin"/>
        </w:r>
        <w:r w:rsidR="00B85525">
          <w:rPr>
            <w:noProof/>
            <w:webHidden/>
          </w:rPr>
          <w:instrText xml:space="preserve"> PAGEREF _Toc458420434 \h </w:instrText>
        </w:r>
        <w:r w:rsidR="00B85525">
          <w:rPr>
            <w:noProof/>
            <w:webHidden/>
          </w:rPr>
        </w:r>
        <w:r w:rsidR="00B85525">
          <w:rPr>
            <w:noProof/>
            <w:webHidden/>
          </w:rPr>
          <w:fldChar w:fldCharType="separate"/>
        </w:r>
        <w:r w:rsidR="00905A65">
          <w:rPr>
            <w:noProof/>
            <w:webHidden/>
          </w:rPr>
          <w:t>11</w:t>
        </w:r>
        <w:r w:rsidR="00B85525">
          <w:rPr>
            <w:noProof/>
            <w:webHidden/>
          </w:rPr>
          <w:fldChar w:fldCharType="end"/>
        </w:r>
      </w:hyperlink>
    </w:p>
    <w:p w14:paraId="1EFE5DB1" w14:textId="3E17E57A" w:rsidR="00B85525" w:rsidRDefault="00FD2C7F">
      <w:pPr>
        <w:pStyle w:val="TOC2"/>
        <w:tabs>
          <w:tab w:val="left" w:pos="880"/>
          <w:tab w:val="right" w:leader="dot" w:pos="8630"/>
        </w:tabs>
        <w:rPr>
          <w:rFonts w:eastAsiaTheme="minorEastAsia" w:cstheme="minorBidi"/>
          <w:b w:val="0"/>
          <w:noProof/>
          <w:color w:val="auto"/>
        </w:rPr>
      </w:pPr>
      <w:hyperlink w:anchor="_Toc458420435" w:history="1">
        <w:r w:rsidR="00B85525" w:rsidRPr="003867F5">
          <w:rPr>
            <w:rStyle w:val="Hyperlink"/>
            <w:noProof/>
          </w:rPr>
          <w:t>2.5</w:t>
        </w:r>
        <w:r w:rsidR="00B85525">
          <w:rPr>
            <w:rFonts w:eastAsiaTheme="minorEastAsia" w:cstheme="minorBidi"/>
            <w:b w:val="0"/>
            <w:noProof/>
            <w:color w:val="auto"/>
          </w:rPr>
          <w:tab/>
        </w:r>
        <w:r w:rsidR="00B85525" w:rsidRPr="003867F5">
          <w:rPr>
            <w:rStyle w:val="Hyperlink"/>
            <w:noProof/>
          </w:rPr>
          <w:t>Importing the NFV Package</w:t>
        </w:r>
        <w:r w:rsidR="00B85525">
          <w:rPr>
            <w:noProof/>
            <w:webHidden/>
          </w:rPr>
          <w:tab/>
        </w:r>
        <w:r w:rsidR="00B85525">
          <w:rPr>
            <w:noProof/>
            <w:webHidden/>
          </w:rPr>
          <w:fldChar w:fldCharType="begin"/>
        </w:r>
        <w:r w:rsidR="00B85525">
          <w:rPr>
            <w:noProof/>
            <w:webHidden/>
          </w:rPr>
          <w:instrText xml:space="preserve"> PAGEREF _Toc458420435 \h </w:instrText>
        </w:r>
        <w:r w:rsidR="00B85525">
          <w:rPr>
            <w:noProof/>
            <w:webHidden/>
          </w:rPr>
        </w:r>
        <w:r w:rsidR="00B85525">
          <w:rPr>
            <w:noProof/>
            <w:webHidden/>
          </w:rPr>
          <w:fldChar w:fldCharType="separate"/>
        </w:r>
        <w:r w:rsidR="00905A65">
          <w:rPr>
            <w:noProof/>
            <w:webHidden/>
          </w:rPr>
          <w:t>13</w:t>
        </w:r>
        <w:r w:rsidR="00B85525">
          <w:rPr>
            <w:noProof/>
            <w:webHidden/>
          </w:rPr>
          <w:fldChar w:fldCharType="end"/>
        </w:r>
      </w:hyperlink>
    </w:p>
    <w:p w14:paraId="1F5D0C72" w14:textId="54AC78C8" w:rsidR="00B85525" w:rsidRDefault="00FD2C7F">
      <w:pPr>
        <w:pStyle w:val="TOC3"/>
        <w:tabs>
          <w:tab w:val="left" w:pos="1320"/>
          <w:tab w:val="right" w:leader="dot" w:pos="8630"/>
        </w:tabs>
        <w:rPr>
          <w:rFonts w:eastAsiaTheme="minorEastAsia" w:cstheme="minorBidi"/>
          <w:noProof/>
          <w:color w:val="auto"/>
        </w:rPr>
      </w:pPr>
      <w:hyperlink w:anchor="_Toc458420436" w:history="1">
        <w:r w:rsidR="00B85525" w:rsidRPr="003867F5">
          <w:rPr>
            <w:rStyle w:val="Hyperlink"/>
            <w:noProof/>
          </w:rPr>
          <w:t>2.5.1</w:t>
        </w:r>
        <w:r w:rsidR="00B85525">
          <w:rPr>
            <w:rFonts w:eastAsiaTheme="minorEastAsia" w:cstheme="minorBidi"/>
            <w:noProof/>
            <w:color w:val="auto"/>
          </w:rPr>
          <w:tab/>
        </w:r>
        <w:r w:rsidR="00B85525" w:rsidRPr="003867F5">
          <w:rPr>
            <w:rStyle w:val="Hyperlink"/>
            <w:noProof/>
          </w:rPr>
          <w:t>Importing the NFV Solution package to CloudShell portal</w:t>
        </w:r>
        <w:r w:rsidR="00B85525">
          <w:rPr>
            <w:noProof/>
            <w:webHidden/>
          </w:rPr>
          <w:tab/>
        </w:r>
        <w:r w:rsidR="00B85525">
          <w:rPr>
            <w:noProof/>
            <w:webHidden/>
          </w:rPr>
          <w:fldChar w:fldCharType="begin"/>
        </w:r>
        <w:r w:rsidR="00B85525">
          <w:rPr>
            <w:noProof/>
            <w:webHidden/>
          </w:rPr>
          <w:instrText xml:space="preserve"> PAGEREF _Toc458420436 \h </w:instrText>
        </w:r>
        <w:r w:rsidR="00B85525">
          <w:rPr>
            <w:noProof/>
            <w:webHidden/>
          </w:rPr>
        </w:r>
        <w:r w:rsidR="00B85525">
          <w:rPr>
            <w:noProof/>
            <w:webHidden/>
          </w:rPr>
          <w:fldChar w:fldCharType="separate"/>
        </w:r>
        <w:r w:rsidR="00905A65">
          <w:rPr>
            <w:noProof/>
            <w:webHidden/>
          </w:rPr>
          <w:t>13</w:t>
        </w:r>
        <w:r w:rsidR="00B85525">
          <w:rPr>
            <w:noProof/>
            <w:webHidden/>
          </w:rPr>
          <w:fldChar w:fldCharType="end"/>
        </w:r>
      </w:hyperlink>
    </w:p>
    <w:p w14:paraId="4FB32D48" w14:textId="2CF07AE8" w:rsidR="00B85525" w:rsidRDefault="00FD2C7F">
      <w:pPr>
        <w:pStyle w:val="TOC2"/>
        <w:tabs>
          <w:tab w:val="left" w:pos="880"/>
          <w:tab w:val="right" w:leader="dot" w:pos="8630"/>
        </w:tabs>
        <w:rPr>
          <w:rFonts w:eastAsiaTheme="minorEastAsia" w:cstheme="minorBidi"/>
          <w:b w:val="0"/>
          <w:noProof/>
          <w:color w:val="auto"/>
        </w:rPr>
      </w:pPr>
      <w:hyperlink w:anchor="_Toc458420437" w:history="1">
        <w:r w:rsidR="00B85525" w:rsidRPr="003867F5">
          <w:rPr>
            <w:rStyle w:val="Hyperlink"/>
            <w:noProof/>
          </w:rPr>
          <w:t>2.6</w:t>
        </w:r>
        <w:r w:rsidR="00B85525">
          <w:rPr>
            <w:rFonts w:eastAsiaTheme="minorEastAsia" w:cstheme="minorBidi"/>
            <w:b w:val="0"/>
            <w:noProof/>
            <w:color w:val="auto"/>
          </w:rPr>
          <w:tab/>
        </w:r>
        <w:r w:rsidR="00B85525" w:rsidRPr="003867F5">
          <w:rPr>
            <w:rStyle w:val="Hyperlink"/>
            <w:noProof/>
          </w:rPr>
          <w:t>Inputs spreadsheet</w:t>
        </w:r>
        <w:r w:rsidR="00B85525">
          <w:rPr>
            <w:noProof/>
            <w:webHidden/>
          </w:rPr>
          <w:tab/>
        </w:r>
        <w:r w:rsidR="00B85525">
          <w:rPr>
            <w:noProof/>
            <w:webHidden/>
          </w:rPr>
          <w:fldChar w:fldCharType="begin"/>
        </w:r>
        <w:r w:rsidR="00B85525">
          <w:rPr>
            <w:noProof/>
            <w:webHidden/>
          </w:rPr>
          <w:instrText xml:space="preserve"> PAGEREF _Toc458420437 \h </w:instrText>
        </w:r>
        <w:r w:rsidR="00B85525">
          <w:rPr>
            <w:noProof/>
            <w:webHidden/>
          </w:rPr>
        </w:r>
        <w:r w:rsidR="00B85525">
          <w:rPr>
            <w:noProof/>
            <w:webHidden/>
          </w:rPr>
          <w:fldChar w:fldCharType="separate"/>
        </w:r>
        <w:r w:rsidR="00905A65">
          <w:rPr>
            <w:noProof/>
            <w:webHidden/>
          </w:rPr>
          <w:t>14</w:t>
        </w:r>
        <w:r w:rsidR="00B85525">
          <w:rPr>
            <w:noProof/>
            <w:webHidden/>
          </w:rPr>
          <w:fldChar w:fldCharType="end"/>
        </w:r>
      </w:hyperlink>
    </w:p>
    <w:p w14:paraId="27DD0204" w14:textId="6152995E" w:rsidR="00B85525" w:rsidRDefault="00FD2C7F">
      <w:pPr>
        <w:pStyle w:val="TOC2"/>
        <w:tabs>
          <w:tab w:val="left" w:pos="880"/>
          <w:tab w:val="right" w:leader="dot" w:pos="8630"/>
        </w:tabs>
        <w:rPr>
          <w:rFonts w:eastAsiaTheme="minorEastAsia" w:cstheme="minorBidi"/>
          <w:b w:val="0"/>
          <w:noProof/>
          <w:color w:val="auto"/>
        </w:rPr>
      </w:pPr>
      <w:hyperlink w:anchor="_Toc458420438" w:history="1">
        <w:r w:rsidR="00B85525" w:rsidRPr="003867F5">
          <w:rPr>
            <w:rStyle w:val="Hyperlink"/>
            <w:noProof/>
          </w:rPr>
          <w:t>2.7</w:t>
        </w:r>
        <w:r w:rsidR="00B85525">
          <w:rPr>
            <w:rFonts w:eastAsiaTheme="minorEastAsia" w:cstheme="minorBidi"/>
            <w:b w:val="0"/>
            <w:noProof/>
            <w:color w:val="auto"/>
          </w:rPr>
          <w:tab/>
        </w:r>
        <w:r w:rsidR="00B85525" w:rsidRPr="003867F5">
          <w:rPr>
            <w:rStyle w:val="Hyperlink"/>
            <w:noProof/>
          </w:rPr>
          <w:t>Logs</w:t>
        </w:r>
        <w:r w:rsidR="00B85525">
          <w:rPr>
            <w:noProof/>
            <w:webHidden/>
          </w:rPr>
          <w:tab/>
        </w:r>
        <w:r w:rsidR="00B85525">
          <w:rPr>
            <w:noProof/>
            <w:webHidden/>
          </w:rPr>
          <w:fldChar w:fldCharType="begin"/>
        </w:r>
        <w:r w:rsidR="00B85525">
          <w:rPr>
            <w:noProof/>
            <w:webHidden/>
          </w:rPr>
          <w:instrText xml:space="preserve"> PAGEREF _Toc458420438 \h </w:instrText>
        </w:r>
        <w:r w:rsidR="00B85525">
          <w:rPr>
            <w:noProof/>
            <w:webHidden/>
          </w:rPr>
        </w:r>
        <w:r w:rsidR="00B85525">
          <w:rPr>
            <w:noProof/>
            <w:webHidden/>
          </w:rPr>
          <w:fldChar w:fldCharType="separate"/>
        </w:r>
        <w:r w:rsidR="00905A65">
          <w:rPr>
            <w:noProof/>
            <w:webHidden/>
          </w:rPr>
          <w:t>14</w:t>
        </w:r>
        <w:r w:rsidR="00B85525">
          <w:rPr>
            <w:noProof/>
            <w:webHidden/>
          </w:rPr>
          <w:fldChar w:fldCharType="end"/>
        </w:r>
      </w:hyperlink>
    </w:p>
    <w:p w14:paraId="64A32BA4" w14:textId="0457F521" w:rsidR="00B85525" w:rsidRDefault="00FD2C7F">
      <w:pPr>
        <w:pStyle w:val="TOC2"/>
        <w:tabs>
          <w:tab w:val="left" w:pos="880"/>
          <w:tab w:val="right" w:leader="dot" w:pos="8630"/>
        </w:tabs>
        <w:rPr>
          <w:rFonts w:eastAsiaTheme="minorEastAsia" w:cstheme="minorBidi"/>
          <w:b w:val="0"/>
          <w:noProof/>
          <w:color w:val="auto"/>
        </w:rPr>
      </w:pPr>
      <w:hyperlink w:anchor="_Toc458420439" w:history="1">
        <w:r w:rsidR="00B85525" w:rsidRPr="003867F5">
          <w:rPr>
            <w:rStyle w:val="Hyperlink"/>
            <w:noProof/>
          </w:rPr>
          <w:t>2.8</w:t>
        </w:r>
        <w:r w:rsidR="00B85525">
          <w:rPr>
            <w:rFonts w:eastAsiaTheme="minorEastAsia" w:cstheme="minorBidi"/>
            <w:b w:val="0"/>
            <w:noProof/>
            <w:color w:val="auto"/>
          </w:rPr>
          <w:tab/>
        </w:r>
        <w:r w:rsidR="00B85525" w:rsidRPr="003867F5">
          <w:rPr>
            <w:rStyle w:val="Hyperlink"/>
            <w:noProof/>
          </w:rPr>
          <w:t>Executing in steps</w:t>
        </w:r>
        <w:r w:rsidR="00B85525">
          <w:rPr>
            <w:noProof/>
            <w:webHidden/>
          </w:rPr>
          <w:tab/>
        </w:r>
        <w:r w:rsidR="00B85525">
          <w:rPr>
            <w:noProof/>
            <w:webHidden/>
          </w:rPr>
          <w:fldChar w:fldCharType="begin"/>
        </w:r>
        <w:r w:rsidR="00B85525">
          <w:rPr>
            <w:noProof/>
            <w:webHidden/>
          </w:rPr>
          <w:instrText xml:space="preserve"> PAGEREF _Toc458420439 \h </w:instrText>
        </w:r>
        <w:r w:rsidR="00B85525">
          <w:rPr>
            <w:noProof/>
            <w:webHidden/>
          </w:rPr>
        </w:r>
        <w:r w:rsidR="00B85525">
          <w:rPr>
            <w:noProof/>
            <w:webHidden/>
          </w:rPr>
          <w:fldChar w:fldCharType="separate"/>
        </w:r>
        <w:r w:rsidR="00905A65">
          <w:rPr>
            <w:noProof/>
            <w:webHidden/>
          </w:rPr>
          <w:t>15</w:t>
        </w:r>
        <w:r w:rsidR="00B85525">
          <w:rPr>
            <w:noProof/>
            <w:webHidden/>
          </w:rPr>
          <w:fldChar w:fldCharType="end"/>
        </w:r>
      </w:hyperlink>
    </w:p>
    <w:p w14:paraId="62CE2AC3" w14:textId="35741831" w:rsidR="00B85525" w:rsidRDefault="00FD2C7F">
      <w:pPr>
        <w:pStyle w:val="TOC1"/>
        <w:tabs>
          <w:tab w:val="left" w:pos="440"/>
          <w:tab w:val="right" w:leader="dot" w:pos="8630"/>
        </w:tabs>
        <w:rPr>
          <w:rFonts w:eastAsiaTheme="minorEastAsia" w:cstheme="minorBidi"/>
          <w:b w:val="0"/>
          <w:noProof/>
          <w:color w:val="auto"/>
          <w:sz w:val="22"/>
          <w:szCs w:val="22"/>
        </w:rPr>
      </w:pPr>
      <w:hyperlink w:anchor="_Toc458420440" w:history="1">
        <w:r w:rsidR="00B85525" w:rsidRPr="003867F5">
          <w:rPr>
            <w:rStyle w:val="Hyperlink"/>
            <w:noProof/>
          </w:rPr>
          <w:t>3</w:t>
        </w:r>
        <w:r w:rsidR="00B85525">
          <w:rPr>
            <w:rFonts w:eastAsiaTheme="minorEastAsia" w:cstheme="minorBidi"/>
            <w:b w:val="0"/>
            <w:noProof/>
            <w:color w:val="auto"/>
            <w:sz w:val="22"/>
            <w:szCs w:val="22"/>
          </w:rPr>
          <w:tab/>
        </w:r>
        <w:r w:rsidR="00B85525" w:rsidRPr="003867F5">
          <w:rPr>
            <w:rStyle w:val="Hyperlink"/>
            <w:noProof/>
          </w:rPr>
          <w:t>Compatibility</w:t>
        </w:r>
        <w:r w:rsidR="00B85525">
          <w:rPr>
            <w:noProof/>
            <w:webHidden/>
          </w:rPr>
          <w:tab/>
        </w:r>
        <w:r w:rsidR="00B85525">
          <w:rPr>
            <w:noProof/>
            <w:webHidden/>
          </w:rPr>
          <w:fldChar w:fldCharType="begin"/>
        </w:r>
        <w:r w:rsidR="00B85525">
          <w:rPr>
            <w:noProof/>
            <w:webHidden/>
          </w:rPr>
          <w:instrText xml:space="preserve"> PAGEREF _Toc458420440 \h </w:instrText>
        </w:r>
        <w:r w:rsidR="00B85525">
          <w:rPr>
            <w:noProof/>
            <w:webHidden/>
          </w:rPr>
        </w:r>
        <w:r w:rsidR="00B85525">
          <w:rPr>
            <w:noProof/>
            <w:webHidden/>
          </w:rPr>
          <w:fldChar w:fldCharType="separate"/>
        </w:r>
        <w:r w:rsidR="00905A65">
          <w:rPr>
            <w:noProof/>
            <w:webHidden/>
          </w:rPr>
          <w:t>18</w:t>
        </w:r>
        <w:r w:rsidR="00B85525">
          <w:rPr>
            <w:noProof/>
            <w:webHidden/>
          </w:rPr>
          <w:fldChar w:fldCharType="end"/>
        </w:r>
      </w:hyperlink>
    </w:p>
    <w:p w14:paraId="1A4B622B" w14:textId="076F00F1" w:rsidR="00B85525" w:rsidRDefault="00FD2C7F">
      <w:pPr>
        <w:pStyle w:val="TOC2"/>
        <w:tabs>
          <w:tab w:val="left" w:pos="880"/>
          <w:tab w:val="right" w:leader="dot" w:pos="8630"/>
        </w:tabs>
        <w:rPr>
          <w:rFonts w:eastAsiaTheme="minorEastAsia" w:cstheme="minorBidi"/>
          <w:b w:val="0"/>
          <w:noProof/>
          <w:color w:val="auto"/>
        </w:rPr>
      </w:pPr>
      <w:hyperlink w:anchor="_Toc458420441" w:history="1">
        <w:r w:rsidR="00B85525" w:rsidRPr="003867F5">
          <w:rPr>
            <w:rStyle w:val="Hyperlink"/>
            <w:noProof/>
          </w:rPr>
          <w:t>3.1</w:t>
        </w:r>
        <w:r w:rsidR="00B85525">
          <w:rPr>
            <w:rFonts w:eastAsiaTheme="minorEastAsia" w:cstheme="minorBidi"/>
            <w:b w:val="0"/>
            <w:noProof/>
            <w:color w:val="auto"/>
          </w:rPr>
          <w:tab/>
        </w:r>
        <w:r w:rsidR="00B85525" w:rsidRPr="003867F5">
          <w:rPr>
            <w:rStyle w:val="Hyperlink"/>
            <w:noProof/>
          </w:rPr>
          <w:t>CloudShell compatibility</w:t>
        </w:r>
        <w:r w:rsidR="00B85525">
          <w:rPr>
            <w:noProof/>
            <w:webHidden/>
          </w:rPr>
          <w:tab/>
        </w:r>
        <w:r w:rsidR="00B85525">
          <w:rPr>
            <w:noProof/>
            <w:webHidden/>
          </w:rPr>
          <w:fldChar w:fldCharType="begin"/>
        </w:r>
        <w:r w:rsidR="00B85525">
          <w:rPr>
            <w:noProof/>
            <w:webHidden/>
          </w:rPr>
          <w:instrText xml:space="preserve"> PAGEREF _Toc458420441 \h </w:instrText>
        </w:r>
        <w:r w:rsidR="00B85525">
          <w:rPr>
            <w:noProof/>
            <w:webHidden/>
          </w:rPr>
        </w:r>
        <w:r w:rsidR="00B85525">
          <w:rPr>
            <w:noProof/>
            <w:webHidden/>
          </w:rPr>
          <w:fldChar w:fldCharType="separate"/>
        </w:r>
        <w:r w:rsidR="00905A65">
          <w:rPr>
            <w:noProof/>
            <w:webHidden/>
          </w:rPr>
          <w:t>18</w:t>
        </w:r>
        <w:r w:rsidR="00B85525">
          <w:rPr>
            <w:noProof/>
            <w:webHidden/>
          </w:rPr>
          <w:fldChar w:fldCharType="end"/>
        </w:r>
      </w:hyperlink>
    </w:p>
    <w:p w14:paraId="5901D19A" w14:textId="056C7A68" w:rsidR="00B85525" w:rsidRDefault="00FD2C7F">
      <w:pPr>
        <w:pStyle w:val="TOC1"/>
        <w:tabs>
          <w:tab w:val="left" w:pos="440"/>
          <w:tab w:val="right" w:leader="dot" w:pos="8630"/>
        </w:tabs>
        <w:rPr>
          <w:rFonts w:eastAsiaTheme="minorEastAsia" w:cstheme="minorBidi"/>
          <w:b w:val="0"/>
          <w:noProof/>
          <w:color w:val="auto"/>
          <w:sz w:val="22"/>
          <w:szCs w:val="22"/>
        </w:rPr>
      </w:pPr>
      <w:hyperlink w:anchor="_Toc458420442" w:history="1">
        <w:r w:rsidR="00B85525" w:rsidRPr="003867F5">
          <w:rPr>
            <w:rStyle w:val="Hyperlink"/>
            <w:noProof/>
          </w:rPr>
          <w:t>4</w:t>
        </w:r>
        <w:r w:rsidR="00B85525">
          <w:rPr>
            <w:rFonts w:eastAsiaTheme="minorEastAsia" w:cstheme="minorBidi"/>
            <w:b w:val="0"/>
            <w:noProof/>
            <w:color w:val="auto"/>
            <w:sz w:val="22"/>
            <w:szCs w:val="22"/>
          </w:rPr>
          <w:tab/>
        </w:r>
        <w:r w:rsidR="00B85525" w:rsidRPr="003867F5">
          <w:rPr>
            <w:rStyle w:val="Hyperlink"/>
            <w:noProof/>
          </w:rPr>
          <w:t>Technical Guide</w:t>
        </w:r>
        <w:r w:rsidR="00B85525">
          <w:rPr>
            <w:noProof/>
            <w:webHidden/>
          </w:rPr>
          <w:tab/>
        </w:r>
        <w:r w:rsidR="00B85525">
          <w:rPr>
            <w:noProof/>
            <w:webHidden/>
          </w:rPr>
          <w:fldChar w:fldCharType="begin"/>
        </w:r>
        <w:r w:rsidR="00B85525">
          <w:rPr>
            <w:noProof/>
            <w:webHidden/>
          </w:rPr>
          <w:instrText xml:space="preserve"> PAGEREF _Toc458420442 \h </w:instrText>
        </w:r>
        <w:r w:rsidR="00B85525">
          <w:rPr>
            <w:noProof/>
            <w:webHidden/>
          </w:rPr>
        </w:r>
        <w:r w:rsidR="00B85525">
          <w:rPr>
            <w:noProof/>
            <w:webHidden/>
          </w:rPr>
          <w:fldChar w:fldCharType="separate"/>
        </w:r>
        <w:r w:rsidR="00905A65">
          <w:rPr>
            <w:noProof/>
            <w:webHidden/>
          </w:rPr>
          <w:t>19</w:t>
        </w:r>
        <w:r w:rsidR="00B85525">
          <w:rPr>
            <w:noProof/>
            <w:webHidden/>
          </w:rPr>
          <w:fldChar w:fldCharType="end"/>
        </w:r>
      </w:hyperlink>
    </w:p>
    <w:p w14:paraId="35D2F3D0" w14:textId="0593831A" w:rsidR="00B85525" w:rsidRDefault="00FD2C7F">
      <w:pPr>
        <w:pStyle w:val="TOC2"/>
        <w:tabs>
          <w:tab w:val="left" w:pos="880"/>
          <w:tab w:val="right" w:leader="dot" w:pos="8630"/>
        </w:tabs>
        <w:rPr>
          <w:rFonts w:eastAsiaTheme="minorEastAsia" w:cstheme="minorBidi"/>
          <w:b w:val="0"/>
          <w:noProof/>
          <w:color w:val="auto"/>
        </w:rPr>
      </w:pPr>
      <w:hyperlink w:anchor="_Toc458420443" w:history="1">
        <w:r w:rsidR="00B85525" w:rsidRPr="003867F5">
          <w:rPr>
            <w:rStyle w:val="Hyperlink"/>
            <w:noProof/>
          </w:rPr>
          <w:t>4.1</w:t>
        </w:r>
        <w:r w:rsidR="00B85525">
          <w:rPr>
            <w:rFonts w:eastAsiaTheme="minorEastAsia" w:cstheme="minorBidi"/>
            <w:b w:val="0"/>
            <w:noProof/>
            <w:color w:val="auto"/>
          </w:rPr>
          <w:tab/>
        </w:r>
        <w:r w:rsidR="00B85525" w:rsidRPr="003867F5">
          <w:rPr>
            <w:rStyle w:val="Hyperlink"/>
            <w:noProof/>
          </w:rPr>
          <w:t>Main Workflow</w:t>
        </w:r>
        <w:r w:rsidR="00B85525">
          <w:rPr>
            <w:noProof/>
            <w:webHidden/>
          </w:rPr>
          <w:tab/>
        </w:r>
        <w:r w:rsidR="00B85525">
          <w:rPr>
            <w:noProof/>
            <w:webHidden/>
          </w:rPr>
          <w:fldChar w:fldCharType="begin"/>
        </w:r>
        <w:r w:rsidR="00B85525">
          <w:rPr>
            <w:noProof/>
            <w:webHidden/>
          </w:rPr>
          <w:instrText xml:space="preserve"> PAGEREF _Toc458420443 \h </w:instrText>
        </w:r>
        <w:r w:rsidR="00B85525">
          <w:rPr>
            <w:noProof/>
            <w:webHidden/>
          </w:rPr>
        </w:r>
        <w:r w:rsidR="00B85525">
          <w:rPr>
            <w:noProof/>
            <w:webHidden/>
          </w:rPr>
          <w:fldChar w:fldCharType="separate"/>
        </w:r>
        <w:r w:rsidR="00905A65">
          <w:rPr>
            <w:noProof/>
            <w:webHidden/>
          </w:rPr>
          <w:t>19</w:t>
        </w:r>
        <w:r w:rsidR="00B85525">
          <w:rPr>
            <w:noProof/>
            <w:webHidden/>
          </w:rPr>
          <w:fldChar w:fldCharType="end"/>
        </w:r>
      </w:hyperlink>
    </w:p>
    <w:p w14:paraId="78E0377E" w14:textId="6A959652" w:rsidR="00B85525" w:rsidRDefault="00FD2C7F">
      <w:pPr>
        <w:pStyle w:val="TOC2"/>
        <w:tabs>
          <w:tab w:val="left" w:pos="880"/>
          <w:tab w:val="right" w:leader="dot" w:pos="8630"/>
        </w:tabs>
        <w:rPr>
          <w:rFonts w:eastAsiaTheme="minorEastAsia" w:cstheme="minorBidi"/>
          <w:b w:val="0"/>
          <w:noProof/>
          <w:color w:val="auto"/>
        </w:rPr>
      </w:pPr>
      <w:hyperlink w:anchor="_Toc458420444" w:history="1">
        <w:r w:rsidR="00B85525" w:rsidRPr="003867F5">
          <w:rPr>
            <w:rStyle w:val="Hyperlink"/>
            <w:noProof/>
          </w:rPr>
          <w:t>4.2</w:t>
        </w:r>
        <w:r w:rsidR="00B85525">
          <w:rPr>
            <w:rFonts w:eastAsiaTheme="minorEastAsia" w:cstheme="minorBidi"/>
            <w:b w:val="0"/>
            <w:noProof/>
            <w:color w:val="auto"/>
          </w:rPr>
          <w:tab/>
        </w:r>
        <w:r w:rsidR="00B85525" w:rsidRPr="003867F5">
          <w:rPr>
            <w:rStyle w:val="Hyperlink"/>
            <w:noProof/>
          </w:rPr>
          <w:t>Shells &amp; Functions</w:t>
        </w:r>
        <w:r w:rsidR="00B85525">
          <w:rPr>
            <w:noProof/>
            <w:webHidden/>
          </w:rPr>
          <w:tab/>
        </w:r>
        <w:r w:rsidR="00B85525">
          <w:rPr>
            <w:noProof/>
            <w:webHidden/>
          </w:rPr>
          <w:fldChar w:fldCharType="begin"/>
        </w:r>
        <w:r w:rsidR="00B85525">
          <w:rPr>
            <w:noProof/>
            <w:webHidden/>
          </w:rPr>
          <w:instrText xml:space="preserve"> PAGEREF _Toc458420444 \h </w:instrText>
        </w:r>
        <w:r w:rsidR="00B85525">
          <w:rPr>
            <w:noProof/>
            <w:webHidden/>
          </w:rPr>
        </w:r>
        <w:r w:rsidR="00B85525">
          <w:rPr>
            <w:noProof/>
            <w:webHidden/>
          </w:rPr>
          <w:fldChar w:fldCharType="separate"/>
        </w:r>
        <w:r w:rsidR="00905A65">
          <w:rPr>
            <w:noProof/>
            <w:webHidden/>
          </w:rPr>
          <w:t>19</w:t>
        </w:r>
        <w:r w:rsidR="00B85525">
          <w:rPr>
            <w:noProof/>
            <w:webHidden/>
          </w:rPr>
          <w:fldChar w:fldCharType="end"/>
        </w:r>
      </w:hyperlink>
    </w:p>
    <w:p w14:paraId="4CBDE12C" w14:textId="3AB74BFC" w:rsidR="00B85525" w:rsidRDefault="00FD2C7F">
      <w:pPr>
        <w:pStyle w:val="TOC2"/>
        <w:tabs>
          <w:tab w:val="left" w:pos="880"/>
          <w:tab w:val="right" w:leader="dot" w:pos="8630"/>
        </w:tabs>
        <w:rPr>
          <w:rFonts w:eastAsiaTheme="minorEastAsia" w:cstheme="minorBidi"/>
          <w:b w:val="0"/>
          <w:noProof/>
          <w:color w:val="auto"/>
        </w:rPr>
      </w:pPr>
      <w:hyperlink w:anchor="_Toc458420445" w:history="1">
        <w:r w:rsidR="00B85525" w:rsidRPr="003867F5">
          <w:rPr>
            <w:rStyle w:val="Hyperlink"/>
            <w:noProof/>
          </w:rPr>
          <w:t>4.3</w:t>
        </w:r>
        <w:r w:rsidR="00B85525">
          <w:rPr>
            <w:rFonts w:eastAsiaTheme="minorEastAsia" w:cstheme="minorBidi"/>
            <w:b w:val="0"/>
            <w:noProof/>
            <w:color w:val="auto"/>
          </w:rPr>
          <w:tab/>
        </w:r>
        <w:r w:rsidR="00B85525" w:rsidRPr="003867F5">
          <w:rPr>
            <w:rStyle w:val="Hyperlink"/>
            <w:noProof/>
          </w:rPr>
          <w:t>vCenter Configuration</w:t>
        </w:r>
        <w:r w:rsidR="00B85525">
          <w:rPr>
            <w:noProof/>
            <w:webHidden/>
          </w:rPr>
          <w:tab/>
        </w:r>
        <w:r w:rsidR="00B85525">
          <w:rPr>
            <w:noProof/>
            <w:webHidden/>
          </w:rPr>
          <w:fldChar w:fldCharType="begin"/>
        </w:r>
        <w:r w:rsidR="00B85525">
          <w:rPr>
            <w:noProof/>
            <w:webHidden/>
          </w:rPr>
          <w:instrText xml:space="preserve"> PAGEREF _Toc458420445 \h </w:instrText>
        </w:r>
        <w:r w:rsidR="00B85525">
          <w:rPr>
            <w:noProof/>
            <w:webHidden/>
          </w:rPr>
        </w:r>
        <w:r w:rsidR="00B85525">
          <w:rPr>
            <w:noProof/>
            <w:webHidden/>
          </w:rPr>
          <w:fldChar w:fldCharType="separate"/>
        </w:r>
        <w:r w:rsidR="00905A65">
          <w:rPr>
            <w:noProof/>
            <w:webHidden/>
          </w:rPr>
          <w:t>22</w:t>
        </w:r>
        <w:r w:rsidR="00B85525">
          <w:rPr>
            <w:noProof/>
            <w:webHidden/>
          </w:rPr>
          <w:fldChar w:fldCharType="end"/>
        </w:r>
      </w:hyperlink>
    </w:p>
    <w:p w14:paraId="2B742D54" w14:textId="5FC262E5" w:rsidR="00B85525" w:rsidRDefault="00FD2C7F">
      <w:pPr>
        <w:pStyle w:val="TOC3"/>
        <w:tabs>
          <w:tab w:val="left" w:pos="1320"/>
          <w:tab w:val="right" w:leader="dot" w:pos="8630"/>
        </w:tabs>
        <w:rPr>
          <w:rFonts w:eastAsiaTheme="minorEastAsia" w:cstheme="minorBidi"/>
          <w:noProof/>
          <w:color w:val="auto"/>
        </w:rPr>
      </w:pPr>
      <w:hyperlink w:anchor="_Toc458420446" w:history="1">
        <w:r w:rsidR="00B85525" w:rsidRPr="003867F5">
          <w:rPr>
            <w:rStyle w:val="Hyperlink"/>
            <w:noProof/>
          </w:rPr>
          <w:t>4.3.1</w:t>
        </w:r>
        <w:r w:rsidR="00B85525">
          <w:rPr>
            <w:rFonts w:eastAsiaTheme="minorEastAsia" w:cstheme="minorBidi"/>
            <w:noProof/>
            <w:color w:val="auto"/>
          </w:rPr>
          <w:tab/>
        </w:r>
        <w:r w:rsidR="00B85525" w:rsidRPr="003867F5">
          <w:rPr>
            <w:rStyle w:val="Hyperlink"/>
            <w:noProof/>
          </w:rPr>
          <w:t>vCenter Configuration breakdown</w:t>
        </w:r>
        <w:r w:rsidR="00B85525">
          <w:rPr>
            <w:noProof/>
            <w:webHidden/>
          </w:rPr>
          <w:tab/>
        </w:r>
        <w:r w:rsidR="00B85525">
          <w:rPr>
            <w:noProof/>
            <w:webHidden/>
          </w:rPr>
          <w:fldChar w:fldCharType="begin"/>
        </w:r>
        <w:r w:rsidR="00B85525">
          <w:rPr>
            <w:noProof/>
            <w:webHidden/>
          </w:rPr>
          <w:instrText xml:space="preserve"> PAGEREF _Toc458420446 \h </w:instrText>
        </w:r>
        <w:r w:rsidR="00B85525">
          <w:rPr>
            <w:noProof/>
            <w:webHidden/>
          </w:rPr>
        </w:r>
        <w:r w:rsidR="00B85525">
          <w:rPr>
            <w:noProof/>
            <w:webHidden/>
          </w:rPr>
          <w:fldChar w:fldCharType="separate"/>
        </w:r>
        <w:r w:rsidR="00905A65">
          <w:rPr>
            <w:noProof/>
            <w:webHidden/>
          </w:rPr>
          <w:t>22</w:t>
        </w:r>
        <w:r w:rsidR="00B85525">
          <w:rPr>
            <w:noProof/>
            <w:webHidden/>
          </w:rPr>
          <w:fldChar w:fldCharType="end"/>
        </w:r>
      </w:hyperlink>
    </w:p>
    <w:p w14:paraId="22FBA8EA" w14:textId="4F5CE99B" w:rsidR="00B85525" w:rsidRDefault="00FD2C7F">
      <w:pPr>
        <w:pStyle w:val="TOC2"/>
        <w:tabs>
          <w:tab w:val="left" w:pos="880"/>
          <w:tab w:val="right" w:leader="dot" w:pos="8630"/>
        </w:tabs>
        <w:rPr>
          <w:rFonts w:eastAsiaTheme="minorEastAsia" w:cstheme="minorBidi"/>
          <w:b w:val="0"/>
          <w:noProof/>
          <w:color w:val="auto"/>
        </w:rPr>
      </w:pPr>
      <w:hyperlink w:anchor="_Toc458420447" w:history="1">
        <w:r w:rsidR="00B85525" w:rsidRPr="003867F5">
          <w:rPr>
            <w:rStyle w:val="Hyperlink"/>
            <w:noProof/>
          </w:rPr>
          <w:t>4.4</w:t>
        </w:r>
        <w:r w:rsidR="00B85525">
          <w:rPr>
            <w:rFonts w:eastAsiaTheme="minorEastAsia" w:cstheme="minorBidi"/>
            <w:b w:val="0"/>
            <w:noProof/>
            <w:color w:val="auto"/>
          </w:rPr>
          <w:tab/>
        </w:r>
        <w:r w:rsidR="00B85525" w:rsidRPr="003867F5">
          <w:rPr>
            <w:rStyle w:val="Hyperlink"/>
            <w:noProof/>
          </w:rPr>
          <w:t>Versa configuration &amp; workflow</w:t>
        </w:r>
        <w:r w:rsidR="00B85525">
          <w:rPr>
            <w:noProof/>
            <w:webHidden/>
          </w:rPr>
          <w:tab/>
        </w:r>
        <w:r w:rsidR="00B85525">
          <w:rPr>
            <w:noProof/>
            <w:webHidden/>
          </w:rPr>
          <w:fldChar w:fldCharType="begin"/>
        </w:r>
        <w:r w:rsidR="00B85525">
          <w:rPr>
            <w:noProof/>
            <w:webHidden/>
          </w:rPr>
          <w:instrText xml:space="preserve"> PAGEREF _Toc458420447 \h </w:instrText>
        </w:r>
        <w:r w:rsidR="00B85525">
          <w:rPr>
            <w:noProof/>
            <w:webHidden/>
          </w:rPr>
        </w:r>
        <w:r w:rsidR="00B85525">
          <w:rPr>
            <w:noProof/>
            <w:webHidden/>
          </w:rPr>
          <w:fldChar w:fldCharType="separate"/>
        </w:r>
        <w:r w:rsidR="00905A65">
          <w:rPr>
            <w:noProof/>
            <w:webHidden/>
          </w:rPr>
          <w:t>22</w:t>
        </w:r>
        <w:r w:rsidR="00B85525">
          <w:rPr>
            <w:noProof/>
            <w:webHidden/>
          </w:rPr>
          <w:fldChar w:fldCharType="end"/>
        </w:r>
      </w:hyperlink>
    </w:p>
    <w:p w14:paraId="2B8BD1BB" w14:textId="13C9D9B3" w:rsidR="00B85525" w:rsidRDefault="00FD2C7F">
      <w:pPr>
        <w:pStyle w:val="TOC3"/>
        <w:tabs>
          <w:tab w:val="left" w:pos="1320"/>
          <w:tab w:val="right" w:leader="dot" w:pos="8630"/>
        </w:tabs>
        <w:rPr>
          <w:rFonts w:eastAsiaTheme="minorEastAsia" w:cstheme="minorBidi"/>
          <w:noProof/>
          <w:color w:val="auto"/>
        </w:rPr>
      </w:pPr>
      <w:hyperlink w:anchor="_Toc458420448" w:history="1">
        <w:r w:rsidR="00B85525" w:rsidRPr="003867F5">
          <w:rPr>
            <w:rStyle w:val="Hyperlink"/>
            <w:noProof/>
          </w:rPr>
          <w:t>4.4.1</w:t>
        </w:r>
        <w:r w:rsidR="00B85525">
          <w:rPr>
            <w:rFonts w:eastAsiaTheme="minorEastAsia" w:cstheme="minorBidi"/>
            <w:noProof/>
            <w:color w:val="auto"/>
          </w:rPr>
          <w:tab/>
        </w:r>
        <w:r w:rsidR="00B85525" w:rsidRPr="003867F5">
          <w:rPr>
            <w:rStyle w:val="Hyperlink"/>
            <w:noProof/>
          </w:rPr>
          <w:t>Versa Configuration breakdown</w:t>
        </w:r>
        <w:r w:rsidR="00B85525">
          <w:rPr>
            <w:noProof/>
            <w:webHidden/>
          </w:rPr>
          <w:tab/>
        </w:r>
        <w:r w:rsidR="00B85525">
          <w:rPr>
            <w:noProof/>
            <w:webHidden/>
          </w:rPr>
          <w:fldChar w:fldCharType="begin"/>
        </w:r>
        <w:r w:rsidR="00B85525">
          <w:rPr>
            <w:noProof/>
            <w:webHidden/>
          </w:rPr>
          <w:instrText xml:space="preserve"> PAGEREF _Toc458420448 \h </w:instrText>
        </w:r>
        <w:r w:rsidR="00B85525">
          <w:rPr>
            <w:noProof/>
            <w:webHidden/>
          </w:rPr>
        </w:r>
        <w:r w:rsidR="00B85525">
          <w:rPr>
            <w:noProof/>
            <w:webHidden/>
          </w:rPr>
          <w:fldChar w:fldCharType="separate"/>
        </w:r>
        <w:r w:rsidR="00905A65">
          <w:rPr>
            <w:noProof/>
            <w:webHidden/>
          </w:rPr>
          <w:t>24</w:t>
        </w:r>
        <w:r w:rsidR="00B85525">
          <w:rPr>
            <w:noProof/>
            <w:webHidden/>
          </w:rPr>
          <w:fldChar w:fldCharType="end"/>
        </w:r>
      </w:hyperlink>
    </w:p>
    <w:p w14:paraId="2DF9B9AB" w14:textId="4E7D199A" w:rsidR="00B85525" w:rsidRDefault="00FD2C7F">
      <w:pPr>
        <w:pStyle w:val="TOC2"/>
        <w:tabs>
          <w:tab w:val="left" w:pos="880"/>
          <w:tab w:val="right" w:leader="dot" w:pos="8630"/>
        </w:tabs>
        <w:rPr>
          <w:rFonts w:eastAsiaTheme="minorEastAsia" w:cstheme="minorBidi"/>
          <w:b w:val="0"/>
          <w:noProof/>
          <w:color w:val="auto"/>
        </w:rPr>
      </w:pPr>
      <w:hyperlink w:anchor="_Toc458420449" w:history="1">
        <w:r w:rsidR="00B85525" w:rsidRPr="003867F5">
          <w:rPr>
            <w:rStyle w:val="Hyperlink"/>
            <w:noProof/>
          </w:rPr>
          <w:t>4.5</w:t>
        </w:r>
        <w:r w:rsidR="00B85525">
          <w:rPr>
            <w:rFonts w:eastAsiaTheme="minorEastAsia" w:cstheme="minorBidi"/>
            <w:b w:val="0"/>
            <w:noProof/>
            <w:color w:val="auto"/>
          </w:rPr>
          <w:tab/>
        </w:r>
        <w:r w:rsidR="00B85525" w:rsidRPr="003867F5">
          <w:rPr>
            <w:rStyle w:val="Hyperlink"/>
            <w:noProof/>
          </w:rPr>
          <w:t>Nagios</w:t>
        </w:r>
        <w:r w:rsidR="00B85525">
          <w:rPr>
            <w:noProof/>
            <w:webHidden/>
          </w:rPr>
          <w:tab/>
        </w:r>
        <w:r w:rsidR="00B85525">
          <w:rPr>
            <w:noProof/>
            <w:webHidden/>
          </w:rPr>
          <w:fldChar w:fldCharType="begin"/>
        </w:r>
        <w:r w:rsidR="00B85525">
          <w:rPr>
            <w:noProof/>
            <w:webHidden/>
          </w:rPr>
          <w:instrText xml:space="preserve"> PAGEREF _Toc458420449 \h </w:instrText>
        </w:r>
        <w:r w:rsidR="00B85525">
          <w:rPr>
            <w:noProof/>
            <w:webHidden/>
          </w:rPr>
        </w:r>
        <w:r w:rsidR="00B85525">
          <w:rPr>
            <w:noProof/>
            <w:webHidden/>
          </w:rPr>
          <w:fldChar w:fldCharType="separate"/>
        </w:r>
        <w:r w:rsidR="00905A65">
          <w:rPr>
            <w:noProof/>
            <w:webHidden/>
          </w:rPr>
          <w:t>25</w:t>
        </w:r>
        <w:r w:rsidR="00B85525">
          <w:rPr>
            <w:noProof/>
            <w:webHidden/>
          </w:rPr>
          <w:fldChar w:fldCharType="end"/>
        </w:r>
      </w:hyperlink>
    </w:p>
    <w:p w14:paraId="60549A94" w14:textId="6DD778EA" w:rsidR="00B85525" w:rsidRDefault="00FD2C7F">
      <w:pPr>
        <w:pStyle w:val="TOC3"/>
        <w:tabs>
          <w:tab w:val="left" w:pos="1320"/>
          <w:tab w:val="right" w:leader="dot" w:pos="8630"/>
        </w:tabs>
        <w:rPr>
          <w:rFonts w:eastAsiaTheme="minorEastAsia" w:cstheme="minorBidi"/>
          <w:noProof/>
          <w:color w:val="auto"/>
        </w:rPr>
      </w:pPr>
      <w:hyperlink w:anchor="_Toc458420450" w:history="1">
        <w:r w:rsidR="00B85525" w:rsidRPr="003867F5">
          <w:rPr>
            <w:rStyle w:val="Hyperlink"/>
            <w:noProof/>
          </w:rPr>
          <w:t>4.5.1</w:t>
        </w:r>
        <w:r w:rsidR="00B85525">
          <w:rPr>
            <w:rFonts w:eastAsiaTheme="minorEastAsia" w:cstheme="minorBidi"/>
            <w:noProof/>
            <w:color w:val="auto"/>
          </w:rPr>
          <w:tab/>
        </w:r>
        <w:r w:rsidR="00B85525" w:rsidRPr="003867F5">
          <w:rPr>
            <w:rStyle w:val="Hyperlink"/>
            <w:noProof/>
          </w:rPr>
          <w:t>Nagios relationship with CloudShell</w:t>
        </w:r>
        <w:r w:rsidR="00B85525">
          <w:rPr>
            <w:noProof/>
            <w:webHidden/>
          </w:rPr>
          <w:tab/>
        </w:r>
        <w:r w:rsidR="00B85525">
          <w:rPr>
            <w:noProof/>
            <w:webHidden/>
          </w:rPr>
          <w:fldChar w:fldCharType="begin"/>
        </w:r>
        <w:r w:rsidR="00B85525">
          <w:rPr>
            <w:noProof/>
            <w:webHidden/>
          </w:rPr>
          <w:instrText xml:space="preserve"> PAGEREF _Toc458420450 \h </w:instrText>
        </w:r>
        <w:r w:rsidR="00B85525">
          <w:rPr>
            <w:noProof/>
            <w:webHidden/>
          </w:rPr>
        </w:r>
        <w:r w:rsidR="00B85525">
          <w:rPr>
            <w:noProof/>
            <w:webHidden/>
          </w:rPr>
          <w:fldChar w:fldCharType="separate"/>
        </w:r>
        <w:r w:rsidR="00905A65">
          <w:rPr>
            <w:noProof/>
            <w:webHidden/>
          </w:rPr>
          <w:t>25</w:t>
        </w:r>
        <w:r w:rsidR="00B85525">
          <w:rPr>
            <w:noProof/>
            <w:webHidden/>
          </w:rPr>
          <w:fldChar w:fldCharType="end"/>
        </w:r>
      </w:hyperlink>
    </w:p>
    <w:p w14:paraId="28BB0838" w14:textId="76B6DB4B" w:rsidR="00B85525" w:rsidRDefault="00FD2C7F">
      <w:pPr>
        <w:pStyle w:val="TOC3"/>
        <w:tabs>
          <w:tab w:val="left" w:pos="1320"/>
          <w:tab w:val="right" w:leader="dot" w:pos="8630"/>
        </w:tabs>
        <w:rPr>
          <w:rFonts w:eastAsiaTheme="minorEastAsia" w:cstheme="minorBidi"/>
          <w:noProof/>
          <w:color w:val="auto"/>
        </w:rPr>
      </w:pPr>
      <w:hyperlink w:anchor="_Toc458420451" w:history="1">
        <w:r w:rsidR="00B85525" w:rsidRPr="003867F5">
          <w:rPr>
            <w:rStyle w:val="Hyperlink"/>
            <w:noProof/>
          </w:rPr>
          <w:t>4.5.2</w:t>
        </w:r>
        <w:r w:rsidR="00B85525">
          <w:rPr>
            <w:rFonts w:eastAsiaTheme="minorEastAsia" w:cstheme="minorBidi"/>
            <w:noProof/>
            <w:color w:val="auto"/>
          </w:rPr>
          <w:tab/>
        </w:r>
        <w:r w:rsidR="00B85525" w:rsidRPr="003867F5">
          <w:rPr>
            <w:rStyle w:val="Hyperlink"/>
            <w:noProof/>
          </w:rPr>
          <w:t>Quick overview on Nagios component &amp; how-to</w:t>
        </w:r>
        <w:r w:rsidR="00B85525">
          <w:rPr>
            <w:noProof/>
            <w:webHidden/>
          </w:rPr>
          <w:tab/>
        </w:r>
        <w:r w:rsidR="00B85525">
          <w:rPr>
            <w:noProof/>
            <w:webHidden/>
          </w:rPr>
          <w:fldChar w:fldCharType="begin"/>
        </w:r>
        <w:r w:rsidR="00B85525">
          <w:rPr>
            <w:noProof/>
            <w:webHidden/>
          </w:rPr>
          <w:instrText xml:space="preserve"> PAGEREF _Toc458420451 \h </w:instrText>
        </w:r>
        <w:r w:rsidR="00B85525">
          <w:rPr>
            <w:noProof/>
            <w:webHidden/>
          </w:rPr>
        </w:r>
        <w:r w:rsidR="00B85525">
          <w:rPr>
            <w:noProof/>
            <w:webHidden/>
          </w:rPr>
          <w:fldChar w:fldCharType="separate"/>
        </w:r>
        <w:r w:rsidR="00905A65">
          <w:rPr>
            <w:noProof/>
            <w:webHidden/>
          </w:rPr>
          <w:t>26</w:t>
        </w:r>
        <w:r w:rsidR="00B85525">
          <w:rPr>
            <w:noProof/>
            <w:webHidden/>
          </w:rPr>
          <w:fldChar w:fldCharType="end"/>
        </w:r>
      </w:hyperlink>
    </w:p>
    <w:p w14:paraId="2A3707C3" w14:textId="25BCAF37" w:rsidR="00B85525" w:rsidRDefault="00FD2C7F">
      <w:pPr>
        <w:pStyle w:val="TOC2"/>
        <w:tabs>
          <w:tab w:val="left" w:pos="880"/>
          <w:tab w:val="right" w:leader="dot" w:pos="8630"/>
        </w:tabs>
        <w:rPr>
          <w:rFonts w:eastAsiaTheme="minorEastAsia" w:cstheme="minorBidi"/>
          <w:b w:val="0"/>
          <w:noProof/>
          <w:color w:val="auto"/>
        </w:rPr>
      </w:pPr>
      <w:hyperlink w:anchor="_Toc458420452" w:history="1">
        <w:r w:rsidR="00B85525" w:rsidRPr="003867F5">
          <w:rPr>
            <w:rStyle w:val="Hyperlink"/>
            <w:noProof/>
          </w:rPr>
          <w:t>4.6</w:t>
        </w:r>
        <w:r w:rsidR="00B85525">
          <w:rPr>
            <w:rFonts w:eastAsiaTheme="minorEastAsia" w:cstheme="minorBidi"/>
            <w:b w:val="0"/>
            <w:noProof/>
            <w:color w:val="auto"/>
          </w:rPr>
          <w:tab/>
        </w:r>
        <w:r w:rsidR="00B85525" w:rsidRPr="003867F5">
          <w:rPr>
            <w:rStyle w:val="Hyperlink"/>
            <w:noProof/>
          </w:rPr>
          <w:t>vROPS</w:t>
        </w:r>
        <w:r w:rsidR="00B85525">
          <w:rPr>
            <w:noProof/>
            <w:webHidden/>
          </w:rPr>
          <w:tab/>
        </w:r>
        <w:r w:rsidR="00B85525">
          <w:rPr>
            <w:noProof/>
            <w:webHidden/>
          </w:rPr>
          <w:fldChar w:fldCharType="begin"/>
        </w:r>
        <w:r w:rsidR="00B85525">
          <w:rPr>
            <w:noProof/>
            <w:webHidden/>
          </w:rPr>
          <w:instrText xml:space="preserve"> PAGEREF _Toc458420452 \h </w:instrText>
        </w:r>
        <w:r w:rsidR="00B85525">
          <w:rPr>
            <w:noProof/>
            <w:webHidden/>
          </w:rPr>
        </w:r>
        <w:r w:rsidR="00B85525">
          <w:rPr>
            <w:noProof/>
            <w:webHidden/>
          </w:rPr>
          <w:fldChar w:fldCharType="separate"/>
        </w:r>
        <w:r w:rsidR="00905A65">
          <w:rPr>
            <w:noProof/>
            <w:webHidden/>
          </w:rPr>
          <w:t>26</w:t>
        </w:r>
        <w:r w:rsidR="00B85525">
          <w:rPr>
            <w:noProof/>
            <w:webHidden/>
          </w:rPr>
          <w:fldChar w:fldCharType="end"/>
        </w:r>
      </w:hyperlink>
    </w:p>
    <w:p w14:paraId="1C319F41" w14:textId="11FFB2D1" w:rsidR="00B85525" w:rsidRDefault="00FD2C7F">
      <w:pPr>
        <w:pStyle w:val="TOC2"/>
        <w:tabs>
          <w:tab w:val="left" w:pos="880"/>
          <w:tab w:val="right" w:leader="dot" w:pos="8630"/>
        </w:tabs>
        <w:rPr>
          <w:rFonts w:eastAsiaTheme="minorEastAsia" w:cstheme="minorBidi"/>
          <w:b w:val="0"/>
          <w:noProof/>
          <w:color w:val="auto"/>
        </w:rPr>
      </w:pPr>
      <w:hyperlink w:anchor="_Toc458420453" w:history="1">
        <w:r w:rsidR="00B85525" w:rsidRPr="003867F5">
          <w:rPr>
            <w:rStyle w:val="Hyperlink"/>
            <w:noProof/>
          </w:rPr>
          <w:t>4.7</w:t>
        </w:r>
        <w:r w:rsidR="00B85525">
          <w:rPr>
            <w:rFonts w:eastAsiaTheme="minorEastAsia" w:cstheme="minorBidi"/>
            <w:b w:val="0"/>
            <w:noProof/>
            <w:color w:val="auto"/>
          </w:rPr>
          <w:tab/>
        </w:r>
        <w:r w:rsidR="00B85525" w:rsidRPr="003867F5">
          <w:rPr>
            <w:rStyle w:val="Hyperlink"/>
            <w:noProof/>
          </w:rPr>
          <w:t>vLog Insight</w:t>
        </w:r>
        <w:r w:rsidR="00B85525">
          <w:rPr>
            <w:noProof/>
            <w:webHidden/>
          </w:rPr>
          <w:tab/>
        </w:r>
        <w:r w:rsidR="00B85525">
          <w:rPr>
            <w:noProof/>
            <w:webHidden/>
          </w:rPr>
          <w:fldChar w:fldCharType="begin"/>
        </w:r>
        <w:r w:rsidR="00B85525">
          <w:rPr>
            <w:noProof/>
            <w:webHidden/>
          </w:rPr>
          <w:instrText xml:space="preserve"> PAGEREF _Toc458420453 \h </w:instrText>
        </w:r>
        <w:r w:rsidR="00B85525">
          <w:rPr>
            <w:noProof/>
            <w:webHidden/>
          </w:rPr>
        </w:r>
        <w:r w:rsidR="00B85525">
          <w:rPr>
            <w:noProof/>
            <w:webHidden/>
          </w:rPr>
          <w:fldChar w:fldCharType="separate"/>
        </w:r>
        <w:r w:rsidR="00905A65">
          <w:rPr>
            <w:noProof/>
            <w:webHidden/>
          </w:rPr>
          <w:t>27</w:t>
        </w:r>
        <w:r w:rsidR="00B85525">
          <w:rPr>
            <w:noProof/>
            <w:webHidden/>
          </w:rPr>
          <w:fldChar w:fldCharType="end"/>
        </w:r>
      </w:hyperlink>
    </w:p>
    <w:p w14:paraId="36B74B2B" w14:textId="3CF006F5" w:rsidR="00B85525" w:rsidRDefault="00FD2C7F">
      <w:pPr>
        <w:pStyle w:val="TOC2"/>
        <w:tabs>
          <w:tab w:val="left" w:pos="880"/>
          <w:tab w:val="right" w:leader="dot" w:pos="8630"/>
        </w:tabs>
        <w:rPr>
          <w:rFonts w:eastAsiaTheme="minorEastAsia" w:cstheme="minorBidi"/>
          <w:b w:val="0"/>
          <w:noProof/>
          <w:color w:val="auto"/>
        </w:rPr>
      </w:pPr>
      <w:hyperlink w:anchor="_Toc458420454" w:history="1">
        <w:r w:rsidR="00B85525" w:rsidRPr="003867F5">
          <w:rPr>
            <w:rStyle w:val="Hyperlink"/>
            <w:noProof/>
          </w:rPr>
          <w:t>4.8</w:t>
        </w:r>
        <w:r w:rsidR="00B85525">
          <w:rPr>
            <w:rFonts w:eastAsiaTheme="minorEastAsia" w:cstheme="minorBidi"/>
            <w:b w:val="0"/>
            <w:noProof/>
            <w:color w:val="auto"/>
          </w:rPr>
          <w:tab/>
        </w:r>
        <w:r w:rsidR="00B85525" w:rsidRPr="003867F5">
          <w:rPr>
            <w:rStyle w:val="Hyperlink"/>
            <w:noProof/>
          </w:rPr>
          <w:t>NSX</w:t>
        </w:r>
        <w:r w:rsidR="00B85525">
          <w:rPr>
            <w:noProof/>
            <w:webHidden/>
          </w:rPr>
          <w:tab/>
        </w:r>
        <w:r w:rsidR="00B85525">
          <w:rPr>
            <w:noProof/>
            <w:webHidden/>
          </w:rPr>
          <w:fldChar w:fldCharType="begin"/>
        </w:r>
        <w:r w:rsidR="00B85525">
          <w:rPr>
            <w:noProof/>
            <w:webHidden/>
          </w:rPr>
          <w:instrText xml:space="preserve"> PAGEREF _Toc458420454 \h </w:instrText>
        </w:r>
        <w:r w:rsidR="00B85525">
          <w:rPr>
            <w:noProof/>
            <w:webHidden/>
          </w:rPr>
        </w:r>
        <w:r w:rsidR="00B85525">
          <w:rPr>
            <w:noProof/>
            <w:webHidden/>
          </w:rPr>
          <w:fldChar w:fldCharType="separate"/>
        </w:r>
        <w:r w:rsidR="00905A65">
          <w:rPr>
            <w:noProof/>
            <w:webHidden/>
          </w:rPr>
          <w:t>27</w:t>
        </w:r>
        <w:r w:rsidR="00B85525">
          <w:rPr>
            <w:noProof/>
            <w:webHidden/>
          </w:rPr>
          <w:fldChar w:fldCharType="end"/>
        </w:r>
      </w:hyperlink>
    </w:p>
    <w:p w14:paraId="30CB8032" w14:textId="5B8E7760" w:rsidR="00B85525" w:rsidRDefault="00FD2C7F">
      <w:pPr>
        <w:pStyle w:val="TOC1"/>
        <w:tabs>
          <w:tab w:val="left" w:pos="440"/>
          <w:tab w:val="right" w:leader="dot" w:pos="8630"/>
        </w:tabs>
        <w:rPr>
          <w:rFonts w:eastAsiaTheme="minorEastAsia" w:cstheme="minorBidi"/>
          <w:b w:val="0"/>
          <w:noProof/>
          <w:color w:val="auto"/>
          <w:sz w:val="22"/>
          <w:szCs w:val="22"/>
        </w:rPr>
      </w:pPr>
      <w:hyperlink w:anchor="_Toc458420455" w:history="1">
        <w:r w:rsidR="00B85525" w:rsidRPr="003867F5">
          <w:rPr>
            <w:rStyle w:val="Hyperlink"/>
            <w:noProof/>
          </w:rPr>
          <w:t>5</w:t>
        </w:r>
        <w:r w:rsidR="00B85525">
          <w:rPr>
            <w:rFonts w:eastAsiaTheme="minorEastAsia" w:cstheme="minorBidi"/>
            <w:b w:val="0"/>
            <w:noProof/>
            <w:color w:val="auto"/>
            <w:sz w:val="22"/>
            <w:szCs w:val="22"/>
          </w:rPr>
          <w:tab/>
        </w:r>
        <w:r w:rsidR="00B85525" w:rsidRPr="003867F5">
          <w:rPr>
            <w:rStyle w:val="Hyperlink"/>
            <w:noProof/>
          </w:rPr>
          <w:t>Relevant HW/SW compatibility</w:t>
        </w:r>
        <w:r w:rsidR="00B85525">
          <w:rPr>
            <w:noProof/>
            <w:webHidden/>
          </w:rPr>
          <w:tab/>
        </w:r>
        <w:r w:rsidR="00B85525">
          <w:rPr>
            <w:noProof/>
            <w:webHidden/>
          </w:rPr>
          <w:fldChar w:fldCharType="begin"/>
        </w:r>
        <w:r w:rsidR="00B85525">
          <w:rPr>
            <w:noProof/>
            <w:webHidden/>
          </w:rPr>
          <w:instrText xml:space="preserve"> PAGEREF _Toc458420455 \h </w:instrText>
        </w:r>
        <w:r w:rsidR="00B85525">
          <w:rPr>
            <w:noProof/>
            <w:webHidden/>
          </w:rPr>
        </w:r>
        <w:r w:rsidR="00B85525">
          <w:rPr>
            <w:noProof/>
            <w:webHidden/>
          </w:rPr>
          <w:fldChar w:fldCharType="separate"/>
        </w:r>
        <w:r w:rsidR="00905A65">
          <w:rPr>
            <w:noProof/>
            <w:webHidden/>
          </w:rPr>
          <w:t>29</w:t>
        </w:r>
        <w:r w:rsidR="00B85525">
          <w:rPr>
            <w:noProof/>
            <w:webHidden/>
          </w:rPr>
          <w:fldChar w:fldCharType="end"/>
        </w:r>
      </w:hyperlink>
    </w:p>
    <w:p w14:paraId="0A01D443" w14:textId="5C1831B5" w:rsidR="00B85525" w:rsidRDefault="00FD2C7F">
      <w:pPr>
        <w:pStyle w:val="TOC1"/>
        <w:tabs>
          <w:tab w:val="left" w:pos="440"/>
          <w:tab w:val="right" w:leader="dot" w:pos="8630"/>
        </w:tabs>
        <w:rPr>
          <w:rFonts w:eastAsiaTheme="minorEastAsia" w:cstheme="minorBidi"/>
          <w:b w:val="0"/>
          <w:noProof/>
          <w:color w:val="auto"/>
          <w:sz w:val="22"/>
          <w:szCs w:val="22"/>
        </w:rPr>
      </w:pPr>
      <w:hyperlink w:anchor="_Toc458420456" w:history="1">
        <w:r w:rsidR="00B85525" w:rsidRPr="003867F5">
          <w:rPr>
            <w:rStyle w:val="Hyperlink"/>
            <w:noProof/>
          </w:rPr>
          <w:t>6</w:t>
        </w:r>
        <w:r w:rsidR="00B85525">
          <w:rPr>
            <w:rFonts w:eastAsiaTheme="minorEastAsia" w:cstheme="minorBidi"/>
            <w:b w:val="0"/>
            <w:noProof/>
            <w:color w:val="auto"/>
            <w:sz w:val="22"/>
            <w:szCs w:val="22"/>
          </w:rPr>
          <w:tab/>
        </w:r>
        <w:r w:rsidR="00B85525" w:rsidRPr="003867F5">
          <w:rPr>
            <w:rStyle w:val="Hyperlink"/>
            <w:noProof/>
          </w:rPr>
          <w:t>Managing scripts and drivers</w:t>
        </w:r>
        <w:r w:rsidR="00B85525">
          <w:rPr>
            <w:noProof/>
            <w:webHidden/>
          </w:rPr>
          <w:tab/>
        </w:r>
        <w:r w:rsidR="00B85525">
          <w:rPr>
            <w:noProof/>
            <w:webHidden/>
          </w:rPr>
          <w:fldChar w:fldCharType="begin"/>
        </w:r>
        <w:r w:rsidR="00B85525">
          <w:rPr>
            <w:noProof/>
            <w:webHidden/>
          </w:rPr>
          <w:instrText xml:space="preserve"> PAGEREF _Toc458420456 \h </w:instrText>
        </w:r>
        <w:r w:rsidR="00B85525">
          <w:rPr>
            <w:noProof/>
            <w:webHidden/>
          </w:rPr>
        </w:r>
        <w:r w:rsidR="00B85525">
          <w:rPr>
            <w:noProof/>
            <w:webHidden/>
          </w:rPr>
          <w:fldChar w:fldCharType="separate"/>
        </w:r>
        <w:r w:rsidR="00905A65">
          <w:rPr>
            <w:noProof/>
            <w:webHidden/>
          </w:rPr>
          <w:t>30</w:t>
        </w:r>
        <w:r w:rsidR="00B85525">
          <w:rPr>
            <w:noProof/>
            <w:webHidden/>
          </w:rPr>
          <w:fldChar w:fldCharType="end"/>
        </w:r>
      </w:hyperlink>
    </w:p>
    <w:p w14:paraId="0338B681" w14:textId="23151805" w:rsidR="00B85525" w:rsidRDefault="00FD2C7F">
      <w:pPr>
        <w:pStyle w:val="TOC2"/>
        <w:tabs>
          <w:tab w:val="left" w:pos="880"/>
          <w:tab w:val="right" w:leader="dot" w:pos="8630"/>
        </w:tabs>
        <w:rPr>
          <w:rFonts w:eastAsiaTheme="minorEastAsia" w:cstheme="minorBidi"/>
          <w:b w:val="0"/>
          <w:noProof/>
          <w:color w:val="auto"/>
        </w:rPr>
      </w:pPr>
      <w:hyperlink w:anchor="_Toc458420457" w:history="1">
        <w:r w:rsidR="00B85525" w:rsidRPr="003867F5">
          <w:rPr>
            <w:rStyle w:val="Hyperlink"/>
            <w:noProof/>
          </w:rPr>
          <w:t>6.1</w:t>
        </w:r>
        <w:r w:rsidR="00B85525">
          <w:rPr>
            <w:rFonts w:eastAsiaTheme="minorEastAsia" w:cstheme="minorBidi"/>
            <w:b w:val="0"/>
            <w:noProof/>
            <w:color w:val="auto"/>
          </w:rPr>
          <w:tab/>
        </w:r>
        <w:r w:rsidR="00B85525" w:rsidRPr="003867F5">
          <w:rPr>
            <w:rStyle w:val="Hyperlink"/>
            <w:noProof/>
          </w:rPr>
          <w:t>Downloading a script/driver file from CloudShell</w:t>
        </w:r>
        <w:r w:rsidR="00B85525">
          <w:rPr>
            <w:noProof/>
            <w:webHidden/>
          </w:rPr>
          <w:tab/>
        </w:r>
        <w:r w:rsidR="00B85525">
          <w:rPr>
            <w:noProof/>
            <w:webHidden/>
          </w:rPr>
          <w:fldChar w:fldCharType="begin"/>
        </w:r>
        <w:r w:rsidR="00B85525">
          <w:rPr>
            <w:noProof/>
            <w:webHidden/>
          </w:rPr>
          <w:instrText xml:space="preserve"> PAGEREF _Toc458420457 \h </w:instrText>
        </w:r>
        <w:r w:rsidR="00B85525">
          <w:rPr>
            <w:noProof/>
            <w:webHidden/>
          </w:rPr>
        </w:r>
        <w:r w:rsidR="00B85525">
          <w:rPr>
            <w:noProof/>
            <w:webHidden/>
          </w:rPr>
          <w:fldChar w:fldCharType="separate"/>
        </w:r>
        <w:r w:rsidR="00905A65">
          <w:rPr>
            <w:noProof/>
            <w:webHidden/>
          </w:rPr>
          <w:t>31</w:t>
        </w:r>
        <w:r w:rsidR="00B85525">
          <w:rPr>
            <w:noProof/>
            <w:webHidden/>
          </w:rPr>
          <w:fldChar w:fldCharType="end"/>
        </w:r>
      </w:hyperlink>
    </w:p>
    <w:p w14:paraId="31BE3421" w14:textId="77FAE3E2" w:rsidR="00B85525" w:rsidRDefault="00FD2C7F">
      <w:pPr>
        <w:pStyle w:val="TOC2"/>
        <w:tabs>
          <w:tab w:val="left" w:pos="880"/>
          <w:tab w:val="right" w:leader="dot" w:pos="8630"/>
        </w:tabs>
        <w:rPr>
          <w:rFonts w:eastAsiaTheme="minorEastAsia" w:cstheme="minorBidi"/>
          <w:b w:val="0"/>
          <w:noProof/>
          <w:color w:val="auto"/>
        </w:rPr>
      </w:pPr>
      <w:hyperlink w:anchor="_Toc458420458" w:history="1">
        <w:r w:rsidR="00B85525" w:rsidRPr="003867F5">
          <w:rPr>
            <w:rStyle w:val="Hyperlink"/>
            <w:noProof/>
          </w:rPr>
          <w:t>6.2</w:t>
        </w:r>
        <w:r w:rsidR="00B85525">
          <w:rPr>
            <w:rFonts w:eastAsiaTheme="minorEastAsia" w:cstheme="minorBidi"/>
            <w:b w:val="0"/>
            <w:noProof/>
            <w:color w:val="auto"/>
          </w:rPr>
          <w:tab/>
        </w:r>
        <w:r w:rsidR="00B85525" w:rsidRPr="003867F5">
          <w:rPr>
            <w:rStyle w:val="Hyperlink"/>
            <w:noProof/>
          </w:rPr>
          <w:t>Updating a script file</w:t>
        </w:r>
        <w:r w:rsidR="00B85525">
          <w:rPr>
            <w:noProof/>
            <w:webHidden/>
          </w:rPr>
          <w:tab/>
        </w:r>
        <w:r w:rsidR="00B85525">
          <w:rPr>
            <w:noProof/>
            <w:webHidden/>
          </w:rPr>
          <w:fldChar w:fldCharType="begin"/>
        </w:r>
        <w:r w:rsidR="00B85525">
          <w:rPr>
            <w:noProof/>
            <w:webHidden/>
          </w:rPr>
          <w:instrText xml:space="preserve"> PAGEREF _Toc458420458 \h </w:instrText>
        </w:r>
        <w:r w:rsidR="00B85525">
          <w:rPr>
            <w:noProof/>
            <w:webHidden/>
          </w:rPr>
        </w:r>
        <w:r w:rsidR="00B85525">
          <w:rPr>
            <w:noProof/>
            <w:webHidden/>
          </w:rPr>
          <w:fldChar w:fldCharType="separate"/>
        </w:r>
        <w:r w:rsidR="00905A65">
          <w:rPr>
            <w:noProof/>
            <w:webHidden/>
          </w:rPr>
          <w:t>31</w:t>
        </w:r>
        <w:r w:rsidR="00B85525">
          <w:rPr>
            <w:noProof/>
            <w:webHidden/>
          </w:rPr>
          <w:fldChar w:fldCharType="end"/>
        </w:r>
      </w:hyperlink>
    </w:p>
    <w:p w14:paraId="68E2917B" w14:textId="3B195DE9" w:rsidR="00B85525" w:rsidRDefault="00FD2C7F">
      <w:pPr>
        <w:pStyle w:val="TOC2"/>
        <w:tabs>
          <w:tab w:val="left" w:pos="880"/>
          <w:tab w:val="right" w:leader="dot" w:pos="8630"/>
        </w:tabs>
        <w:rPr>
          <w:rFonts w:eastAsiaTheme="minorEastAsia" w:cstheme="minorBidi"/>
          <w:b w:val="0"/>
          <w:noProof/>
          <w:color w:val="auto"/>
        </w:rPr>
      </w:pPr>
      <w:hyperlink w:anchor="_Toc458420459" w:history="1">
        <w:r w:rsidR="00B85525" w:rsidRPr="003867F5">
          <w:rPr>
            <w:rStyle w:val="Hyperlink"/>
            <w:noProof/>
          </w:rPr>
          <w:t>6.3</w:t>
        </w:r>
        <w:r w:rsidR="00B85525">
          <w:rPr>
            <w:rFonts w:eastAsiaTheme="minorEastAsia" w:cstheme="minorBidi"/>
            <w:b w:val="0"/>
            <w:noProof/>
            <w:color w:val="auto"/>
          </w:rPr>
          <w:tab/>
        </w:r>
        <w:r w:rsidR="00B85525" w:rsidRPr="003867F5">
          <w:rPr>
            <w:rStyle w:val="Hyperlink"/>
            <w:noProof/>
          </w:rPr>
          <w:t>Updating a driver</w:t>
        </w:r>
        <w:r w:rsidR="00B85525">
          <w:rPr>
            <w:noProof/>
            <w:webHidden/>
          </w:rPr>
          <w:tab/>
        </w:r>
        <w:r w:rsidR="00B85525">
          <w:rPr>
            <w:noProof/>
            <w:webHidden/>
          </w:rPr>
          <w:fldChar w:fldCharType="begin"/>
        </w:r>
        <w:r w:rsidR="00B85525">
          <w:rPr>
            <w:noProof/>
            <w:webHidden/>
          </w:rPr>
          <w:instrText xml:space="preserve"> PAGEREF _Toc458420459 \h </w:instrText>
        </w:r>
        <w:r w:rsidR="00B85525">
          <w:rPr>
            <w:noProof/>
            <w:webHidden/>
          </w:rPr>
        </w:r>
        <w:r w:rsidR="00B85525">
          <w:rPr>
            <w:noProof/>
            <w:webHidden/>
          </w:rPr>
          <w:fldChar w:fldCharType="separate"/>
        </w:r>
        <w:r w:rsidR="00905A65">
          <w:rPr>
            <w:noProof/>
            <w:webHidden/>
          </w:rPr>
          <w:t>31</w:t>
        </w:r>
        <w:r w:rsidR="00B85525">
          <w:rPr>
            <w:noProof/>
            <w:webHidden/>
          </w:rPr>
          <w:fldChar w:fldCharType="end"/>
        </w:r>
      </w:hyperlink>
    </w:p>
    <w:p w14:paraId="56F41511" w14:textId="156CA800" w:rsidR="00B85525" w:rsidRDefault="00FD2C7F">
      <w:pPr>
        <w:pStyle w:val="TOC1"/>
        <w:tabs>
          <w:tab w:val="left" w:pos="440"/>
          <w:tab w:val="right" w:leader="dot" w:pos="8630"/>
        </w:tabs>
        <w:rPr>
          <w:rFonts w:eastAsiaTheme="minorEastAsia" w:cstheme="minorBidi"/>
          <w:b w:val="0"/>
          <w:noProof/>
          <w:color w:val="auto"/>
          <w:sz w:val="22"/>
          <w:szCs w:val="22"/>
        </w:rPr>
      </w:pPr>
      <w:hyperlink w:anchor="_Toc458420460" w:history="1">
        <w:r w:rsidR="00B85525" w:rsidRPr="003867F5">
          <w:rPr>
            <w:rStyle w:val="Hyperlink"/>
            <w:noProof/>
          </w:rPr>
          <w:t>7</w:t>
        </w:r>
        <w:r w:rsidR="00B85525">
          <w:rPr>
            <w:rFonts w:eastAsiaTheme="minorEastAsia" w:cstheme="minorBidi"/>
            <w:b w:val="0"/>
            <w:noProof/>
            <w:color w:val="auto"/>
            <w:sz w:val="22"/>
            <w:szCs w:val="22"/>
          </w:rPr>
          <w:tab/>
        </w:r>
        <w:r w:rsidR="00B85525" w:rsidRPr="003867F5">
          <w:rPr>
            <w:rStyle w:val="Hyperlink"/>
            <w:noProof/>
          </w:rPr>
          <w:t>Post-Deployment How-to and extra steps</w:t>
        </w:r>
        <w:r w:rsidR="00B85525">
          <w:rPr>
            <w:noProof/>
            <w:webHidden/>
          </w:rPr>
          <w:tab/>
        </w:r>
        <w:r w:rsidR="00B85525">
          <w:rPr>
            <w:noProof/>
            <w:webHidden/>
          </w:rPr>
          <w:fldChar w:fldCharType="begin"/>
        </w:r>
        <w:r w:rsidR="00B85525">
          <w:rPr>
            <w:noProof/>
            <w:webHidden/>
          </w:rPr>
          <w:instrText xml:space="preserve"> PAGEREF _Toc458420460 \h </w:instrText>
        </w:r>
        <w:r w:rsidR="00B85525">
          <w:rPr>
            <w:noProof/>
            <w:webHidden/>
          </w:rPr>
        </w:r>
        <w:r w:rsidR="00B85525">
          <w:rPr>
            <w:noProof/>
            <w:webHidden/>
          </w:rPr>
          <w:fldChar w:fldCharType="separate"/>
        </w:r>
        <w:r w:rsidR="00905A65">
          <w:rPr>
            <w:noProof/>
            <w:webHidden/>
          </w:rPr>
          <w:t>33</w:t>
        </w:r>
        <w:r w:rsidR="00B85525">
          <w:rPr>
            <w:noProof/>
            <w:webHidden/>
          </w:rPr>
          <w:fldChar w:fldCharType="end"/>
        </w:r>
      </w:hyperlink>
    </w:p>
    <w:p w14:paraId="6CD910E7" w14:textId="32DCD20C" w:rsidR="00B85525" w:rsidRDefault="00FD2C7F">
      <w:pPr>
        <w:pStyle w:val="TOC2"/>
        <w:tabs>
          <w:tab w:val="left" w:pos="880"/>
          <w:tab w:val="right" w:leader="dot" w:pos="8630"/>
        </w:tabs>
        <w:rPr>
          <w:rFonts w:eastAsiaTheme="minorEastAsia" w:cstheme="minorBidi"/>
          <w:b w:val="0"/>
          <w:noProof/>
          <w:color w:val="auto"/>
        </w:rPr>
      </w:pPr>
      <w:hyperlink w:anchor="_Toc458420461" w:history="1">
        <w:r w:rsidR="00B85525" w:rsidRPr="003867F5">
          <w:rPr>
            <w:rStyle w:val="Hyperlink"/>
            <w:noProof/>
          </w:rPr>
          <w:t>7.1</w:t>
        </w:r>
        <w:r w:rsidR="00B85525">
          <w:rPr>
            <w:rFonts w:eastAsiaTheme="minorEastAsia" w:cstheme="minorBidi"/>
            <w:b w:val="0"/>
            <w:noProof/>
            <w:color w:val="auto"/>
          </w:rPr>
          <w:tab/>
        </w:r>
        <w:r w:rsidR="00B85525" w:rsidRPr="003867F5">
          <w:rPr>
            <w:rStyle w:val="Hyperlink"/>
            <w:noProof/>
          </w:rPr>
          <w:t>Using the ScaleIO web plugin</w:t>
        </w:r>
        <w:r w:rsidR="00B85525">
          <w:rPr>
            <w:noProof/>
            <w:webHidden/>
          </w:rPr>
          <w:tab/>
        </w:r>
        <w:r w:rsidR="00B85525">
          <w:rPr>
            <w:noProof/>
            <w:webHidden/>
          </w:rPr>
          <w:fldChar w:fldCharType="begin"/>
        </w:r>
        <w:r w:rsidR="00B85525">
          <w:rPr>
            <w:noProof/>
            <w:webHidden/>
          </w:rPr>
          <w:instrText xml:space="preserve"> PAGEREF _Toc458420461 \h </w:instrText>
        </w:r>
        <w:r w:rsidR="00B85525">
          <w:rPr>
            <w:noProof/>
            <w:webHidden/>
          </w:rPr>
        </w:r>
        <w:r w:rsidR="00B85525">
          <w:rPr>
            <w:noProof/>
            <w:webHidden/>
          </w:rPr>
          <w:fldChar w:fldCharType="separate"/>
        </w:r>
        <w:r w:rsidR="00905A65">
          <w:rPr>
            <w:noProof/>
            <w:webHidden/>
          </w:rPr>
          <w:t>33</w:t>
        </w:r>
        <w:r w:rsidR="00B85525">
          <w:rPr>
            <w:noProof/>
            <w:webHidden/>
          </w:rPr>
          <w:fldChar w:fldCharType="end"/>
        </w:r>
      </w:hyperlink>
    </w:p>
    <w:p w14:paraId="5E6A650D" w14:textId="3DA146CA" w:rsidR="00B85525" w:rsidRDefault="00FD2C7F">
      <w:pPr>
        <w:pStyle w:val="TOC2"/>
        <w:tabs>
          <w:tab w:val="left" w:pos="880"/>
          <w:tab w:val="right" w:leader="dot" w:pos="8630"/>
        </w:tabs>
        <w:rPr>
          <w:rFonts w:eastAsiaTheme="minorEastAsia" w:cstheme="minorBidi"/>
          <w:b w:val="0"/>
          <w:noProof/>
          <w:color w:val="auto"/>
        </w:rPr>
      </w:pPr>
      <w:hyperlink w:anchor="_Toc458420462" w:history="1">
        <w:r w:rsidR="00B85525" w:rsidRPr="003867F5">
          <w:rPr>
            <w:rStyle w:val="Hyperlink"/>
            <w:noProof/>
          </w:rPr>
          <w:t>7.2</w:t>
        </w:r>
        <w:r w:rsidR="00B85525">
          <w:rPr>
            <w:rFonts w:eastAsiaTheme="minorEastAsia" w:cstheme="minorBidi"/>
            <w:b w:val="0"/>
            <w:noProof/>
            <w:color w:val="auto"/>
          </w:rPr>
          <w:tab/>
        </w:r>
        <w:r w:rsidR="00B85525" w:rsidRPr="003867F5">
          <w:rPr>
            <w:rStyle w:val="Hyperlink"/>
            <w:noProof/>
          </w:rPr>
          <w:t>Nagios</w:t>
        </w:r>
        <w:r w:rsidR="00B85525">
          <w:rPr>
            <w:noProof/>
            <w:webHidden/>
          </w:rPr>
          <w:tab/>
        </w:r>
        <w:r w:rsidR="00B85525">
          <w:rPr>
            <w:noProof/>
            <w:webHidden/>
          </w:rPr>
          <w:fldChar w:fldCharType="begin"/>
        </w:r>
        <w:r w:rsidR="00B85525">
          <w:rPr>
            <w:noProof/>
            <w:webHidden/>
          </w:rPr>
          <w:instrText xml:space="preserve"> PAGEREF _Toc458420462 \h </w:instrText>
        </w:r>
        <w:r w:rsidR="00B85525">
          <w:rPr>
            <w:noProof/>
            <w:webHidden/>
          </w:rPr>
        </w:r>
        <w:r w:rsidR="00B85525">
          <w:rPr>
            <w:noProof/>
            <w:webHidden/>
          </w:rPr>
          <w:fldChar w:fldCharType="separate"/>
        </w:r>
        <w:r w:rsidR="00905A65">
          <w:rPr>
            <w:noProof/>
            <w:webHidden/>
          </w:rPr>
          <w:t>33</w:t>
        </w:r>
        <w:r w:rsidR="00B85525">
          <w:rPr>
            <w:noProof/>
            <w:webHidden/>
          </w:rPr>
          <w:fldChar w:fldCharType="end"/>
        </w:r>
      </w:hyperlink>
    </w:p>
    <w:p w14:paraId="32B39CBC" w14:textId="0EFDD181" w:rsidR="00B85525" w:rsidRDefault="00FD2C7F">
      <w:pPr>
        <w:pStyle w:val="TOC2"/>
        <w:tabs>
          <w:tab w:val="left" w:pos="880"/>
          <w:tab w:val="right" w:leader="dot" w:pos="8630"/>
        </w:tabs>
        <w:rPr>
          <w:rFonts w:eastAsiaTheme="minorEastAsia" w:cstheme="minorBidi"/>
          <w:b w:val="0"/>
          <w:noProof/>
          <w:color w:val="auto"/>
        </w:rPr>
      </w:pPr>
      <w:hyperlink w:anchor="_Toc458420463" w:history="1">
        <w:r w:rsidR="00B85525" w:rsidRPr="003867F5">
          <w:rPr>
            <w:rStyle w:val="Hyperlink"/>
            <w:noProof/>
          </w:rPr>
          <w:t>7.3</w:t>
        </w:r>
        <w:r w:rsidR="00B85525">
          <w:rPr>
            <w:rFonts w:eastAsiaTheme="minorEastAsia" w:cstheme="minorBidi"/>
            <w:b w:val="0"/>
            <w:noProof/>
            <w:color w:val="auto"/>
          </w:rPr>
          <w:tab/>
        </w:r>
        <w:r w:rsidR="00B85525" w:rsidRPr="003867F5">
          <w:rPr>
            <w:rStyle w:val="Hyperlink"/>
            <w:noProof/>
          </w:rPr>
          <w:t>vLog Insight, vROPS &amp; NSX</w:t>
        </w:r>
        <w:r w:rsidR="00B85525">
          <w:rPr>
            <w:noProof/>
            <w:webHidden/>
          </w:rPr>
          <w:tab/>
        </w:r>
        <w:r w:rsidR="00B85525">
          <w:rPr>
            <w:noProof/>
            <w:webHidden/>
          </w:rPr>
          <w:fldChar w:fldCharType="begin"/>
        </w:r>
        <w:r w:rsidR="00B85525">
          <w:rPr>
            <w:noProof/>
            <w:webHidden/>
          </w:rPr>
          <w:instrText xml:space="preserve"> PAGEREF _Toc458420463 \h </w:instrText>
        </w:r>
        <w:r w:rsidR="00B85525">
          <w:rPr>
            <w:noProof/>
            <w:webHidden/>
          </w:rPr>
        </w:r>
        <w:r w:rsidR="00B85525">
          <w:rPr>
            <w:noProof/>
            <w:webHidden/>
          </w:rPr>
          <w:fldChar w:fldCharType="separate"/>
        </w:r>
        <w:r w:rsidR="00905A65">
          <w:rPr>
            <w:noProof/>
            <w:webHidden/>
          </w:rPr>
          <w:t>34</w:t>
        </w:r>
        <w:r w:rsidR="00B85525">
          <w:rPr>
            <w:noProof/>
            <w:webHidden/>
          </w:rPr>
          <w:fldChar w:fldCharType="end"/>
        </w:r>
      </w:hyperlink>
    </w:p>
    <w:p w14:paraId="2F909930" w14:textId="4D29EBCC" w:rsidR="00B85525" w:rsidRDefault="00FD2C7F">
      <w:pPr>
        <w:pStyle w:val="TOC1"/>
        <w:tabs>
          <w:tab w:val="left" w:pos="440"/>
          <w:tab w:val="right" w:leader="dot" w:pos="8630"/>
        </w:tabs>
        <w:rPr>
          <w:rFonts w:eastAsiaTheme="minorEastAsia" w:cstheme="minorBidi"/>
          <w:b w:val="0"/>
          <w:noProof/>
          <w:color w:val="auto"/>
          <w:sz w:val="22"/>
          <w:szCs w:val="22"/>
        </w:rPr>
      </w:pPr>
      <w:hyperlink w:anchor="_Toc458420464" w:history="1">
        <w:r w:rsidR="00B85525" w:rsidRPr="003867F5">
          <w:rPr>
            <w:rStyle w:val="Hyperlink"/>
            <w:noProof/>
          </w:rPr>
          <w:t>8</w:t>
        </w:r>
        <w:r w:rsidR="00B85525">
          <w:rPr>
            <w:rFonts w:eastAsiaTheme="minorEastAsia" w:cstheme="minorBidi"/>
            <w:b w:val="0"/>
            <w:noProof/>
            <w:color w:val="auto"/>
            <w:sz w:val="22"/>
            <w:szCs w:val="22"/>
          </w:rPr>
          <w:tab/>
        </w:r>
        <w:r w:rsidR="00B85525" w:rsidRPr="003867F5">
          <w:rPr>
            <w:rStyle w:val="Hyperlink"/>
            <w:noProof/>
          </w:rPr>
          <w:t>Known Gaps</w:t>
        </w:r>
        <w:r w:rsidR="00B85525">
          <w:rPr>
            <w:noProof/>
            <w:webHidden/>
          </w:rPr>
          <w:tab/>
        </w:r>
        <w:r w:rsidR="00B85525">
          <w:rPr>
            <w:noProof/>
            <w:webHidden/>
          </w:rPr>
          <w:fldChar w:fldCharType="begin"/>
        </w:r>
        <w:r w:rsidR="00B85525">
          <w:rPr>
            <w:noProof/>
            <w:webHidden/>
          </w:rPr>
          <w:instrText xml:space="preserve"> PAGEREF _Toc458420464 \h </w:instrText>
        </w:r>
        <w:r w:rsidR="00B85525">
          <w:rPr>
            <w:noProof/>
            <w:webHidden/>
          </w:rPr>
        </w:r>
        <w:r w:rsidR="00B85525">
          <w:rPr>
            <w:noProof/>
            <w:webHidden/>
          </w:rPr>
          <w:fldChar w:fldCharType="separate"/>
        </w:r>
        <w:r w:rsidR="00905A65">
          <w:rPr>
            <w:noProof/>
            <w:webHidden/>
          </w:rPr>
          <w:t>36</w:t>
        </w:r>
        <w:r w:rsidR="00B85525">
          <w:rPr>
            <w:noProof/>
            <w:webHidden/>
          </w:rPr>
          <w:fldChar w:fldCharType="end"/>
        </w:r>
      </w:hyperlink>
    </w:p>
    <w:p w14:paraId="59518573" w14:textId="488F65F8" w:rsidR="00B85525" w:rsidRDefault="00FD2C7F">
      <w:pPr>
        <w:pStyle w:val="TOC2"/>
        <w:tabs>
          <w:tab w:val="left" w:pos="880"/>
          <w:tab w:val="right" w:leader="dot" w:pos="8630"/>
        </w:tabs>
        <w:rPr>
          <w:rFonts w:eastAsiaTheme="minorEastAsia" w:cstheme="minorBidi"/>
          <w:b w:val="0"/>
          <w:noProof/>
          <w:color w:val="auto"/>
        </w:rPr>
      </w:pPr>
      <w:hyperlink w:anchor="_Toc458420474" w:history="1">
        <w:r w:rsidR="00B85525" w:rsidRPr="003867F5">
          <w:rPr>
            <w:rStyle w:val="Hyperlink"/>
            <w:noProof/>
          </w:rPr>
          <w:t>8.1</w:t>
        </w:r>
        <w:r w:rsidR="00B85525">
          <w:rPr>
            <w:rFonts w:eastAsiaTheme="minorEastAsia" w:cstheme="minorBidi"/>
            <w:b w:val="0"/>
            <w:noProof/>
            <w:color w:val="auto"/>
          </w:rPr>
          <w:tab/>
        </w:r>
        <w:r w:rsidR="00B85525" w:rsidRPr="003867F5">
          <w:rPr>
            <w:rStyle w:val="Hyperlink"/>
            <w:noProof/>
          </w:rPr>
          <w:t>Versa Gaps</w:t>
        </w:r>
        <w:r w:rsidR="00B85525">
          <w:rPr>
            <w:noProof/>
            <w:webHidden/>
          </w:rPr>
          <w:tab/>
        </w:r>
        <w:r w:rsidR="00B85525">
          <w:rPr>
            <w:noProof/>
            <w:webHidden/>
          </w:rPr>
          <w:fldChar w:fldCharType="begin"/>
        </w:r>
        <w:r w:rsidR="00B85525">
          <w:rPr>
            <w:noProof/>
            <w:webHidden/>
          </w:rPr>
          <w:instrText xml:space="preserve"> PAGEREF _Toc458420474 \h </w:instrText>
        </w:r>
        <w:r w:rsidR="00B85525">
          <w:rPr>
            <w:noProof/>
            <w:webHidden/>
          </w:rPr>
        </w:r>
        <w:r w:rsidR="00B85525">
          <w:rPr>
            <w:noProof/>
            <w:webHidden/>
          </w:rPr>
          <w:fldChar w:fldCharType="separate"/>
        </w:r>
        <w:r w:rsidR="00905A65">
          <w:rPr>
            <w:noProof/>
            <w:webHidden/>
          </w:rPr>
          <w:t>36</w:t>
        </w:r>
        <w:r w:rsidR="00B85525">
          <w:rPr>
            <w:noProof/>
            <w:webHidden/>
          </w:rPr>
          <w:fldChar w:fldCharType="end"/>
        </w:r>
      </w:hyperlink>
    </w:p>
    <w:p w14:paraId="277983C4" w14:textId="17EF9DC7" w:rsidR="00B85525" w:rsidRDefault="00FD2C7F">
      <w:pPr>
        <w:pStyle w:val="TOC2"/>
        <w:tabs>
          <w:tab w:val="left" w:pos="880"/>
          <w:tab w:val="right" w:leader="dot" w:pos="8630"/>
        </w:tabs>
        <w:rPr>
          <w:rFonts w:eastAsiaTheme="minorEastAsia" w:cstheme="minorBidi"/>
          <w:b w:val="0"/>
          <w:noProof/>
          <w:color w:val="auto"/>
        </w:rPr>
      </w:pPr>
      <w:hyperlink w:anchor="_Toc458420475" w:history="1">
        <w:r w:rsidR="00B85525" w:rsidRPr="003867F5">
          <w:rPr>
            <w:rStyle w:val="Hyperlink"/>
            <w:noProof/>
          </w:rPr>
          <w:t>8.2</w:t>
        </w:r>
        <w:r w:rsidR="00B85525">
          <w:rPr>
            <w:rFonts w:eastAsiaTheme="minorEastAsia" w:cstheme="minorBidi"/>
            <w:b w:val="0"/>
            <w:noProof/>
            <w:color w:val="auto"/>
          </w:rPr>
          <w:tab/>
        </w:r>
        <w:r w:rsidR="00B85525" w:rsidRPr="003867F5">
          <w:rPr>
            <w:rStyle w:val="Hyperlink"/>
            <w:noProof/>
          </w:rPr>
          <w:t>vCenter Gaps</w:t>
        </w:r>
        <w:r w:rsidR="00B85525">
          <w:rPr>
            <w:noProof/>
            <w:webHidden/>
          </w:rPr>
          <w:tab/>
        </w:r>
        <w:r w:rsidR="00B85525">
          <w:rPr>
            <w:noProof/>
            <w:webHidden/>
          </w:rPr>
          <w:fldChar w:fldCharType="begin"/>
        </w:r>
        <w:r w:rsidR="00B85525">
          <w:rPr>
            <w:noProof/>
            <w:webHidden/>
          </w:rPr>
          <w:instrText xml:space="preserve"> PAGEREF _Toc458420475 \h </w:instrText>
        </w:r>
        <w:r w:rsidR="00B85525">
          <w:rPr>
            <w:noProof/>
            <w:webHidden/>
          </w:rPr>
        </w:r>
        <w:r w:rsidR="00B85525">
          <w:rPr>
            <w:noProof/>
            <w:webHidden/>
          </w:rPr>
          <w:fldChar w:fldCharType="separate"/>
        </w:r>
        <w:r w:rsidR="00905A65">
          <w:rPr>
            <w:noProof/>
            <w:webHidden/>
          </w:rPr>
          <w:t>36</w:t>
        </w:r>
        <w:r w:rsidR="00B85525">
          <w:rPr>
            <w:noProof/>
            <w:webHidden/>
          </w:rPr>
          <w:fldChar w:fldCharType="end"/>
        </w:r>
      </w:hyperlink>
    </w:p>
    <w:p w14:paraId="7BC0BAC2" w14:textId="204317C6" w:rsidR="00B85525" w:rsidRDefault="00FD2C7F">
      <w:pPr>
        <w:pStyle w:val="TOC2"/>
        <w:tabs>
          <w:tab w:val="left" w:pos="880"/>
          <w:tab w:val="right" w:leader="dot" w:pos="8630"/>
        </w:tabs>
        <w:rPr>
          <w:rFonts w:eastAsiaTheme="minorEastAsia" w:cstheme="minorBidi"/>
          <w:b w:val="0"/>
          <w:noProof/>
          <w:color w:val="auto"/>
        </w:rPr>
      </w:pPr>
      <w:hyperlink w:anchor="_Toc458420476" w:history="1">
        <w:r w:rsidR="00B85525" w:rsidRPr="003867F5">
          <w:rPr>
            <w:rStyle w:val="Hyperlink"/>
            <w:noProof/>
          </w:rPr>
          <w:t>8.3</w:t>
        </w:r>
        <w:r w:rsidR="00B85525">
          <w:rPr>
            <w:rFonts w:eastAsiaTheme="minorEastAsia" w:cstheme="minorBidi"/>
            <w:b w:val="0"/>
            <w:noProof/>
            <w:color w:val="auto"/>
          </w:rPr>
          <w:tab/>
        </w:r>
        <w:r w:rsidR="00B85525" w:rsidRPr="003867F5">
          <w:rPr>
            <w:rStyle w:val="Hyperlink"/>
            <w:noProof/>
          </w:rPr>
          <w:t>Nagios Gaps</w:t>
        </w:r>
        <w:r w:rsidR="00B85525">
          <w:rPr>
            <w:noProof/>
            <w:webHidden/>
          </w:rPr>
          <w:tab/>
        </w:r>
        <w:r w:rsidR="00B85525">
          <w:rPr>
            <w:noProof/>
            <w:webHidden/>
          </w:rPr>
          <w:fldChar w:fldCharType="begin"/>
        </w:r>
        <w:r w:rsidR="00B85525">
          <w:rPr>
            <w:noProof/>
            <w:webHidden/>
          </w:rPr>
          <w:instrText xml:space="preserve"> PAGEREF _Toc458420476 \h </w:instrText>
        </w:r>
        <w:r w:rsidR="00B85525">
          <w:rPr>
            <w:noProof/>
            <w:webHidden/>
          </w:rPr>
        </w:r>
        <w:r w:rsidR="00B85525">
          <w:rPr>
            <w:noProof/>
            <w:webHidden/>
          </w:rPr>
          <w:fldChar w:fldCharType="separate"/>
        </w:r>
        <w:r w:rsidR="00905A65">
          <w:rPr>
            <w:noProof/>
            <w:webHidden/>
          </w:rPr>
          <w:t>37</w:t>
        </w:r>
        <w:r w:rsidR="00B85525">
          <w:rPr>
            <w:noProof/>
            <w:webHidden/>
          </w:rPr>
          <w:fldChar w:fldCharType="end"/>
        </w:r>
      </w:hyperlink>
    </w:p>
    <w:p w14:paraId="2BC9AC66" w14:textId="4A28EF1B" w:rsidR="00B85525" w:rsidRDefault="00FD2C7F">
      <w:pPr>
        <w:pStyle w:val="TOC2"/>
        <w:tabs>
          <w:tab w:val="left" w:pos="880"/>
          <w:tab w:val="right" w:leader="dot" w:pos="8630"/>
        </w:tabs>
        <w:rPr>
          <w:rFonts w:eastAsiaTheme="minorEastAsia" w:cstheme="minorBidi"/>
          <w:b w:val="0"/>
          <w:noProof/>
          <w:color w:val="auto"/>
        </w:rPr>
      </w:pPr>
      <w:hyperlink w:anchor="_Toc458420477" w:history="1">
        <w:r w:rsidR="00B85525" w:rsidRPr="003867F5">
          <w:rPr>
            <w:rStyle w:val="Hyperlink"/>
            <w:noProof/>
          </w:rPr>
          <w:t>8.4</w:t>
        </w:r>
        <w:r w:rsidR="00B85525">
          <w:rPr>
            <w:rFonts w:eastAsiaTheme="minorEastAsia" w:cstheme="minorBidi"/>
            <w:b w:val="0"/>
            <w:noProof/>
            <w:color w:val="auto"/>
          </w:rPr>
          <w:tab/>
        </w:r>
        <w:r w:rsidR="00B85525" w:rsidRPr="003867F5">
          <w:rPr>
            <w:rStyle w:val="Hyperlink"/>
            <w:noProof/>
          </w:rPr>
          <w:t>ScaleIO Gaps</w:t>
        </w:r>
        <w:r w:rsidR="00B85525">
          <w:rPr>
            <w:noProof/>
            <w:webHidden/>
          </w:rPr>
          <w:tab/>
        </w:r>
        <w:r w:rsidR="00B85525">
          <w:rPr>
            <w:noProof/>
            <w:webHidden/>
          </w:rPr>
          <w:fldChar w:fldCharType="begin"/>
        </w:r>
        <w:r w:rsidR="00B85525">
          <w:rPr>
            <w:noProof/>
            <w:webHidden/>
          </w:rPr>
          <w:instrText xml:space="preserve"> PAGEREF _Toc458420477 \h </w:instrText>
        </w:r>
        <w:r w:rsidR="00B85525">
          <w:rPr>
            <w:noProof/>
            <w:webHidden/>
          </w:rPr>
        </w:r>
        <w:r w:rsidR="00B85525">
          <w:rPr>
            <w:noProof/>
            <w:webHidden/>
          </w:rPr>
          <w:fldChar w:fldCharType="separate"/>
        </w:r>
        <w:r w:rsidR="00905A65">
          <w:rPr>
            <w:noProof/>
            <w:webHidden/>
          </w:rPr>
          <w:t>37</w:t>
        </w:r>
        <w:r w:rsidR="00B85525">
          <w:rPr>
            <w:noProof/>
            <w:webHidden/>
          </w:rPr>
          <w:fldChar w:fldCharType="end"/>
        </w:r>
      </w:hyperlink>
    </w:p>
    <w:p w14:paraId="72E78BB6" w14:textId="38222FDA" w:rsidR="00B85525" w:rsidRDefault="00FD2C7F">
      <w:pPr>
        <w:pStyle w:val="TOC1"/>
        <w:tabs>
          <w:tab w:val="left" w:pos="440"/>
          <w:tab w:val="right" w:leader="dot" w:pos="8630"/>
        </w:tabs>
        <w:rPr>
          <w:rFonts w:eastAsiaTheme="minorEastAsia" w:cstheme="minorBidi"/>
          <w:b w:val="0"/>
          <w:noProof/>
          <w:color w:val="auto"/>
          <w:sz w:val="22"/>
          <w:szCs w:val="22"/>
        </w:rPr>
      </w:pPr>
      <w:hyperlink w:anchor="_Toc458420487" w:history="1">
        <w:r w:rsidR="00B85525" w:rsidRPr="003867F5">
          <w:rPr>
            <w:rStyle w:val="Hyperlink"/>
            <w:noProof/>
          </w:rPr>
          <w:t>9</w:t>
        </w:r>
        <w:r w:rsidR="00B85525">
          <w:rPr>
            <w:rFonts w:eastAsiaTheme="minorEastAsia" w:cstheme="minorBidi"/>
            <w:b w:val="0"/>
            <w:noProof/>
            <w:color w:val="auto"/>
            <w:sz w:val="22"/>
            <w:szCs w:val="22"/>
          </w:rPr>
          <w:tab/>
        </w:r>
        <w:r w:rsidR="00B85525" w:rsidRPr="003867F5">
          <w:rPr>
            <w:rStyle w:val="Hyperlink"/>
            <w:noProof/>
          </w:rPr>
          <w:t>Known Issues</w:t>
        </w:r>
        <w:r w:rsidR="00B85525">
          <w:rPr>
            <w:noProof/>
            <w:webHidden/>
          </w:rPr>
          <w:tab/>
        </w:r>
        <w:r w:rsidR="00B85525">
          <w:rPr>
            <w:noProof/>
            <w:webHidden/>
          </w:rPr>
          <w:fldChar w:fldCharType="begin"/>
        </w:r>
        <w:r w:rsidR="00B85525">
          <w:rPr>
            <w:noProof/>
            <w:webHidden/>
          </w:rPr>
          <w:instrText xml:space="preserve"> PAGEREF _Toc458420487 \h </w:instrText>
        </w:r>
        <w:r w:rsidR="00B85525">
          <w:rPr>
            <w:noProof/>
            <w:webHidden/>
          </w:rPr>
        </w:r>
        <w:r w:rsidR="00B85525">
          <w:rPr>
            <w:noProof/>
            <w:webHidden/>
          </w:rPr>
          <w:fldChar w:fldCharType="separate"/>
        </w:r>
        <w:r w:rsidR="00905A65">
          <w:rPr>
            <w:noProof/>
            <w:webHidden/>
          </w:rPr>
          <w:t>38</w:t>
        </w:r>
        <w:r w:rsidR="00B85525">
          <w:rPr>
            <w:noProof/>
            <w:webHidden/>
          </w:rPr>
          <w:fldChar w:fldCharType="end"/>
        </w:r>
      </w:hyperlink>
    </w:p>
    <w:p w14:paraId="37E7A9F9" w14:textId="1E88CFCE" w:rsidR="00B85525" w:rsidRDefault="00FD2C7F">
      <w:pPr>
        <w:pStyle w:val="TOC1"/>
        <w:tabs>
          <w:tab w:val="left" w:pos="660"/>
          <w:tab w:val="right" w:leader="dot" w:pos="8630"/>
        </w:tabs>
        <w:rPr>
          <w:rFonts w:eastAsiaTheme="minorEastAsia" w:cstheme="minorBidi"/>
          <w:b w:val="0"/>
          <w:noProof/>
          <w:color w:val="auto"/>
          <w:sz w:val="22"/>
          <w:szCs w:val="22"/>
        </w:rPr>
      </w:pPr>
      <w:hyperlink w:anchor="_Toc458420488" w:history="1">
        <w:r w:rsidR="00B85525" w:rsidRPr="003867F5">
          <w:rPr>
            <w:rStyle w:val="Hyperlink"/>
            <w:noProof/>
          </w:rPr>
          <w:t>10</w:t>
        </w:r>
        <w:r w:rsidR="00B85525">
          <w:rPr>
            <w:rFonts w:eastAsiaTheme="minorEastAsia" w:cstheme="minorBidi"/>
            <w:b w:val="0"/>
            <w:noProof/>
            <w:color w:val="auto"/>
            <w:sz w:val="22"/>
            <w:szCs w:val="22"/>
          </w:rPr>
          <w:tab/>
        </w:r>
        <w:r w:rsidR="00B85525" w:rsidRPr="003867F5">
          <w:rPr>
            <w:rStyle w:val="Hyperlink"/>
            <w:noProof/>
          </w:rPr>
          <w:t>Changes from the previous code release</w:t>
        </w:r>
        <w:r w:rsidR="00B85525">
          <w:rPr>
            <w:noProof/>
            <w:webHidden/>
          </w:rPr>
          <w:tab/>
        </w:r>
        <w:r w:rsidR="00B85525">
          <w:rPr>
            <w:noProof/>
            <w:webHidden/>
          </w:rPr>
          <w:fldChar w:fldCharType="begin"/>
        </w:r>
        <w:r w:rsidR="00B85525">
          <w:rPr>
            <w:noProof/>
            <w:webHidden/>
          </w:rPr>
          <w:instrText xml:space="preserve"> PAGEREF _Toc458420488 \h </w:instrText>
        </w:r>
        <w:r w:rsidR="00B85525">
          <w:rPr>
            <w:noProof/>
            <w:webHidden/>
          </w:rPr>
        </w:r>
        <w:r w:rsidR="00B85525">
          <w:rPr>
            <w:noProof/>
            <w:webHidden/>
          </w:rPr>
          <w:fldChar w:fldCharType="separate"/>
        </w:r>
        <w:r w:rsidR="00905A65">
          <w:rPr>
            <w:noProof/>
            <w:webHidden/>
          </w:rPr>
          <w:t>39</w:t>
        </w:r>
        <w:r w:rsidR="00B85525">
          <w:rPr>
            <w:noProof/>
            <w:webHidden/>
          </w:rPr>
          <w:fldChar w:fldCharType="end"/>
        </w:r>
      </w:hyperlink>
    </w:p>
    <w:p w14:paraId="4D707BD0" w14:textId="5D5A99C9" w:rsidR="00B85525" w:rsidRDefault="00FD2C7F">
      <w:pPr>
        <w:pStyle w:val="TOC1"/>
        <w:tabs>
          <w:tab w:val="right" w:leader="dot" w:pos="8630"/>
        </w:tabs>
        <w:rPr>
          <w:rFonts w:eastAsiaTheme="minorEastAsia" w:cstheme="minorBidi"/>
          <w:b w:val="0"/>
          <w:noProof/>
          <w:color w:val="auto"/>
          <w:sz w:val="22"/>
          <w:szCs w:val="22"/>
        </w:rPr>
      </w:pPr>
      <w:hyperlink w:anchor="_Toc458420489" w:history="1">
        <w:r w:rsidR="00B85525" w:rsidRPr="003867F5">
          <w:rPr>
            <w:rStyle w:val="Hyperlink"/>
            <w:noProof/>
          </w:rPr>
          <w:t>Legal Notice</w:t>
        </w:r>
        <w:r w:rsidR="00B85525">
          <w:rPr>
            <w:noProof/>
            <w:webHidden/>
          </w:rPr>
          <w:tab/>
        </w:r>
        <w:r w:rsidR="00B85525">
          <w:rPr>
            <w:noProof/>
            <w:webHidden/>
          </w:rPr>
          <w:fldChar w:fldCharType="begin"/>
        </w:r>
        <w:r w:rsidR="00B85525">
          <w:rPr>
            <w:noProof/>
            <w:webHidden/>
          </w:rPr>
          <w:instrText xml:space="preserve"> PAGEREF _Toc458420489 \h </w:instrText>
        </w:r>
        <w:r w:rsidR="00B85525">
          <w:rPr>
            <w:noProof/>
            <w:webHidden/>
          </w:rPr>
        </w:r>
        <w:r w:rsidR="00B85525">
          <w:rPr>
            <w:noProof/>
            <w:webHidden/>
          </w:rPr>
          <w:fldChar w:fldCharType="separate"/>
        </w:r>
        <w:r w:rsidR="00905A65">
          <w:rPr>
            <w:noProof/>
            <w:webHidden/>
          </w:rPr>
          <w:t>40</w:t>
        </w:r>
        <w:r w:rsidR="00B85525">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58420425"/>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58420426"/>
      <w:r>
        <w:lastRenderedPageBreak/>
        <w:t>Package Content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5" w:name="_Supporting_Drivers"/>
      <w:bookmarkStart w:id="6" w:name="_Supporting_Drivers_1"/>
      <w:bookmarkStart w:id="7" w:name="_Supporting_Drivers_2"/>
      <w:bookmarkStart w:id="8" w:name="_Supporting_Drivers_3"/>
      <w:bookmarkStart w:id="9" w:name="_Toc458420427"/>
      <w:bookmarkEnd w:id="5"/>
      <w:bookmarkEnd w:id="6"/>
      <w:bookmarkEnd w:id="7"/>
      <w:bookmarkEnd w:id="8"/>
      <w:r>
        <w:t>NFV</w:t>
      </w:r>
      <w:r w:rsidR="0092739C">
        <w:t xml:space="preserve"> San</w:t>
      </w:r>
      <w:r w:rsidR="00A05252">
        <w:t>d</w:t>
      </w:r>
      <w:r w:rsidR="0092739C">
        <w:t>box</w:t>
      </w:r>
      <w:bookmarkEnd w:id="9"/>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7F113DD3" w:rsidR="009C6F6F" w:rsidRDefault="00597091" w:rsidP="009C6F6F">
      <w:pPr>
        <w:pStyle w:val="ListParagraph"/>
        <w:numPr>
          <w:ilvl w:val="0"/>
          <w:numId w:val="29"/>
        </w:numPr>
      </w:pPr>
      <w:r>
        <w:t xml:space="preserve">SIO </w:t>
      </w:r>
      <w:del w:id="10" w:author="Eric Rosenquist" w:date="2016-11-09T16:00:00Z">
        <w:r w:rsidDel="00FD2C7F">
          <w:delText xml:space="preserve">VCD </w:delText>
        </w:r>
      </w:del>
      <w:proofErr w:type="spellStart"/>
      <w:ins w:id="11" w:author="Eric Rosenquist" w:date="2016-11-09T16:00:00Z">
        <w:r w:rsidR="00FD2C7F">
          <w:t>vRA</w:t>
        </w:r>
        <w:proofErr w:type="spellEnd"/>
        <w:r w:rsidR="00FD2C7F">
          <w:t xml:space="preserve"> </w:t>
        </w:r>
      </w:ins>
      <w:r>
        <w:t>NSX</w:t>
      </w:r>
    </w:p>
    <w:p w14:paraId="02337204" w14:textId="2A02F3F2" w:rsidR="009C6F6F" w:rsidRPr="00485A23" w:rsidRDefault="00597091" w:rsidP="009C6F6F">
      <w:pPr>
        <w:pStyle w:val="ListParagraph"/>
        <w:numPr>
          <w:ilvl w:val="0"/>
          <w:numId w:val="29"/>
        </w:numPr>
        <w:rPr>
          <w:color w:val="C4BC96" w:themeColor="background2" w:themeShade="BF"/>
        </w:rPr>
      </w:pPr>
      <w:r w:rsidRPr="00485A23">
        <w:rPr>
          <w:color w:val="C4BC96" w:themeColor="background2" w:themeShade="BF"/>
        </w:rPr>
        <w:t>SIO VIO NSX</w:t>
      </w:r>
    </w:p>
    <w:p w14:paraId="5ED9B211" w14:textId="6F9EDB19" w:rsidR="009C6F6F" w:rsidRDefault="00F209C1" w:rsidP="00485A23">
      <w:r>
        <w:t xml:space="preserve">Note: at the </w:t>
      </w:r>
      <w:proofErr w:type="gramStart"/>
      <w:r>
        <w:t>moment</w:t>
      </w:r>
      <w:proofErr w:type="gramEnd"/>
      <w:r>
        <w:t xml:space="preserve"> only the </w:t>
      </w:r>
      <w:del w:id="12" w:author="Eric Rosenquist" w:date="2016-11-09T16:00:00Z">
        <w:r w:rsidDel="00FD2C7F">
          <w:delText xml:space="preserve">VCD </w:delText>
        </w:r>
      </w:del>
      <w:proofErr w:type="spellStart"/>
      <w:ins w:id="13" w:author="Eric Rosenquist" w:date="2016-11-09T16:00:00Z">
        <w:r w:rsidR="00FD2C7F">
          <w:t>vRA</w:t>
        </w:r>
        <w:proofErr w:type="spellEnd"/>
        <w:r w:rsidR="00FD2C7F">
          <w:t xml:space="preserve"> </w:t>
        </w:r>
      </w:ins>
      <w:r>
        <w:t>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4" w:name="_Orchestration_Driver"/>
      <w:bookmarkStart w:id="15" w:name="_Orchestration_Driver_1"/>
      <w:bookmarkStart w:id="16" w:name="_Orchestration_Driver_2"/>
      <w:bookmarkStart w:id="17" w:name="_Toc458420428"/>
      <w:bookmarkEnd w:id="14"/>
      <w:bookmarkEnd w:id="15"/>
      <w:bookmarkEnd w:id="16"/>
      <w:r>
        <w:t>Quick Start</w:t>
      </w:r>
      <w:bookmarkEnd w:id="17"/>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41B7DE11" w14:textId="77777777" w:rsidR="009E3D64" w:rsidRDefault="009E3D64" w:rsidP="009E3D64">
      <w:pPr>
        <w:pStyle w:val="nnormal"/>
        <w:numPr>
          <w:ilvl w:val="0"/>
          <w:numId w:val="28"/>
        </w:numPr>
        <w:rPr>
          <w:moveTo w:id="18" w:author="Eric Rosenquist" w:date="2016-11-09T16:19:00Z"/>
        </w:rPr>
      </w:pPr>
      <w:moveToRangeStart w:id="19" w:author="Eric Rosenquist" w:date="2016-11-09T16:19:00Z" w:name="move466471718"/>
      <w:moveTo w:id="20" w:author="Eric Rosenquist" w:date="2016-11-09T16:19:00Z">
        <w:r>
          <w:t xml:space="preserve">Open the </w:t>
        </w:r>
        <w:proofErr w:type="spellStart"/>
        <w:r>
          <w:t>CloudShell</w:t>
        </w:r>
        <w:proofErr w:type="spellEnd"/>
        <w:r>
          <w:t xml:space="preserve"> portal in a web browser, e.g. </w:t>
        </w:r>
        <w:r>
          <w:fldChar w:fldCharType="begin"/>
        </w:r>
        <w:r>
          <w:instrText xml:space="preserve"> HYPERLINK "http://cloudshell1" </w:instrText>
        </w:r>
        <w:r>
          <w:fldChar w:fldCharType="separate"/>
        </w:r>
        <w:r w:rsidRPr="00DA7B25">
          <w:rPr>
            <w:rStyle w:val="Hyperlink"/>
          </w:rPr>
          <w:t>http://cloudshell1</w:t>
        </w:r>
        <w:r>
          <w:rPr>
            <w:rStyle w:val="Hyperlink"/>
          </w:rPr>
          <w:fldChar w:fldCharType="end"/>
        </w:r>
        <w:r>
          <w:t xml:space="preserve"> and log in as admin/admin.</w:t>
        </w:r>
      </w:moveTo>
    </w:p>
    <w:moveToRangeEnd w:id="19"/>
    <w:p w14:paraId="23B9A4E4" w14:textId="3239D850" w:rsidR="00B36BDB" w:rsidRDefault="00B36BDB" w:rsidP="00B36BDB">
      <w:pPr>
        <w:pStyle w:val="nnormal"/>
        <w:numPr>
          <w:ilvl w:val="0"/>
          <w:numId w:val="28"/>
        </w:numPr>
        <w:rPr>
          <w:ins w:id="21" w:author="Eric Rosenquist" w:date="2016-11-09T16:20:00Z"/>
        </w:rPr>
      </w:pPr>
      <w:ins w:id="22" w:author="Eric Rosenquist" w:date="2016-11-09T16:20:00Z">
        <w:r>
          <w:t xml:space="preserve">Create a Site Manager resource </w:t>
        </w:r>
      </w:ins>
      <w:ins w:id="23" w:author="Eric Rosenquist" w:date="2016-11-09T16:21:00Z">
        <w:r>
          <w:t xml:space="preserve">and fill the </w:t>
        </w:r>
      </w:ins>
      <w:ins w:id="24" w:author="Eric Rosenquist" w:date="2016-11-09T16:20:00Z">
        <w:r>
          <w:t>desired IP ranges</w:t>
        </w:r>
      </w:ins>
    </w:p>
    <w:p w14:paraId="23F78317" w14:textId="7C942F09" w:rsidR="00B36BDB" w:rsidRDefault="00B36BDB" w:rsidP="00B36BDB">
      <w:pPr>
        <w:pStyle w:val="nnormal"/>
        <w:numPr>
          <w:ilvl w:val="0"/>
          <w:numId w:val="28"/>
        </w:numPr>
        <w:rPr>
          <w:ins w:id="25" w:author="Eric Rosenquist" w:date="2016-11-09T16:21:00Z"/>
        </w:rPr>
      </w:pPr>
      <w:ins w:id="26" w:author="Eric Rosenquist" w:date="2016-11-09T16:20:00Z">
        <w:r>
          <w:t>Create</w:t>
        </w:r>
        <w:r>
          <w:t xml:space="preserve"> </w:t>
        </w:r>
      </w:ins>
      <w:ins w:id="27" w:author="Eric Rosenquist" w:date="2016-11-09T16:21:00Z">
        <w:r>
          <w:t>a</w:t>
        </w:r>
      </w:ins>
      <w:ins w:id="28" w:author="Eric Rosenquist" w:date="2016-11-09T16:26:00Z">
        <w:r>
          <w:t>n</w:t>
        </w:r>
      </w:ins>
      <w:ins w:id="29" w:author="Eric Rosenquist" w:date="2016-11-09T16:21:00Z">
        <w:r>
          <w:t xml:space="preserve"> </w:t>
        </w:r>
      </w:ins>
      <w:proofErr w:type="spellStart"/>
      <w:ins w:id="30" w:author="Eric Rosenquist" w:date="2016-11-09T16:20:00Z">
        <w:r>
          <w:t>OnRack</w:t>
        </w:r>
        <w:proofErr w:type="spellEnd"/>
        <w:r>
          <w:t xml:space="preserve"> </w:t>
        </w:r>
      </w:ins>
      <w:ins w:id="31" w:author="Eric Rosenquist" w:date="2016-11-09T16:26:00Z">
        <w:r>
          <w:t xml:space="preserve">resource </w:t>
        </w:r>
      </w:ins>
      <w:ins w:id="32" w:author="Eric Rosenquist" w:date="2016-11-09T16:21:00Z">
        <w:r>
          <w:t>and fill the IP and credentials</w:t>
        </w:r>
      </w:ins>
    </w:p>
    <w:p w14:paraId="029E8F40" w14:textId="346002E7" w:rsidR="00B36BDB" w:rsidRDefault="00B36BDB" w:rsidP="00B36BDB">
      <w:pPr>
        <w:pStyle w:val="nnormal"/>
        <w:numPr>
          <w:ilvl w:val="0"/>
          <w:numId w:val="28"/>
        </w:numPr>
        <w:rPr>
          <w:ins w:id="33" w:author="Eric Rosenquist" w:date="2016-11-09T16:20:00Z"/>
        </w:rPr>
      </w:pPr>
      <w:ins w:id="34" w:author="Eric Rosenquist" w:date="2016-11-09T16:21:00Z">
        <w:r>
          <w:t xml:space="preserve">Reserve the sandbox </w:t>
        </w:r>
        <w:proofErr w:type="spellStart"/>
        <w:r>
          <w:t>OnRack</w:t>
        </w:r>
        <w:proofErr w:type="spellEnd"/>
        <w:r>
          <w:t xml:space="preserve"> Discovery. It will </w:t>
        </w:r>
      </w:ins>
      <w:ins w:id="35" w:author="Eric Rosenquist" w:date="2016-11-09T16:25:00Z">
        <w:r>
          <w:t xml:space="preserve">automatically </w:t>
        </w:r>
      </w:ins>
      <w:ins w:id="36" w:author="Eric Rosenquist" w:date="2016-11-09T16:27:00Z">
        <w:r>
          <w:t xml:space="preserve">add </w:t>
        </w:r>
      </w:ins>
      <w:ins w:id="37" w:author="Eric Rosenquist" w:date="2016-11-09T16:25:00Z">
        <w:r>
          <w:t xml:space="preserve">all </w:t>
        </w:r>
      </w:ins>
      <w:proofErr w:type="spellStart"/>
      <w:ins w:id="38" w:author="Eric Rosenquist" w:date="2016-11-09T16:21:00Z">
        <w:r>
          <w:t>OnRack</w:t>
        </w:r>
        <w:proofErr w:type="spellEnd"/>
        <w:r>
          <w:t xml:space="preserve"> resource</w:t>
        </w:r>
      </w:ins>
      <w:ins w:id="39" w:author="Eric Rosenquist" w:date="2016-11-09T16:26:00Z">
        <w:r>
          <w:t>s defined in step #5</w:t>
        </w:r>
      </w:ins>
      <w:ins w:id="40" w:author="Eric Rosenquist" w:date="2016-11-09T16:22:00Z">
        <w:r>
          <w:t xml:space="preserve">, run </w:t>
        </w:r>
        <w:proofErr w:type="spellStart"/>
        <w:r>
          <w:t>autodiscovery</w:t>
        </w:r>
        <w:proofErr w:type="spellEnd"/>
        <w:r>
          <w:t xml:space="preserve"> on them, and sync </w:t>
        </w:r>
      </w:ins>
      <w:proofErr w:type="spellStart"/>
      <w:ins w:id="41" w:author="Eric Rosenquist" w:date="2016-11-09T16:26:00Z">
        <w:r>
          <w:t>CloudShell</w:t>
        </w:r>
        <w:proofErr w:type="spellEnd"/>
        <w:r>
          <w:t xml:space="preserve"> with the </w:t>
        </w:r>
        <w:proofErr w:type="spellStart"/>
        <w:r>
          <w:t>OnRack</w:t>
        </w:r>
        <w:proofErr w:type="spellEnd"/>
        <w:r>
          <w:t xml:space="preserve"> </w:t>
        </w:r>
      </w:ins>
      <w:ins w:id="42" w:author="Eric Rosenquist" w:date="2016-11-09T16:22:00Z">
        <w:r>
          <w:t xml:space="preserve">server inventory. End the reservation after this process completes. You can repeat this </w:t>
        </w:r>
      </w:ins>
      <w:ins w:id="43" w:author="Eric Rosenquist" w:date="2016-11-09T16:23:00Z">
        <w:r>
          <w:t xml:space="preserve">discovery </w:t>
        </w:r>
      </w:ins>
      <w:ins w:id="44" w:author="Eric Rosenquist" w:date="2016-11-09T16:22:00Z">
        <w:r>
          <w:t xml:space="preserve">step </w:t>
        </w:r>
      </w:ins>
      <w:ins w:id="45" w:author="Eric Rosenquist" w:date="2016-11-09T16:26:00Z">
        <w:r>
          <w:t xml:space="preserve">later </w:t>
        </w:r>
      </w:ins>
      <w:ins w:id="46" w:author="Eric Rosenquist" w:date="2016-11-09T16:22:00Z">
        <w:r>
          <w:t xml:space="preserve">whenever the </w:t>
        </w:r>
      </w:ins>
      <w:proofErr w:type="spellStart"/>
      <w:ins w:id="47" w:author="Eric Rosenquist" w:date="2016-11-09T16:23:00Z">
        <w:r>
          <w:t>OnRack</w:t>
        </w:r>
        <w:proofErr w:type="spellEnd"/>
        <w:r>
          <w:t xml:space="preserve"> </w:t>
        </w:r>
      </w:ins>
      <w:ins w:id="48" w:author="Eric Rosenquist" w:date="2016-11-09T16:22:00Z">
        <w:r>
          <w:t>server inventory may have changed.</w:t>
        </w:r>
      </w:ins>
    </w:p>
    <w:p w14:paraId="17208515" w14:textId="6AB69AD3" w:rsidR="00966BED" w:rsidDel="009E3D64" w:rsidRDefault="00BA13DF" w:rsidP="00966BED">
      <w:pPr>
        <w:pStyle w:val="nnormal"/>
        <w:numPr>
          <w:ilvl w:val="0"/>
          <w:numId w:val="28"/>
        </w:numPr>
        <w:rPr>
          <w:del w:id="49" w:author="Eric Rosenquist" w:date="2016-11-09T16:19:00Z"/>
        </w:rPr>
      </w:pPr>
      <w:del w:id="50" w:author="Eric Rosenquist" w:date="2016-11-09T16:19:00Z">
        <w:r w:rsidDel="009E3D64">
          <w:delText xml:space="preserve">Get the </w:delText>
        </w:r>
        <w:r w:rsidR="00510C01" w:rsidDel="009E3D64">
          <w:delText xml:space="preserve">NFV </w:delText>
        </w:r>
        <w:r w:rsidDel="009E3D64">
          <w:delText>inputs file from the CloudShell machine (</w:delText>
        </w:r>
        <w:r w:rsidR="00510C01" w:rsidDel="009E3D64">
          <w:delText>“</w:delText>
        </w:r>
        <w:r w:rsidDel="009E3D64">
          <w:delText>C:\</w:delText>
        </w:r>
        <w:r w:rsidR="00510C01" w:rsidDel="009E3D64">
          <w:delText>deploy\</w:delText>
        </w:r>
        <w:r w:rsidR="00485A23" w:rsidDel="009E3D64">
          <w:delText>NFV Build Info</w:delText>
        </w:r>
        <w:r w:rsidDel="009E3D64">
          <w:delText>.xls</w:delText>
        </w:r>
        <w:r w:rsidR="00510C01" w:rsidDel="009E3D64">
          <w:delText>”</w:delText>
        </w:r>
        <w:r w:rsidDel="009E3D64">
          <w:delText xml:space="preserve">) and edit the file in Excel. Once ready, place the file back </w:delText>
        </w:r>
        <w:r w:rsidR="00741489" w:rsidDel="009E3D64">
          <w:delText xml:space="preserve">in </w:delText>
        </w:r>
        <w:r w:rsidR="00510C01" w:rsidDel="009E3D64">
          <w:delText>“C:\deploy\</w:delText>
        </w:r>
        <w:r w:rsidR="00485A23" w:rsidDel="009E3D64">
          <w:delText>NFV Build Info</w:delText>
        </w:r>
        <w:r w:rsidR="00510C01" w:rsidDel="009E3D64">
          <w:delText>.xls”</w:delText>
        </w:r>
        <w:r w:rsidR="005D2F6E" w:rsidDel="009E3D64">
          <w:delText xml:space="preserve"> on the CloudShell machine</w:delText>
        </w:r>
        <w:r w:rsidR="003E2701" w:rsidDel="009E3D64">
          <w:delText>.</w:delText>
        </w:r>
      </w:del>
    </w:p>
    <w:p w14:paraId="281F722D" w14:textId="141F6A54" w:rsidR="000E4275" w:rsidDel="009E3D64" w:rsidRDefault="00966BED" w:rsidP="00CC7CDA">
      <w:pPr>
        <w:pStyle w:val="nnormal"/>
        <w:numPr>
          <w:ilvl w:val="1"/>
          <w:numId w:val="28"/>
        </w:numPr>
        <w:rPr>
          <w:del w:id="51" w:author="Eric Rosenquist" w:date="2016-11-09T16:19:00Z"/>
        </w:rPr>
      </w:pPr>
      <w:del w:id="52" w:author="Eric Rosenquist" w:date="2016-11-09T16:19:00Z">
        <w:r w:rsidDel="009E3D64">
          <w:delText xml:space="preserve">On the excel, edit the “Admin Info” sheet, adding Management </w:delText>
        </w:r>
      </w:del>
    </w:p>
    <w:p w14:paraId="552C92B0" w14:textId="1D0A4B4D" w:rsidR="00966BED" w:rsidDel="009E3D64" w:rsidRDefault="00966BED" w:rsidP="00FF2328">
      <w:pPr>
        <w:pStyle w:val="nnormal"/>
        <w:ind w:left="2160"/>
        <w:rPr>
          <w:del w:id="53" w:author="Eric Rosenquist" w:date="2016-11-09T16:19:00Z"/>
        </w:rPr>
      </w:pPr>
      <w:del w:id="54" w:author="Eric Rosenquist" w:date="2016-11-09T16:19:00Z">
        <w:r w:rsidDel="009E3D64">
          <w:delText xml:space="preserve">and Data IP information. Start IP to End IP should be at least a range of </w:delText>
        </w:r>
        <w:r w:rsidR="00BB0927" w:rsidDel="009E3D64">
          <w:delText>4</w:delText>
        </w:r>
        <w:r w:rsidDel="009E3D64">
          <w:delText>0 IP addresses, preferably on a /24 subnet.</w:delText>
        </w:r>
      </w:del>
    </w:p>
    <w:p w14:paraId="6B8E6D2C" w14:textId="2ACFE321" w:rsidR="000E4275" w:rsidDel="009E3D64" w:rsidRDefault="00966BED" w:rsidP="00FF2328">
      <w:pPr>
        <w:pStyle w:val="nnormal"/>
        <w:ind w:left="2160" w:hanging="720"/>
        <w:rPr>
          <w:del w:id="55" w:author="Eric Rosenquist" w:date="2016-11-09T16:19:00Z"/>
        </w:rPr>
      </w:pPr>
      <w:del w:id="56" w:author="Eric Rosenquist" w:date="2016-11-09T16:19:00Z">
        <w:r w:rsidDel="009E3D64">
          <w:delText xml:space="preserve">3.2 </w:delText>
        </w:r>
        <w:r w:rsidDel="009E3D64">
          <w:tab/>
          <w:delText xml:space="preserve">OnRack and Licensing information should also be filled in the </w:delText>
        </w:r>
      </w:del>
    </w:p>
    <w:p w14:paraId="33B81C19" w14:textId="0933D517" w:rsidR="00966BED" w:rsidDel="009E3D64" w:rsidRDefault="000E4275" w:rsidP="00FF2328">
      <w:pPr>
        <w:pStyle w:val="nnormal"/>
        <w:ind w:left="1440" w:hanging="720"/>
        <w:rPr>
          <w:del w:id="57" w:author="Eric Rosenquist" w:date="2016-11-09T16:19:00Z"/>
        </w:rPr>
      </w:pPr>
      <w:del w:id="58" w:author="Eric Rosenquist" w:date="2016-11-09T16:19:00Z">
        <w:r w:rsidDel="009E3D64">
          <w:tab/>
        </w:r>
        <w:r w:rsidDel="009E3D64">
          <w:tab/>
        </w:r>
        <w:r w:rsidR="00966BED" w:rsidDel="009E3D64">
          <w:delText xml:space="preserve">“Admin Info” sheet. </w:delText>
        </w:r>
      </w:del>
    </w:p>
    <w:p w14:paraId="0DEFABD2" w14:textId="3C6A82D9" w:rsidR="00966BED" w:rsidDel="009E3D64" w:rsidRDefault="00966BED" w:rsidP="00FF2328">
      <w:pPr>
        <w:pStyle w:val="nnormal"/>
        <w:ind w:left="1440" w:hanging="720"/>
        <w:rPr>
          <w:del w:id="59" w:author="Eric Rosenquist" w:date="2016-11-09T16:19:00Z"/>
        </w:rPr>
      </w:pPr>
      <w:del w:id="60" w:author="Eric Rosenquist" w:date="2016-11-09T16:19:00Z">
        <w:r w:rsidDel="009E3D64">
          <w:rPr>
            <w:noProof/>
            <w:lang w:eastAsia="en-US" w:bidi="ar-SA"/>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del>
    </w:p>
    <w:p w14:paraId="5CA25A21" w14:textId="1BDE26C7" w:rsidR="00966BED" w:rsidDel="009E3D64" w:rsidRDefault="00966BED" w:rsidP="00FF2328">
      <w:pPr>
        <w:pStyle w:val="nnormal"/>
        <w:ind w:left="2160" w:hanging="720"/>
        <w:rPr>
          <w:del w:id="61" w:author="Eric Rosenquist" w:date="2016-11-09T16:19:00Z"/>
        </w:rPr>
      </w:pPr>
      <w:del w:id="62" w:author="Eric Rosenquist" w:date="2016-11-09T16:19:00Z">
        <w:r w:rsidDel="009E3D64">
          <w:delText xml:space="preserve">3.3 </w:delText>
        </w:r>
        <w:r w:rsidDel="009E3D64">
          <w:tab/>
          <w:delText xml:space="preserve">For ESXi and OnRack discovery, open the “Hosts Info” sheet, </w:delText>
        </w:r>
      </w:del>
    </w:p>
    <w:p w14:paraId="35D7B6EB" w14:textId="0AB9F15E" w:rsidR="000E4275" w:rsidDel="009E3D64" w:rsidRDefault="00966BED" w:rsidP="00FF2328">
      <w:pPr>
        <w:pStyle w:val="nnormal"/>
        <w:ind w:left="1440" w:firstLine="720"/>
        <w:rPr>
          <w:del w:id="63" w:author="Eric Rosenquist" w:date="2016-11-09T16:19:00Z"/>
        </w:rPr>
      </w:pPr>
      <w:del w:id="64" w:author="Eric Rosenquist" w:date="2016-11-09T16:19:00Z">
        <w:r w:rsidDel="009E3D64">
          <w:delText xml:space="preserve">once there, add each ESXi MGMT NIC MAC address to its </w:delText>
        </w:r>
      </w:del>
    </w:p>
    <w:p w14:paraId="6C8B3E3F" w14:textId="1A6D4B9D" w:rsidR="00966BED" w:rsidDel="009E3D64" w:rsidRDefault="00966BED" w:rsidP="00FF2328">
      <w:pPr>
        <w:pStyle w:val="nnormal"/>
        <w:ind w:left="1440" w:firstLine="720"/>
        <w:rPr>
          <w:del w:id="65" w:author="Eric Rosenquist" w:date="2016-11-09T16:19:00Z"/>
        </w:rPr>
      </w:pPr>
      <w:del w:id="66" w:author="Eric Rosenquist" w:date="2016-11-09T16:19:00Z">
        <w:r w:rsidDel="009E3D64">
          <w:delText xml:space="preserve">corresponding name, IP and cluster associating. </w:delText>
        </w:r>
      </w:del>
    </w:p>
    <w:p w14:paraId="6325047F" w14:textId="3D92E292" w:rsidR="00966BED" w:rsidDel="009E3D64" w:rsidRDefault="00966BED" w:rsidP="00FF2328">
      <w:pPr>
        <w:pStyle w:val="nnormal"/>
        <w:ind w:left="1440" w:hanging="720"/>
        <w:rPr>
          <w:del w:id="67" w:author="Eric Rosenquist" w:date="2016-11-09T16:19:00Z"/>
        </w:rPr>
      </w:pPr>
      <w:del w:id="68" w:author="Eric Rosenquist" w:date="2016-11-09T16:19:00Z">
        <w:r w:rsidDel="009E3D64">
          <w:rPr>
            <w:noProof/>
            <w:lang w:eastAsia="en-US" w:bidi="ar-SA"/>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del>
    </w:p>
    <w:p w14:paraId="3C3E268B" w14:textId="5EF9D0A8" w:rsidR="000E4275" w:rsidDel="009E3D64" w:rsidRDefault="000E4275" w:rsidP="00FF2328">
      <w:pPr>
        <w:pStyle w:val="nnormal"/>
        <w:ind w:left="2160" w:hanging="720"/>
        <w:rPr>
          <w:del w:id="69" w:author="Eric Rosenquist" w:date="2016-11-09T16:19:00Z"/>
        </w:rPr>
      </w:pPr>
      <w:del w:id="70" w:author="Eric Rosenquist" w:date="2016-11-09T16:19:00Z">
        <w:r w:rsidDel="009E3D64">
          <w:delText>3.4</w:delText>
        </w:r>
        <w:r w:rsidDel="009E3D64">
          <w:tab/>
          <w:delText xml:space="preserve">For other manually entered values, go to the “Build Info” sheet, </w:delText>
        </w:r>
      </w:del>
    </w:p>
    <w:p w14:paraId="7154C1FD" w14:textId="30C69719" w:rsidR="000E4275" w:rsidDel="009E3D64" w:rsidRDefault="000E4275" w:rsidP="00FF2328">
      <w:pPr>
        <w:pStyle w:val="nnormal"/>
        <w:ind w:left="2160"/>
        <w:rPr>
          <w:del w:id="71" w:author="Eric Rosenquist" w:date="2016-11-09T16:19:00Z"/>
        </w:rPr>
      </w:pPr>
      <w:del w:id="72" w:author="Eric Rosenquist" w:date="2016-11-09T16:19:00Z">
        <w:r w:rsidDel="009E3D64">
          <w:delText>in this tab values can be filtered by their type, component, values etc. Value Type should be filtered by “Manual” and every “Value” should be filed to reflect the customer specs.</w:delText>
        </w:r>
      </w:del>
    </w:p>
    <w:p w14:paraId="1E7F8E67" w14:textId="7557E2A2" w:rsidR="000E4275" w:rsidDel="009E3D64" w:rsidRDefault="000E4275" w:rsidP="00FF2328">
      <w:pPr>
        <w:pStyle w:val="nnormal"/>
        <w:rPr>
          <w:del w:id="73" w:author="Eric Rosenquist" w:date="2016-11-09T16:19:00Z"/>
        </w:rPr>
      </w:pPr>
      <w:del w:id="74" w:author="Eric Rosenquist" w:date="2016-11-09T16:19:00Z">
        <w:r w:rsidDel="009E3D64">
          <w:rPr>
            <w:noProof/>
            <w:lang w:eastAsia="en-US" w:bidi="ar-SA"/>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del>
    </w:p>
    <w:p w14:paraId="41A45487" w14:textId="236A57D2" w:rsidR="003E2701" w:rsidDel="009E3D64" w:rsidRDefault="003E2701">
      <w:pPr>
        <w:pStyle w:val="nnormal"/>
        <w:numPr>
          <w:ilvl w:val="0"/>
          <w:numId w:val="28"/>
        </w:numPr>
        <w:rPr>
          <w:moveFrom w:id="75" w:author="Eric Rosenquist" w:date="2016-11-09T16:19:00Z"/>
        </w:rPr>
      </w:pPr>
      <w:moveFromRangeStart w:id="76" w:author="Eric Rosenquist" w:date="2016-11-09T16:19:00Z" w:name="move466471718"/>
      <w:moveFrom w:id="77" w:author="Eric Rosenquist" w:date="2016-11-09T16:19:00Z">
        <w:r w:rsidDel="009E3D64">
          <w:t xml:space="preserve">Open the CloudShell </w:t>
        </w:r>
        <w:r w:rsidR="00BA13DF" w:rsidDel="009E3D64">
          <w:t xml:space="preserve">portal </w:t>
        </w:r>
        <w:r w:rsidDel="009E3D64">
          <w:t xml:space="preserve">in a web browser, e.g. </w:t>
        </w:r>
        <w:r w:rsidR="00FD2C7F" w:rsidDel="009E3D64">
          <w:fldChar w:fldCharType="begin"/>
        </w:r>
        <w:r w:rsidR="00FD2C7F" w:rsidDel="009E3D64">
          <w:instrText xml:space="preserve"> HYPERLINK "http://cloudshell1" </w:instrText>
        </w:r>
        <w:r w:rsidR="00FD2C7F" w:rsidDel="009E3D64">
          <w:fldChar w:fldCharType="separate"/>
        </w:r>
        <w:r w:rsidRPr="00DA7B25" w:rsidDel="009E3D64">
          <w:rPr>
            <w:rStyle w:val="Hyperlink"/>
          </w:rPr>
          <w:t>http://cloudshell1</w:t>
        </w:r>
        <w:r w:rsidR="00FD2C7F" w:rsidDel="009E3D64">
          <w:rPr>
            <w:rStyle w:val="Hyperlink"/>
          </w:rPr>
          <w:fldChar w:fldCharType="end"/>
        </w:r>
        <w:r w:rsidDel="009E3D64">
          <w:t xml:space="preserve"> and log in as admin/admin.</w:t>
        </w:r>
      </w:moveFrom>
    </w:p>
    <w:moveFromRangeEnd w:id="76"/>
    <w:p w14:paraId="6531D3F9" w14:textId="336F9470" w:rsidR="00741489" w:rsidRDefault="00741489" w:rsidP="00485A23">
      <w:pPr>
        <w:pStyle w:val="nnormal"/>
        <w:numPr>
          <w:ilvl w:val="0"/>
          <w:numId w:val="28"/>
        </w:numPr>
      </w:pPr>
      <w:r>
        <w:t>Select a sandbox type</w:t>
      </w:r>
      <w:r w:rsidR="0061039D">
        <w:t xml:space="preserve"> (e.g. </w:t>
      </w:r>
      <w:r w:rsidR="00485A23">
        <w:t xml:space="preserve">SIO </w:t>
      </w:r>
      <w:del w:id="78" w:author="Eric Rosenquist" w:date="2016-11-09T16:00:00Z">
        <w:r w:rsidR="00485A23" w:rsidDel="00FD2C7F">
          <w:delText xml:space="preserve">VCD </w:delText>
        </w:r>
      </w:del>
      <w:proofErr w:type="spellStart"/>
      <w:ins w:id="79" w:author="Eric Rosenquist" w:date="2016-11-09T16:00:00Z">
        <w:r w:rsidR="00FD2C7F">
          <w:t>vRA</w:t>
        </w:r>
        <w:proofErr w:type="spellEnd"/>
        <w:r w:rsidR="00FD2C7F">
          <w:t xml:space="preserve"> </w:t>
        </w:r>
      </w:ins>
      <w:r w:rsidR="00485A23">
        <w:t>NSX</w:t>
      </w:r>
      <w:r w:rsidR="0061039D">
        <w:t xml:space="preserve">) </w:t>
      </w:r>
      <w:r w:rsidR="005D2F6E">
        <w:t xml:space="preserve">and reserve it. Choose a duration greater than 8 hours. </w:t>
      </w:r>
    </w:p>
    <w:p w14:paraId="02AC9AA1" w14:textId="20C77C6A" w:rsidR="009E3D64" w:rsidRDefault="009E3D64" w:rsidP="009E3D64">
      <w:pPr>
        <w:pStyle w:val="nnormal"/>
        <w:numPr>
          <w:ilvl w:val="0"/>
          <w:numId w:val="28"/>
        </w:numPr>
        <w:rPr>
          <w:ins w:id="80" w:author="Eric Rosenquist" w:date="2016-11-09T16:19:00Z"/>
        </w:rPr>
      </w:pPr>
      <w:ins w:id="81" w:author="Eric Rosenquist" w:date="2016-11-09T16:19:00Z">
        <w:r w:rsidRPr="009E3D64">
          <w:rPr>
            <w:rPrChange w:id="82" w:author="Eric Rosenquist" w:date="2016-11-09T16:19:00Z">
              <w:rPr>
                <w:b/>
              </w:rPr>
            </w:rPrChange>
          </w:rPr>
          <w:t xml:space="preserve">Execute </w:t>
        </w:r>
        <w:r w:rsidRPr="00947636">
          <w:rPr>
            <w:b/>
          </w:rPr>
          <w:t>Set Inputs</w:t>
        </w:r>
        <w:r>
          <w:t xml:space="preserve"> to generate IPs and fill attributes</w:t>
        </w:r>
      </w:ins>
    </w:p>
    <w:p w14:paraId="415350D1" w14:textId="0F068953" w:rsidR="009E3D64" w:rsidRDefault="009E3D64" w:rsidP="009E3D64">
      <w:pPr>
        <w:pStyle w:val="nnormal"/>
        <w:numPr>
          <w:ilvl w:val="0"/>
          <w:numId w:val="28"/>
        </w:numPr>
        <w:rPr>
          <w:ins w:id="83" w:author="Eric Rosenquist" w:date="2016-11-09T16:20:00Z"/>
        </w:rPr>
      </w:pPr>
      <w:ins w:id="84" w:author="Eric Rosenquist" w:date="2016-11-09T16:20:00Z">
        <w:r>
          <w:t xml:space="preserve">Customize settings on services </w:t>
        </w:r>
        <w:r>
          <w:t>(</w:t>
        </w:r>
        <w:proofErr w:type="spellStart"/>
        <w:r>
          <w:t>vCenter</w:t>
        </w:r>
        <w:proofErr w:type="spellEnd"/>
        <w:r>
          <w:t xml:space="preserve"> FQDN</w:t>
        </w:r>
        <w:r>
          <w:t xml:space="preserve">, </w:t>
        </w:r>
        <w:r>
          <w:t xml:space="preserve">VDS </w:t>
        </w:r>
        <w:proofErr w:type="spellStart"/>
        <w:r>
          <w:t>vmnic</w:t>
        </w:r>
        <w:proofErr w:type="spellEnd"/>
        <w:r>
          <w:t xml:space="preserve"> assignments, </w:t>
        </w:r>
        <w:r>
          <w:t>etc.)</w:t>
        </w:r>
      </w:ins>
    </w:p>
    <w:p w14:paraId="5556B7EB" w14:textId="796AD969" w:rsidR="0061039D" w:rsidRDefault="0061039D" w:rsidP="00741489">
      <w:pPr>
        <w:pStyle w:val="nnormal"/>
        <w:numPr>
          <w:ilvl w:val="0"/>
          <w:numId w:val="28"/>
        </w:numPr>
      </w:pPr>
      <w:r>
        <w:t xml:space="preserve">Execute </w:t>
      </w:r>
      <w:del w:id="85" w:author="Eric Rosenquist" w:date="2016-11-09T16:20:00Z">
        <w:r w:rsidRPr="009E3D64" w:rsidDel="009E3D64">
          <w:rPr>
            <w:b/>
            <w:rPrChange w:id="86" w:author="Eric Rosenquist" w:date="2016-11-09T16:20:00Z">
              <w:rPr/>
            </w:rPrChange>
          </w:rPr>
          <w:delText>Setup</w:delText>
        </w:r>
      </w:del>
      <w:ins w:id="87" w:author="Eric Rosenquist" w:date="2016-11-09T16:20:00Z">
        <w:r w:rsidR="009E3D64" w:rsidRPr="009E3D64">
          <w:rPr>
            <w:b/>
            <w:rPrChange w:id="88" w:author="Eric Rosenquist" w:date="2016-11-09T16:20:00Z">
              <w:rPr/>
            </w:rPrChange>
          </w:rPr>
          <w:t>Run Orchestration Steps</w:t>
        </w:r>
      </w:ins>
      <w:del w:id="89" w:author="Eric Rosenquist" w:date="2016-11-09T16:19:00Z">
        <w:r w:rsidR="00F8111C" w:rsidDel="009E3D64">
          <w:delText>.</w:delText>
        </w:r>
      </w:del>
    </w:p>
    <w:p w14:paraId="469559F9" w14:textId="430A3363" w:rsidR="005D2F6E" w:rsidRDefault="005D2F6E" w:rsidP="005D2F6E">
      <w:pPr>
        <w:pStyle w:val="Heading2"/>
      </w:pPr>
      <w:bookmarkStart w:id="90" w:name="_Toc458420429"/>
      <w:r>
        <w:lastRenderedPageBreak/>
        <w:t>Deploying the CloudShell appliance</w:t>
      </w:r>
      <w:bookmarkEnd w:id="90"/>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41247824"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7CC1F5CD" w14:textId="66CE0740" w:rsidR="00C965E0" w:rsidRDefault="00C965E0" w:rsidP="00FF2328">
      <w:pPr>
        <w:pStyle w:val="Heading3"/>
        <w:ind w:left="810" w:hanging="810"/>
      </w:pPr>
      <w:bookmarkStart w:id="91" w:name="_Toc458420430"/>
      <w:r>
        <w:t>Configuring CloudShell VM</w:t>
      </w:r>
      <w:bookmarkEnd w:id="91"/>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lastRenderedPageBreak/>
        <w:t xml:space="preserve">Once the VM has started, open the Console view of it from the </w:t>
      </w:r>
      <w:proofErr w:type="spellStart"/>
      <w:r>
        <w:t>vCenter</w:t>
      </w:r>
      <w:proofErr w:type="spellEnd"/>
      <w:r>
        <w:t xml:space="preserve">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bidi="ar-SA"/>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bidi="ar-SA"/>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bidi="ar-SA"/>
        </w:rPr>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7402" cy="2221084"/>
                    </a:xfrm>
                    <a:prstGeom prst="rect">
                      <a:avLst/>
                    </a:prstGeom>
                  </pic:spPr>
                </pic:pic>
              </a:graphicData>
            </a:graphic>
          </wp:inline>
        </w:drawing>
      </w:r>
      <w:r>
        <w:rPr>
          <w:noProof/>
        </w:rPr>
        <w:tab/>
      </w:r>
    </w:p>
    <w:p w14:paraId="1D40A47E" w14:textId="06BC9528" w:rsidR="004246EA" w:rsidDel="00FD2C7F" w:rsidRDefault="004246EA" w:rsidP="004246EA">
      <w:pPr>
        <w:pStyle w:val="Heading3"/>
        <w:rPr>
          <w:del w:id="92" w:author="Eric Rosenquist" w:date="2016-11-09T16:01:00Z"/>
          <w:noProof/>
        </w:rPr>
      </w:pPr>
      <w:del w:id="93" w:author="Eric Rosenquist" w:date="2016-11-09T16:01:00Z">
        <w:r w:rsidDel="00FD2C7F">
          <w:rPr>
            <w:noProof/>
          </w:rPr>
          <w:delText xml:space="preserve">  </w:delText>
        </w:r>
        <w:bookmarkStart w:id="94" w:name="_Toc458420431"/>
        <w:r w:rsidDel="00FD2C7F">
          <w:rPr>
            <w:noProof/>
          </w:rPr>
          <w:delText>Installing Ranorex license token</w:delText>
        </w:r>
        <w:bookmarkEnd w:id="94"/>
      </w:del>
    </w:p>
    <w:p w14:paraId="0905E8B7" w14:textId="6EBF0781" w:rsidR="004246EA" w:rsidDel="00FD2C7F" w:rsidRDefault="004246EA" w:rsidP="004C5FA5">
      <w:pPr>
        <w:pStyle w:val="nnormal"/>
        <w:rPr>
          <w:del w:id="95" w:author="Eric Rosenquist" w:date="2016-11-09T16:01:00Z"/>
          <w:noProof/>
        </w:rPr>
      </w:pPr>
      <w:del w:id="96" w:author="Eric Rosenquist" w:date="2016-11-09T16:01:00Z">
        <w:r w:rsidDel="00FD2C7F">
          <w:rPr>
            <w:noProof/>
          </w:rPr>
          <w:delText>A Ranorex license needs to be assigned as well, using the following procedure:</w:delText>
        </w:r>
      </w:del>
    </w:p>
    <w:p w14:paraId="7E7EDA33" w14:textId="5EAAFCCB" w:rsidR="004246EA" w:rsidRPr="004246EA" w:rsidDel="00FD2C7F" w:rsidRDefault="004246EA" w:rsidP="004246EA">
      <w:pPr>
        <w:pStyle w:val="nnormal"/>
        <w:numPr>
          <w:ilvl w:val="0"/>
          <w:numId w:val="49"/>
        </w:numPr>
        <w:rPr>
          <w:del w:id="97" w:author="Eric Rosenquist" w:date="2016-11-09T16:01:00Z"/>
          <w:rFonts w:cs="Arial"/>
          <w:color w:val="666766"/>
          <w:sz w:val="18"/>
          <w:shd w:val="clear" w:color="auto" w:fill="FFFFFF"/>
        </w:rPr>
      </w:pPr>
      <w:del w:id="98" w:author="Eric Rosenquist" w:date="2016-11-09T16:01:00Z">
        <w:r w:rsidDel="00FD2C7F">
          <w:rPr>
            <w:noProof/>
          </w:rPr>
          <w:delText>Open “Ranorex Licensing”</w:delText>
        </w:r>
        <w:r w:rsidDel="00FD2C7F">
          <w:rPr>
            <w:noProof/>
          </w:rPr>
          <w:br/>
        </w:r>
        <w:r w:rsidRPr="004246EA" w:rsidDel="00FD2C7F">
          <w:rPr>
            <w:noProof/>
            <w:lang w:eastAsia="en-US" w:bidi="ar-SA"/>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113" cy="4115374"/>
                      </a:xfrm>
                      <a:prstGeom prst="rect">
                        <a:avLst/>
                      </a:prstGeom>
                    </pic:spPr>
                  </pic:pic>
                </a:graphicData>
              </a:graphic>
            </wp:inline>
          </w:drawing>
        </w:r>
      </w:del>
    </w:p>
    <w:p w14:paraId="094BFEDE" w14:textId="699C4901" w:rsidR="004246EA" w:rsidRPr="004246EA" w:rsidDel="00FD2C7F" w:rsidRDefault="004246EA" w:rsidP="004246EA">
      <w:pPr>
        <w:pStyle w:val="nnormal"/>
        <w:numPr>
          <w:ilvl w:val="0"/>
          <w:numId w:val="49"/>
        </w:numPr>
        <w:rPr>
          <w:del w:id="99" w:author="Eric Rosenquist" w:date="2016-11-09T16:01:00Z"/>
          <w:rFonts w:cs="Arial"/>
          <w:color w:val="666766"/>
          <w:sz w:val="18"/>
          <w:shd w:val="clear" w:color="auto" w:fill="FFFFFF"/>
        </w:rPr>
      </w:pPr>
      <w:del w:id="100" w:author="Eric Rosenquist" w:date="2016-11-09T16:01:00Z">
        <w:r w:rsidDel="00FD2C7F">
          <w:rPr>
            <w:noProof/>
          </w:rPr>
          <w:delText>Paste the Ranorex license key and click Install.</w:delText>
        </w:r>
      </w:del>
    </w:p>
    <w:p w14:paraId="78F614F5" w14:textId="74EBDB84" w:rsidR="00C965E0" w:rsidRPr="004C5FA5" w:rsidDel="00FD2C7F" w:rsidRDefault="004246EA" w:rsidP="004246EA">
      <w:pPr>
        <w:pStyle w:val="nnormal"/>
        <w:numPr>
          <w:ilvl w:val="0"/>
          <w:numId w:val="49"/>
        </w:numPr>
        <w:rPr>
          <w:del w:id="101" w:author="Eric Rosenquist" w:date="2016-11-09T16:01:00Z"/>
          <w:rFonts w:cs="Arial"/>
          <w:color w:val="666766"/>
          <w:sz w:val="18"/>
          <w:shd w:val="clear" w:color="auto" w:fill="FFFFFF"/>
        </w:rPr>
      </w:pPr>
      <w:del w:id="102" w:author="Eric Rosenquist" w:date="2016-11-09T16:01:00Z">
        <w:r w:rsidDel="00FD2C7F">
          <w:rPr>
            <w:noProof/>
          </w:rPr>
          <w:delText xml:space="preserve">Once approved, click OK. </w:delText>
        </w:r>
        <w:r w:rsidR="004C5FA5" w:rsidDel="00FD2C7F">
          <w:rPr>
            <w:noProof/>
          </w:rPr>
          <w:tab/>
        </w:r>
        <w:r w:rsidR="004C5FA5" w:rsidDel="00FD2C7F">
          <w:rPr>
            <w:noProof/>
          </w:rPr>
          <w:tab/>
        </w:r>
        <w:r w:rsidR="004C5FA5" w:rsidDel="00FD2C7F">
          <w:rPr>
            <w:noProof/>
          </w:rPr>
          <w:tab/>
        </w:r>
      </w:del>
    </w:p>
    <w:p w14:paraId="0F8DC6F0" w14:textId="0EECD7EB" w:rsidR="001744E4" w:rsidRDefault="001744E4" w:rsidP="00CC7CDA">
      <w:pPr>
        <w:pStyle w:val="Heading3"/>
        <w:ind w:left="900" w:hanging="900"/>
      </w:pPr>
      <w:bookmarkStart w:id="103" w:name="_Toc458420432"/>
      <w:r>
        <w:t xml:space="preserve">Installing </w:t>
      </w:r>
      <w:proofErr w:type="spellStart"/>
      <w:r>
        <w:t>CloudShell</w:t>
      </w:r>
      <w:proofErr w:type="spellEnd"/>
      <w:r>
        <w:t xml:space="preserve"> license token</w:t>
      </w:r>
      <w:bookmarkEnd w:id="103"/>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bidi="ar-SA"/>
        </w:rPr>
        <w:lastRenderedPageBreak/>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104" w:name="_Toc458420433"/>
      <w:r>
        <w:t>CloudShell Services overview</w:t>
      </w:r>
      <w:bookmarkEnd w:id="104"/>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2810F175" w:rsidR="00344C1E" w:rsidRDefault="00344C1E" w:rsidP="00344C1E">
      <w:pPr>
        <w:pStyle w:val="nnormal"/>
      </w:pPr>
      <w:r>
        <w:t xml:space="preserve">CloudShell </w:t>
      </w:r>
      <w:r w:rsidR="002C6FE8">
        <w:t>Portal IIS Express</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6A6776E0" w:rsidR="002C6FE8" w:rsidRDefault="002C6FE8" w:rsidP="00FF2328">
      <w:pPr>
        <w:pStyle w:val="Heading4"/>
        <w:ind w:left="990" w:hanging="990"/>
      </w:pPr>
      <w:r>
        <w:t>CloudShell Portal IIS Express</w:t>
      </w:r>
    </w:p>
    <w:p w14:paraId="576575DD" w14:textId="0B2D830B" w:rsidR="002C6FE8" w:rsidRPr="002C6FE8" w:rsidRDefault="002C6FE8" w:rsidP="002C6FE8">
      <w:pPr>
        <w:rPr>
          <w:lang w:eastAsia="zh-CN"/>
        </w:rPr>
      </w:pPr>
      <w:r>
        <w:rPr>
          <w:lang w:eastAsia="zh-CN"/>
        </w:rPr>
        <w:t>This service in charge of running the CloudShell Web Portal,</w:t>
      </w:r>
      <w:r w:rsidRPr="002C6FE8">
        <w:rPr>
          <w:lang w:eastAsia="zh-CN"/>
        </w:rPr>
        <w:t xml:space="preserve"> </w:t>
      </w:r>
      <w:r>
        <w:rPr>
          <w:lang w:eastAsia="zh-CN"/>
        </w:rPr>
        <w:t>you can start\stop it from the “Services” windows screen. It is set to automatically start when the VM power on.</w:t>
      </w:r>
    </w:p>
    <w:p w14:paraId="6C08EAC6" w14:textId="4CC24156" w:rsidR="002C6FE8" w:rsidRDefault="002C6FE8" w:rsidP="00FF2328">
      <w:pPr>
        <w:pStyle w:val="Heading4"/>
        <w:ind w:left="990" w:hanging="990"/>
      </w:pPr>
      <w:r>
        <w:lastRenderedPageBreak/>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lang w:bidi="ar-SA"/>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w:t>
      </w:r>
      <w:proofErr w:type="spellStart"/>
      <w:r w:rsidRPr="00762BAA">
        <w:rPr>
          <w:lang w:eastAsia="zh-CN"/>
        </w:rPr>
        <w:t>Qualisystems</w:t>
      </w:r>
      <w:proofErr w:type="spellEnd"/>
      <w:r w:rsidRPr="00762BAA">
        <w:rPr>
          <w:lang w:eastAsia="zh-CN"/>
        </w:rPr>
        <w:t>\</w:t>
      </w:r>
      <w:proofErr w:type="spellStart"/>
      <w:r w:rsidRPr="00762BAA">
        <w:rPr>
          <w:lang w:eastAsia="zh-CN"/>
        </w:rPr>
        <w:t>TestShell</w:t>
      </w:r>
      <w:proofErr w:type="spellEnd"/>
      <w:r w:rsidRPr="00762BAA">
        <w:rPr>
          <w:lang w:eastAsia="zh-CN"/>
        </w:rPr>
        <w:t>\</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105" w:name="_Toc458420434"/>
      <w:r>
        <w:lastRenderedPageBreak/>
        <w:t>CloudShell Portal</w:t>
      </w:r>
      <w:bookmarkEnd w:id="105"/>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bidi="ar-SA"/>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bidi="ar-SA"/>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bidi="ar-SA"/>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bidi="ar-SA"/>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bidi="ar-SA"/>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106" w:name="_Toc458420435"/>
      <w:r>
        <w:t>Importing the NFV Package</w:t>
      </w:r>
      <w:bookmarkEnd w:id="106"/>
    </w:p>
    <w:p w14:paraId="21444375" w14:textId="33D69C80" w:rsidR="00965956" w:rsidRPr="00FF2328" w:rsidRDefault="00B25D3A" w:rsidP="00C8740D">
      <w:pPr>
        <w:pStyle w:val="nnormal"/>
      </w:pPr>
      <w:r>
        <w:t xml:space="preserve">The NFV Environment and Services need to be imported to the CloudShell VM. </w:t>
      </w:r>
    </w:p>
    <w:p w14:paraId="3D72061B" w14:textId="2AA73FE0" w:rsidR="002D7A7F" w:rsidRDefault="002D7A7F" w:rsidP="00DF58BB">
      <w:pPr>
        <w:pStyle w:val="Heading3"/>
        <w:ind w:left="810" w:hanging="810"/>
      </w:pPr>
      <w:bookmarkStart w:id="107" w:name="_Toc458420436"/>
      <w:r>
        <w:t>Importing the NFV Solution package to CloudShell portal</w:t>
      </w:r>
      <w:bookmarkEnd w:id="107"/>
    </w:p>
    <w:p w14:paraId="50FDEDCD" w14:textId="77777777" w:rsidR="00FD2C7F" w:rsidRDefault="002D7A7F" w:rsidP="00B36BDB">
      <w:pPr>
        <w:pStyle w:val="nnormal"/>
        <w:rPr>
          <w:ins w:id="108" w:author="Eric Rosenquist" w:date="2016-11-09T16:04:00Z"/>
        </w:rPr>
      </w:pPr>
      <w:r>
        <w:t xml:space="preserve">After setting the CloudShell license and logging in to the CloudShell Portal with an Admin account, drag the </w:t>
      </w:r>
      <w:del w:id="109" w:author="Eric Rosenquist" w:date="2016-11-09T16:01:00Z">
        <w:r w:rsidDel="00FD2C7F">
          <w:delText xml:space="preserve">file </w:delText>
        </w:r>
      </w:del>
      <w:ins w:id="110" w:author="Eric Rosenquist" w:date="2016-11-09T16:01:00Z">
        <w:r w:rsidR="00FD2C7F">
          <w:t>following files</w:t>
        </w:r>
      </w:ins>
      <w:del w:id="111" w:author="Eric Rosenquist" w:date="2016-11-09T16:02:00Z">
        <w:r w:rsidDel="00FD2C7F">
          <w:delText>“</w:delText>
        </w:r>
        <w:r w:rsidR="002C22B0" w:rsidDel="00FD2C7F">
          <w:delText>NFV Build Environment</w:delText>
        </w:r>
        <w:r w:rsidDel="00FD2C7F">
          <w:delText>.zip”</w:delText>
        </w:r>
      </w:del>
      <w:ins w:id="112" w:author="Eric Rosenquist" w:date="2016-11-09T16:02:00Z">
        <w:r w:rsidR="00FD2C7F">
          <w:t xml:space="preserve"> (in order) </w:t>
        </w:r>
      </w:ins>
      <w:del w:id="113" w:author="Eric Rosenquist" w:date="2016-11-09T16:02:00Z">
        <w:r w:rsidDel="00FD2C7F">
          <w:delText xml:space="preserve"> </w:delText>
        </w:r>
      </w:del>
      <w:r>
        <w:t xml:space="preserve">to the Portal homepage to import </w:t>
      </w:r>
      <w:ins w:id="114" w:author="Eric Rosenquist" w:date="2016-11-09T16:02:00Z">
        <w:r w:rsidR="00FD2C7F">
          <w:t xml:space="preserve">the </w:t>
        </w:r>
      </w:ins>
      <w:del w:id="115" w:author="Eric Rosenquist" w:date="2016-11-09T16:02:00Z">
        <w:r w:rsidDel="00FD2C7F">
          <w:delText xml:space="preserve">its </w:delText>
        </w:r>
      </w:del>
      <w:r>
        <w:t>content to the system</w:t>
      </w:r>
      <w:ins w:id="116" w:author="Eric Rosenquist" w:date="2016-11-09T16:02:00Z">
        <w:r w:rsidR="00FD2C7F">
          <w:t>:</w:t>
        </w:r>
      </w:ins>
    </w:p>
    <w:p w14:paraId="6D4A3B8E" w14:textId="37828CD6" w:rsidR="002D7A7F" w:rsidRDefault="00FD2C7F" w:rsidP="00FD2C7F">
      <w:pPr>
        <w:pStyle w:val="nnormal"/>
        <w:numPr>
          <w:ilvl w:val="0"/>
          <w:numId w:val="51"/>
        </w:numPr>
        <w:rPr>
          <w:ins w:id="117" w:author="Eric Rosenquist" w:date="2016-11-09T16:05:00Z"/>
        </w:rPr>
        <w:pPrChange w:id="118" w:author="Eric Rosenquist" w:date="2016-11-09T16:04:00Z">
          <w:pPr>
            <w:pStyle w:val="nnormal"/>
          </w:pPr>
        </w:pPrChange>
      </w:pPr>
      <w:ins w:id="119" w:author="Eric Rosenquist" w:date="2016-11-09T16:05:00Z">
        <w:r>
          <w:t>c</w:t>
        </w:r>
      </w:ins>
      <w:ins w:id="120" w:author="Eric Rosenquist" w:date="2016-11-09T16:04:00Z">
        <w:r>
          <w:t>ompute-shell.zip</w:t>
        </w:r>
      </w:ins>
      <w:del w:id="121" w:author="Eric Rosenquist" w:date="2016-11-09T16:02:00Z">
        <w:r w:rsidR="002D7A7F" w:rsidDel="00FD2C7F">
          <w:delText xml:space="preserve">. </w:delText>
        </w:r>
      </w:del>
    </w:p>
    <w:p w14:paraId="2661B5C0" w14:textId="06AFD39B" w:rsidR="00FD2C7F" w:rsidRDefault="00FD2C7F" w:rsidP="00FD2C7F">
      <w:pPr>
        <w:pStyle w:val="nnormal"/>
        <w:numPr>
          <w:ilvl w:val="0"/>
          <w:numId w:val="51"/>
        </w:numPr>
        <w:rPr>
          <w:ins w:id="122" w:author="Eric Rosenquist" w:date="2016-11-09T16:05:00Z"/>
        </w:rPr>
        <w:pPrChange w:id="123" w:author="Eric Rosenquist" w:date="2016-11-09T16:04:00Z">
          <w:pPr>
            <w:pStyle w:val="nnormal"/>
          </w:pPr>
        </w:pPrChange>
      </w:pPr>
      <w:ins w:id="124" w:author="Eric Rosenquist" w:date="2016-11-09T16:05:00Z">
        <w:r>
          <w:t>onrack-shell.zip</w:t>
        </w:r>
      </w:ins>
    </w:p>
    <w:p w14:paraId="22559709" w14:textId="22A4933A" w:rsidR="00FD2C7F" w:rsidRDefault="00FD2C7F" w:rsidP="00FD2C7F">
      <w:pPr>
        <w:pStyle w:val="nnormal"/>
        <w:numPr>
          <w:ilvl w:val="0"/>
          <w:numId w:val="51"/>
        </w:numPr>
        <w:rPr>
          <w:ins w:id="125" w:author="Eric Rosenquist" w:date="2016-11-09T16:05:00Z"/>
        </w:rPr>
        <w:pPrChange w:id="126" w:author="Eric Rosenquist" w:date="2016-11-09T16:04:00Z">
          <w:pPr>
            <w:pStyle w:val="nnormal"/>
          </w:pPr>
        </w:pPrChange>
      </w:pPr>
      <w:ins w:id="127" w:author="Eric Rosenquist" w:date="2016-11-09T16:05:00Z">
        <w:r>
          <w:t>site_manager_shell.zip</w:t>
        </w:r>
      </w:ins>
    </w:p>
    <w:p w14:paraId="1EB0CC73" w14:textId="2E8E41A6" w:rsidR="00FD2C7F" w:rsidRDefault="00FD2C7F" w:rsidP="00FD2C7F">
      <w:pPr>
        <w:pStyle w:val="nnormal"/>
        <w:numPr>
          <w:ilvl w:val="0"/>
          <w:numId w:val="51"/>
        </w:numPr>
        <w:pPrChange w:id="128" w:author="Eric Rosenquist" w:date="2016-11-09T16:04:00Z">
          <w:pPr>
            <w:pStyle w:val="nnormal"/>
          </w:pPr>
        </w:pPrChange>
      </w:pPr>
      <w:ins w:id="129" w:author="Eric Rosenquist" w:date="2016-11-09T16:05:00Z">
        <w:r>
          <w:t>NFV Build Environment.zip</w:t>
        </w:r>
      </w:ins>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bidi="ar-SA"/>
        </w:rPr>
        <w:lastRenderedPageBreak/>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250" cy="2105025"/>
                    </a:xfrm>
                    <a:prstGeom prst="rect">
                      <a:avLst/>
                    </a:prstGeom>
                  </pic:spPr>
                </pic:pic>
              </a:graphicData>
            </a:graphic>
          </wp:inline>
        </w:drawing>
      </w:r>
    </w:p>
    <w:p w14:paraId="36184105" w14:textId="32EDFA3C" w:rsidR="002D7A7F" w:rsidRDefault="002D7A7F" w:rsidP="00DF58BB">
      <w:pPr>
        <w:pStyle w:val="nnormal"/>
      </w:pPr>
      <w:r>
        <w:t xml:space="preserve">Selecting “Import Package” and navigating to the location of </w:t>
      </w:r>
      <w:r w:rsidRPr="00DF58BB">
        <w:t xml:space="preserve">the </w:t>
      </w:r>
      <w:del w:id="130" w:author="Eric Rosenquist" w:date="2016-11-09T16:33:00Z">
        <w:r w:rsidRPr="00DF58BB" w:rsidDel="002675FB">
          <w:delText>“</w:delText>
        </w:r>
        <w:r w:rsidR="002C22B0" w:rsidDel="002675FB">
          <w:delText xml:space="preserve">NFV Build </w:delText>
        </w:r>
        <w:r w:rsidR="002C22B0" w:rsidRPr="00DF58BB" w:rsidDel="002675FB">
          <w:delText>Environment</w:delText>
        </w:r>
        <w:r w:rsidRPr="00DF58BB" w:rsidDel="002675FB">
          <w:delText>.zip”</w:delText>
        </w:r>
        <w:r w:rsidDel="002675FB">
          <w:delText xml:space="preserve"> </w:delText>
        </w:r>
      </w:del>
      <w:ins w:id="131" w:author="Eric Rosenquist" w:date="2016-11-09T16:33:00Z">
        <w:r w:rsidR="002675FB">
          <w:t>zip</w:t>
        </w:r>
      </w:ins>
    </w:p>
    <w:p w14:paraId="1B0DDEE7" w14:textId="77777777" w:rsidR="002D7A7F" w:rsidRPr="00FF2328" w:rsidRDefault="002D7A7F" w:rsidP="00DF58BB">
      <w:pPr>
        <w:pStyle w:val="nnormal"/>
      </w:pPr>
    </w:p>
    <w:p w14:paraId="5EE87153" w14:textId="227937AD" w:rsidR="0098166A" w:rsidRDefault="0098166A" w:rsidP="0098166A">
      <w:pPr>
        <w:pStyle w:val="Heading2"/>
      </w:pPr>
      <w:bookmarkStart w:id="132" w:name="_Toc458420437"/>
      <w:r>
        <w:t xml:space="preserve">Inputs </w:t>
      </w:r>
      <w:del w:id="133" w:author="Eric Rosenquist" w:date="2016-11-09T16:05:00Z">
        <w:r w:rsidDel="00FD2C7F">
          <w:delText>spreadsheet</w:delText>
        </w:r>
      </w:del>
      <w:bookmarkEnd w:id="132"/>
    </w:p>
    <w:p w14:paraId="16506AC6" w14:textId="2C6BDC73" w:rsidR="0098166A" w:rsidRDefault="00FD2C7F" w:rsidP="0098166A">
      <w:pPr>
        <w:pStyle w:val="nnormal"/>
      </w:pPr>
      <w:ins w:id="134" w:author="Eric Rosenquist" w:date="2016-11-09T16:05:00Z">
        <w:r>
          <w:t>Inputs</w:t>
        </w:r>
      </w:ins>
      <w:del w:id="135" w:author="Eric Rosenquist" w:date="2016-11-09T16:05:00Z">
        <w:r w:rsidR="0098166A" w:rsidDel="00FD2C7F">
          <w:delText>All inputs are taken from an Excel workbook in “C:\deploy\NFV Build Info.xls”. They</w:delText>
        </w:r>
      </w:del>
      <w:r w:rsidR="0098166A">
        <w:t xml:space="preserve"> are divided </w:t>
      </w:r>
      <w:proofErr w:type="gramStart"/>
      <w:r w:rsidR="0098166A">
        <w:t>according to</w:t>
      </w:r>
      <w:proofErr w:type="gramEnd"/>
      <w:r w:rsidR="0098166A">
        <w:t xml:space="preserve"> component. Before starting to deploy, </w:t>
      </w:r>
      <w:del w:id="136" w:author="Eric Rosenquist" w:date="2016-11-09T16:34:00Z">
        <w:r w:rsidR="0098166A" w:rsidDel="002675FB">
          <w:delText>the Setup function loads the Excel data</w:delText>
        </w:r>
      </w:del>
      <w:ins w:id="137" w:author="Eric Rosenquist" w:date="2016-11-09T16:34:00Z">
        <w:r w:rsidR="002675FB">
          <w:t xml:space="preserve">you must run </w:t>
        </w:r>
        <w:r w:rsidR="002675FB" w:rsidRPr="002675FB">
          <w:rPr>
            <w:b/>
            <w:rPrChange w:id="138" w:author="Eric Rosenquist" w:date="2016-11-09T16:34:00Z">
              <w:rPr/>
            </w:rPrChange>
          </w:rPr>
          <w:t>Set Inputs</w:t>
        </w:r>
      </w:ins>
      <w:r w:rsidR="0098166A">
        <w:t xml:space="preserve"> </w:t>
      </w:r>
      <w:ins w:id="139" w:author="Eric Rosenquist" w:date="2016-11-09T16:34:00Z">
        <w:r w:rsidR="002675FB">
          <w:t xml:space="preserve">to set </w:t>
        </w:r>
      </w:ins>
      <w:del w:id="140" w:author="Eric Rosenquist" w:date="2016-11-09T16:34:00Z">
        <w:r w:rsidR="0098166A" w:rsidDel="002675FB">
          <w:delText xml:space="preserve">into </w:delText>
        </w:r>
      </w:del>
      <w:r w:rsidR="0098166A">
        <w:t xml:space="preserve">the service attributes of all the components in the reservation. </w:t>
      </w:r>
      <w:ins w:id="141" w:author="Eric Rosenquist" w:date="2016-11-09T16:34:00Z">
        <w:r w:rsidR="002675FB">
          <w:t xml:space="preserve">Most values are already set and are hidden by default. </w:t>
        </w:r>
      </w:ins>
      <w:del w:id="142" w:author="Eric Rosenquist" w:date="2016-11-09T16:34:00Z">
        <w:r w:rsidR="0098166A" w:rsidDel="002675FB">
          <w:delText>Note that this will overwrite any attribute changes that were done in the browser.</w:delText>
        </w:r>
      </w:del>
      <w:ins w:id="143" w:author="Eric Rosenquist" w:date="2016-11-09T16:34:00Z">
        <w:r w:rsidR="002675FB">
          <w:t xml:space="preserve">Some values are set to auto-generated IP addresses based on the pools defined in the Site Manager. </w:t>
        </w:r>
      </w:ins>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lang w:bidi="ar-SA"/>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79700"/>
                    </a:xfrm>
                    <a:prstGeom prst="rect">
                      <a:avLst/>
                    </a:prstGeom>
                  </pic:spPr>
                </pic:pic>
              </a:graphicData>
            </a:graphic>
          </wp:inline>
        </w:drawing>
      </w:r>
    </w:p>
    <w:p w14:paraId="64B72ECD" w14:textId="03B0B837" w:rsidR="009D0655" w:rsidDel="002675FB" w:rsidRDefault="009D0655" w:rsidP="00DF58BB">
      <w:pPr>
        <w:pStyle w:val="ListParagraph"/>
        <w:rPr>
          <w:del w:id="144" w:author="Eric Rosenquist" w:date="2016-11-09T16:35:00Z"/>
          <w:lang w:eastAsia="zh-CN"/>
        </w:rPr>
      </w:pPr>
      <w:del w:id="145" w:author="Eric Rosenquist" w:date="2016-11-09T16:35:00Z">
        <w:r w:rsidDel="002675FB">
          <w:rPr>
            <w:lang w:eastAsia="zh-CN"/>
          </w:rPr>
          <w:delText xml:space="preserve">Please note that the excel has internal </w:delText>
        </w:r>
        <w:r w:rsidR="00F3612E" w:rsidDel="002675FB">
          <w:rPr>
            <w:lang w:eastAsia="zh-CN"/>
          </w:rPr>
          <w:delText>formulas</w:delText>
        </w:r>
        <w:r w:rsidDel="002675FB">
          <w:rPr>
            <w:lang w:eastAsia="zh-CN"/>
          </w:rPr>
          <w:delText xml:space="preserve"> for automatically filling in information and “sorting” the columns using “A-Z” and such is interfering with the calculations. Do </w:delText>
        </w:r>
        <w:r w:rsidR="00F3612E" w:rsidDel="002675FB">
          <w:rPr>
            <w:lang w:eastAsia="zh-CN"/>
          </w:rPr>
          <w:delText xml:space="preserve">not </w:delText>
        </w:r>
        <w:r w:rsidDel="002675FB">
          <w:rPr>
            <w:lang w:eastAsia="zh-CN"/>
          </w:rPr>
          <w:delText xml:space="preserve">use this kind of sorting and only use the </w:delText>
        </w:r>
        <w:r w:rsidR="00F3612E" w:rsidDel="002675FB">
          <w:rPr>
            <w:lang w:eastAsia="zh-CN"/>
          </w:rPr>
          <w:delText>column filters</w:delText>
        </w:r>
        <w:r w:rsidDel="002675FB">
          <w:rPr>
            <w:lang w:eastAsia="zh-CN"/>
          </w:rPr>
          <w:delText xml:space="preserve"> under the sorting view.</w:delText>
        </w:r>
      </w:del>
    </w:p>
    <w:p w14:paraId="1B48835F" w14:textId="5D76EC8C" w:rsidR="003D28C0" w:rsidRDefault="003D28C0" w:rsidP="003D28C0">
      <w:pPr>
        <w:pStyle w:val="Heading2"/>
      </w:pPr>
      <w:bookmarkStart w:id="146" w:name="_Toc458420438"/>
      <w:r>
        <w:t>Logs</w:t>
      </w:r>
      <w:bookmarkEnd w:id="146"/>
    </w:p>
    <w:p w14:paraId="0675CB09" w14:textId="3627F6A9" w:rsidR="00F8111C" w:rsidRDefault="0061039D">
      <w:pPr>
        <w:pStyle w:val="nnormal"/>
      </w:pPr>
      <w:r>
        <w:t xml:space="preserve">All </w:t>
      </w:r>
      <w:r w:rsidR="0097582F">
        <w:t xml:space="preserve">automation </w:t>
      </w:r>
      <w:r>
        <w:t xml:space="preserve">activity is logged to </w:t>
      </w:r>
      <w:ins w:id="147" w:author="Eric Rosenquist" w:date="2016-11-09T16:36:00Z">
        <w:r w:rsidR="002675FB" w:rsidRPr="0074434E">
          <w:rPr>
            <w:b/>
          </w:rPr>
          <w:t>C:\ProgramData\QualiSystems\</w:t>
        </w:r>
        <w:r w:rsidR="002675FB">
          <w:rPr>
            <w:b/>
          </w:rPr>
          <w:t>Logs\&lt;reservation id&gt;\Orchestration</w:t>
        </w:r>
        <w:r w:rsidR="002675FB" w:rsidRPr="0074434E">
          <w:rPr>
            <w:b/>
          </w:rPr>
          <w:t>.log</w:t>
        </w:r>
        <w:r w:rsidR="002675FB" w:rsidRPr="002675FB">
          <w:rPr>
            <w:rPrChange w:id="148" w:author="Eric Rosenquist" w:date="2016-11-09T16:36:00Z">
              <w:rPr>
                <w:b/>
              </w:rPr>
            </w:rPrChange>
          </w:rPr>
          <w:t xml:space="preserve"> (summary of high-level steps) and </w:t>
        </w:r>
      </w:ins>
      <w:r w:rsidRPr="0074434E">
        <w:rPr>
          <w:b/>
        </w:rPr>
        <w:t>C:\ProgramData\QualiSystems\</w:t>
      </w:r>
      <w:ins w:id="149" w:author="Eric Rosenquist" w:date="2016-11-09T16:35:00Z">
        <w:r w:rsidR="002675FB">
          <w:rPr>
            <w:b/>
          </w:rPr>
          <w:t>Logs\&lt;reservation id&gt;\</w:t>
        </w:r>
      </w:ins>
      <w:r w:rsidR="003B3C91">
        <w:rPr>
          <w:b/>
        </w:rPr>
        <w:t>Shells</w:t>
      </w:r>
      <w:r w:rsidRPr="0074434E">
        <w:rPr>
          <w:b/>
        </w:rPr>
        <w:t>.log</w:t>
      </w:r>
      <w:ins w:id="150" w:author="Eric Rosenquist" w:date="2016-11-09T16:35:00Z">
        <w:r w:rsidR="002675FB">
          <w:t xml:space="preserve"> (all details)</w:t>
        </w:r>
      </w:ins>
      <w:del w:id="151" w:author="Eric Rosenquist" w:date="2016-11-09T16:35:00Z">
        <w:r w:rsidDel="002675FB">
          <w:delText xml:space="preserve">. </w:delText>
        </w:r>
      </w:del>
      <w:ins w:id="152" w:author="Eric Rosenquist" w:date="2016-11-09T16:35:00Z">
        <w:r w:rsidR="002675FB">
          <w:t xml:space="preserve">. </w:t>
        </w:r>
      </w:ins>
    </w:p>
    <w:p w14:paraId="54CD6B59" w14:textId="5434C663" w:rsidR="00F8111C" w:rsidRDefault="0061039D" w:rsidP="00F8111C">
      <w:pPr>
        <w:pStyle w:val="nnormal"/>
      </w:pPr>
      <w:del w:id="153" w:author="Eric Rosenquist" w:date="2016-11-09T16:36:00Z">
        <w:r w:rsidDel="002675FB">
          <w:lastRenderedPageBreak/>
          <w:delText xml:space="preserve">This </w:delText>
        </w:r>
      </w:del>
      <w:ins w:id="154" w:author="Eric Rosenquist" w:date="2016-11-09T16:36:00Z">
        <w:r w:rsidR="002675FB">
          <w:t>Shells.log</w:t>
        </w:r>
        <w:r w:rsidR="002675FB">
          <w:t xml:space="preserve"> </w:t>
        </w:r>
      </w:ins>
      <w:r>
        <w:t>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ull contents of generated config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2DE5106D" w:rsidR="003D28C0" w:rsidRDefault="0061039D" w:rsidP="00F8111C">
      <w:pPr>
        <w:pStyle w:val="nnormal"/>
        <w:rPr>
          <w:ins w:id="155" w:author="Eric Rosenquist" w:date="2016-11-09T16:38:00Z"/>
        </w:rPr>
      </w:pPr>
      <w:r>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47B3F6C8" w14:textId="7C4DA3F5" w:rsidR="002675FB" w:rsidRDefault="002675FB" w:rsidP="00F8111C">
      <w:pPr>
        <w:pStyle w:val="nnormal"/>
        <w:rPr>
          <w:ins w:id="156" w:author="Eric Rosenquist" w:date="2016-11-09T16:39:00Z"/>
        </w:rPr>
      </w:pPr>
      <w:ins w:id="157" w:author="Eric Rosenquist" w:date="2016-11-09T16:38:00Z">
        <w:r>
          <w:t xml:space="preserve">The Attach Logs function zips all logs related to the current reservation and attaches logs.zip to the reservation. After running, refresh the page and download logs.zip </w:t>
        </w:r>
      </w:ins>
      <w:ins w:id="158" w:author="Eric Rosenquist" w:date="2016-11-09T16:39:00Z">
        <w:r>
          <w:t>using the paperclip icon near the upper right corner.</w:t>
        </w:r>
      </w:ins>
    </w:p>
    <w:p w14:paraId="4997D987" w14:textId="041AA104" w:rsidR="002675FB" w:rsidRPr="002675FB" w:rsidRDefault="002675FB" w:rsidP="00F8111C">
      <w:pPr>
        <w:pStyle w:val="nnormal"/>
        <w:rPr>
          <w:sz w:val="24"/>
          <w:rPrChange w:id="159" w:author="Eric Rosenquist" w:date="2016-11-09T16:39:00Z">
            <w:rPr/>
          </w:rPrChange>
        </w:rPr>
      </w:pPr>
      <w:ins w:id="160" w:author="Eric Rosenquist" w:date="2016-11-09T16:39:00Z">
        <w:r>
          <w:t xml:space="preserve">The Clean Logs function moves orchestration.log and shells.log to backup files and clears </w:t>
        </w:r>
      </w:ins>
      <w:ins w:id="161" w:author="Eric Rosenquist" w:date="2016-11-09T16:40:00Z">
        <w:r>
          <w:t xml:space="preserve">them. This can be useful to before starting a new run. </w:t>
        </w:r>
      </w:ins>
    </w:p>
    <w:p w14:paraId="28DF026D" w14:textId="0AF51E34" w:rsidR="003D28C0" w:rsidRDefault="003D28C0" w:rsidP="003D28C0">
      <w:pPr>
        <w:pStyle w:val="Heading2"/>
      </w:pPr>
      <w:bookmarkStart w:id="162" w:name="_Toc458420439"/>
      <w:r>
        <w:t>Executing in steps</w:t>
      </w:r>
      <w:bookmarkEnd w:id="162"/>
    </w:p>
    <w:p w14:paraId="50100C6E" w14:textId="77777777" w:rsidR="002675FB" w:rsidRDefault="005C1B9A" w:rsidP="00384E8D">
      <w:pPr>
        <w:pStyle w:val="nnormal"/>
        <w:rPr>
          <w:ins w:id="163" w:author="Eric Rosenquist" w:date="2016-11-09T16:37:00Z"/>
        </w:rPr>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w:t>
      </w:r>
      <w:del w:id="164" w:author="Eric Rosenquist" w:date="2016-11-09T16:36:00Z">
        <w:r w:rsidDel="002675FB">
          <w:delText>Setup</w:delText>
        </w:r>
      </w:del>
      <w:ins w:id="165" w:author="Eric Rosenquist" w:date="2016-11-09T16:37:00Z">
        <w:r w:rsidR="002675FB">
          <w:t>Setup</w:t>
        </w:r>
      </w:ins>
      <w:r>
        <w:t xml:space="preserve">. </w:t>
      </w:r>
    </w:p>
    <w:p w14:paraId="6E924C6C" w14:textId="0070B5E3" w:rsidR="002675FB" w:rsidRDefault="002675FB" w:rsidP="00384E8D">
      <w:pPr>
        <w:pStyle w:val="nnormal"/>
        <w:rPr>
          <w:ins w:id="166" w:author="Eric Rosenquist" w:date="2016-11-09T16:37:00Z"/>
        </w:rPr>
      </w:pPr>
      <w:ins w:id="167" w:author="Eric Rosenquist" w:date="2016-11-09T16:37:00Z">
        <w:r>
          <w:t xml:space="preserve">You can run a custom subset of steps using </w:t>
        </w:r>
        <w:r>
          <w:t>Run Orchestration Steps</w:t>
        </w:r>
        <w:r>
          <w:t xml:space="preserve">, </w:t>
        </w:r>
        <w:r w:rsidR="00271644">
          <w:t xml:space="preserve">specifying </w:t>
        </w:r>
        <w:r>
          <w:t xml:space="preserve">a list of step numbers to include and/or exclude. To </w:t>
        </w:r>
      </w:ins>
      <w:ins w:id="168" w:author="Eric Rosenquist" w:date="2016-11-09T17:59:00Z">
        <w:r w:rsidR="00271644">
          <w:t xml:space="preserve">get the </w:t>
        </w:r>
      </w:ins>
      <w:ins w:id="169" w:author="Eric Rosenquist" w:date="2016-11-09T16:38:00Z">
        <w:r>
          <w:t>step numbers, run Generate Orchestration Steps File, refresh the page, and download steps.csv using the paperclip icon near the upper right.</w:t>
        </w:r>
      </w:ins>
      <w:ins w:id="170" w:author="Eric Rosenquist" w:date="2016-11-09T18:00:00Z">
        <w:r w:rsidR="00271644">
          <w:t xml:space="preserve"> The same steps information is also written to</w:t>
        </w:r>
        <w:bookmarkStart w:id="171" w:name="_GoBack"/>
        <w:bookmarkEnd w:id="171"/>
        <w:r w:rsidR="00271644">
          <w:t xml:space="preserve"> the Output window.</w:t>
        </w:r>
      </w:ins>
    </w:p>
    <w:p w14:paraId="7714621D" w14:textId="77777777" w:rsidR="002675FB" w:rsidRDefault="002675FB" w:rsidP="00384E8D">
      <w:pPr>
        <w:pStyle w:val="nnormal"/>
        <w:rPr>
          <w:ins w:id="172" w:author="Eric Rosenquist" w:date="2016-11-09T16:37:00Z"/>
        </w:rPr>
      </w:pPr>
    </w:p>
    <w:p w14:paraId="2612928B" w14:textId="791D27F1" w:rsidR="000C6C58" w:rsidRDefault="005C1B9A" w:rsidP="00384E8D">
      <w:pPr>
        <w:pStyle w:val="nnormal"/>
      </w:pPr>
      <w:r>
        <w:t xml:space="preserve">In some </w:t>
      </w:r>
      <w:r w:rsidR="00DC0D48">
        <w:t>cases,</w:t>
      </w:r>
      <w:r>
        <w:t xml:space="preserve"> it may be useful to run </w:t>
      </w:r>
      <w:r w:rsidR="00B12F6E">
        <w:t>a</w:t>
      </w:r>
      <w:r w:rsidR="00797249">
        <w:t xml:space="preserve">n individual </w:t>
      </w:r>
      <w:r w:rsidR="00A923E7">
        <w:t>component</w:t>
      </w:r>
      <w:r w:rsidR="000C6C58">
        <w:t>:</w:t>
      </w:r>
    </w:p>
    <w:p w14:paraId="03EA05EA" w14:textId="2E1B717D" w:rsidR="000C6C58" w:rsidRDefault="00A923E7" w:rsidP="003D28C0">
      <w:pPr>
        <w:pStyle w:val="nnormal"/>
      </w:pPr>
      <w:r w:rsidRPr="00A923E7">
        <w:rPr>
          <w:noProof/>
          <w:lang w:eastAsia="en-US" w:bidi="ar-SA"/>
        </w:rPr>
        <w:lastRenderedPageBreak/>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950" cy="2766908"/>
                    </a:xfrm>
                    <a:prstGeom prst="rect">
                      <a:avLst/>
                    </a:prstGeom>
                  </pic:spPr>
                </pic:pic>
              </a:graphicData>
            </a:graphic>
          </wp:inline>
        </w:drawing>
      </w:r>
    </w:p>
    <w:p w14:paraId="316BE9F5" w14:textId="3EEC9725" w:rsidR="000C6C58" w:rsidRDefault="000C6C58" w:rsidP="003D28C0">
      <w:pPr>
        <w:pStyle w:val="nnormal"/>
      </w:pPr>
    </w:p>
    <w:p w14:paraId="307D3ECD" w14:textId="450137D3" w:rsidR="000C6C58" w:rsidRDefault="00797249" w:rsidP="003D28C0">
      <w:pPr>
        <w:pStyle w:val="nnormal"/>
      </w:pPr>
      <w:r>
        <w:t>It may also be necessary to run a single low-level function on an individual component.</w:t>
      </w:r>
    </w:p>
    <w:p w14:paraId="39D168AA" w14:textId="39181651" w:rsidR="00797249" w:rsidRDefault="00797249">
      <w:pPr>
        <w:rPr>
          <w:rFonts w:eastAsiaTheme="minorEastAsia" w:cs="Times New Roman"/>
          <w:szCs w:val="18"/>
          <w:lang w:eastAsia="zh-CN"/>
        </w:rPr>
      </w:pPr>
    </w:p>
    <w:p w14:paraId="20138F60" w14:textId="61C4111D" w:rsidR="000C6C58" w:rsidRDefault="000C6C58" w:rsidP="003D28C0">
      <w:pPr>
        <w:pStyle w:val="nnormal"/>
      </w:pPr>
      <w:r>
        <w:t>Running an individual function:</w:t>
      </w:r>
    </w:p>
    <w:p w14:paraId="614E0F2E" w14:textId="4E4A7492" w:rsidR="00E80F9F" w:rsidRDefault="00A923E7" w:rsidP="003D28C0">
      <w:pPr>
        <w:pStyle w:val="nnormal"/>
      </w:pPr>
      <w:r w:rsidRPr="00A923E7">
        <w:rPr>
          <w:noProof/>
          <w:lang w:eastAsia="en-US" w:bidi="ar-SA"/>
        </w:rPr>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bidi="ar-SA"/>
        </w:rPr>
        <w:lastRenderedPageBreak/>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52115"/>
                    </a:xfrm>
                    <a:prstGeom prst="rect">
                      <a:avLst/>
                    </a:prstGeom>
                  </pic:spPr>
                </pic:pic>
              </a:graphicData>
            </a:graphic>
          </wp:inline>
        </w:drawing>
      </w:r>
    </w:p>
    <w:p w14:paraId="32A62E62" w14:textId="26B0777A" w:rsidR="00797249" w:rsidRDefault="00797249" w:rsidP="00797249">
      <w:pPr>
        <w:pStyle w:val="nnormal"/>
      </w:pPr>
      <w:r>
        <w:t>Functions take their inputs from component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bidi="ar-SA"/>
        </w:rPr>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bidi="ar-SA"/>
        </w:rPr>
        <w:lastRenderedPageBreak/>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173" w:name="_Toc351902881"/>
      <w:bookmarkStart w:id="174" w:name="_Toc354056683"/>
      <w:bookmarkStart w:id="175" w:name="_Toc458420440"/>
      <w:bookmarkStart w:id="176" w:name="_Toc183505668"/>
      <w:bookmarkStart w:id="177" w:name="_Toc204410912"/>
      <w:bookmarkStart w:id="178" w:name="_Toc333422504"/>
      <w:bookmarkStart w:id="179" w:name="_Toc333422511"/>
      <w:bookmarkEnd w:id="0"/>
      <w:r w:rsidRPr="00D65A58">
        <w:lastRenderedPageBreak/>
        <w:t>C</w:t>
      </w:r>
      <w:r w:rsidR="00E604E6" w:rsidRPr="00330E81">
        <w:t>ompatibility</w:t>
      </w:r>
      <w:bookmarkEnd w:id="173"/>
      <w:bookmarkEnd w:id="174"/>
      <w:bookmarkEnd w:id="175"/>
    </w:p>
    <w:p w14:paraId="012F5C6F" w14:textId="2BB418B1" w:rsidR="00E604E6" w:rsidRPr="00330E81" w:rsidRDefault="00E51A84" w:rsidP="00074A28">
      <w:pPr>
        <w:pStyle w:val="Heading2"/>
      </w:pPr>
      <w:bookmarkStart w:id="180" w:name="_Toc458420441"/>
      <w:r>
        <w:t>CloudShell</w:t>
      </w:r>
      <w:r w:rsidR="00E604E6" w:rsidRPr="00330E81">
        <w:t xml:space="preserve"> compatibility</w:t>
      </w:r>
      <w:bookmarkEnd w:id="180"/>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352F4A50" w:rsidR="00E604E6" w:rsidRDefault="00E51A84" w:rsidP="00CC7CDA">
      <w:pPr>
        <w:pStyle w:val="nbullet"/>
        <w:numPr>
          <w:ilvl w:val="0"/>
          <w:numId w:val="0"/>
        </w:numPr>
        <w:ind w:left="360"/>
        <w:rPr>
          <w:lang w:bidi="ar-SA"/>
        </w:rPr>
      </w:pPr>
      <w:r>
        <w:rPr>
          <w:lang w:bidi="ar-SA"/>
        </w:rPr>
        <w:t xml:space="preserve">CloudShell </w:t>
      </w:r>
      <w:r w:rsidR="00E604E6" w:rsidRPr="00330E81">
        <w:rPr>
          <w:lang w:bidi="ar-SA"/>
        </w:rPr>
        <w:t>Server</w:t>
      </w:r>
      <w:r w:rsidR="00D55007">
        <w:rPr>
          <w:lang w:bidi="ar-SA"/>
        </w:rPr>
        <w:t xml:space="preserve"> </w:t>
      </w:r>
      <w:del w:id="181" w:author="Eric Rosenquist" w:date="2016-11-09T16:06:00Z">
        <w:r w:rsidR="00D55007" w:rsidDel="00FD2C7F">
          <w:rPr>
            <w:lang w:bidi="ar-SA"/>
          </w:rPr>
          <w:delText>6.4</w:delText>
        </w:r>
      </w:del>
      <w:ins w:id="182" w:author="Eric Rosenquist" w:date="2016-11-09T16:06:00Z">
        <w:r w:rsidR="00FD2C7F">
          <w:rPr>
            <w:lang w:bidi="ar-SA"/>
          </w:rPr>
          <w:t>7.1</w:t>
        </w:r>
      </w:ins>
      <w:r w:rsidR="00481545">
        <w:rPr>
          <w:lang w:bidi="ar-SA"/>
        </w:rPr>
        <w:t xml:space="preserve"> Patch </w:t>
      </w:r>
      <w:ins w:id="183" w:author="Eric Rosenquist" w:date="2016-11-09T16:06:00Z">
        <w:r w:rsidR="00FD2C7F">
          <w:rPr>
            <w:lang w:bidi="ar-SA"/>
          </w:rPr>
          <w:t>1</w:t>
        </w:r>
      </w:ins>
      <w:del w:id="184" w:author="Eric Rosenquist" w:date="2016-11-09T16:06:00Z">
        <w:r w:rsidR="00E20726" w:rsidDel="00FD2C7F">
          <w:rPr>
            <w:lang w:bidi="ar-SA"/>
          </w:rPr>
          <w:delText>6</w:delText>
        </w:r>
      </w:del>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47898F34"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w:t>
      </w:r>
      <w:del w:id="185" w:author="Eric Rosenquist" w:date="2016-11-09T16:08:00Z">
        <w:r w:rsidDel="00FD2C7F">
          <w:rPr>
            <w:lang w:bidi="ar-SA"/>
          </w:rPr>
          <w:delText>1.32</w:delText>
        </w:r>
      </w:del>
      <w:ins w:id="186" w:author="Eric Rosenquist" w:date="2016-11-09T16:08:00Z">
        <w:r w:rsidR="00FD2C7F">
          <w:rPr>
            <w:lang w:bidi="ar-SA"/>
          </w:rPr>
          <w:t>2.0.0.2</w:t>
        </w:r>
      </w:ins>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1E6D74B6"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w:t>
      </w:r>
      <w:ins w:id="187" w:author="Eric Rosenquist" w:date="2016-11-09T16:07:00Z">
        <w:r w:rsidR="00FD2C7F">
          <w:rPr>
            <w:lang w:bidi="ar-SA"/>
          </w:rPr>
          <w:t>2.4-4292526</w:t>
        </w:r>
      </w:ins>
      <w:del w:id="188" w:author="Eric Rosenquist" w:date="2016-11-09T16:07:00Z">
        <w:r w:rsidR="00E20726" w:rsidRPr="00E20726" w:rsidDel="00FD2C7F">
          <w:rPr>
            <w:lang w:bidi="ar-SA"/>
          </w:rPr>
          <w:delText>1.4-2691049</w:delText>
        </w:r>
      </w:del>
    </w:p>
    <w:p w14:paraId="11CF86FC" w14:textId="68232A41" w:rsidR="003B3C91" w:rsidRDefault="003B3C91" w:rsidP="00D55007">
      <w:pPr>
        <w:pStyle w:val="nbullet"/>
        <w:numPr>
          <w:ilvl w:val="0"/>
          <w:numId w:val="0"/>
        </w:numPr>
        <w:ind w:left="360"/>
        <w:rPr>
          <w:ins w:id="189" w:author="Eric Rosenquist" w:date="2016-11-09T16:07:00Z"/>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818EC09" w14:textId="13EF433C" w:rsidR="00FD2C7F" w:rsidRPr="00384E8D" w:rsidRDefault="00FD2C7F" w:rsidP="00D55007">
      <w:pPr>
        <w:pStyle w:val="nbullet"/>
        <w:numPr>
          <w:ilvl w:val="0"/>
          <w:numId w:val="0"/>
        </w:numPr>
        <w:ind w:left="360"/>
        <w:rPr>
          <w:highlight w:val="yellow"/>
          <w:lang w:bidi="ar-SA"/>
        </w:rPr>
      </w:pPr>
      <w:proofErr w:type="spellStart"/>
      <w:ins w:id="190" w:author="Eric Rosenquist" w:date="2016-11-09T16:07:00Z">
        <w:r>
          <w:rPr>
            <w:lang w:bidi="ar-SA"/>
          </w:rPr>
          <w:t>vRealize</w:t>
        </w:r>
        <w:proofErr w:type="spellEnd"/>
        <w:r>
          <w:rPr>
            <w:lang w:bidi="ar-SA"/>
          </w:rPr>
          <w:t xml:space="preserve"> Automation 7.1.0.710-4270058</w:t>
        </w:r>
      </w:ins>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191" w:name="_Toc458420442"/>
      <w:r>
        <w:lastRenderedPageBreak/>
        <w:t>Technical</w:t>
      </w:r>
      <w:r w:rsidR="004B1D4C">
        <w:t xml:space="preserve"> Guide</w:t>
      </w:r>
      <w:bookmarkEnd w:id="191"/>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020A045E" w14:textId="271B9094" w:rsidR="00FD2C7F" w:rsidRDefault="00FD2C7F" w:rsidP="00D431DC">
      <w:pPr>
        <w:pStyle w:val="Heading2"/>
        <w:rPr>
          <w:ins w:id="192" w:author="Eric Rosenquist" w:date="2016-11-09T16:09:00Z"/>
        </w:rPr>
      </w:pPr>
      <w:bookmarkStart w:id="193" w:name="_Toc444692085"/>
      <w:bookmarkStart w:id="194" w:name="_Toc458420443"/>
      <w:proofErr w:type="spellStart"/>
      <w:ins w:id="195" w:author="Eric Rosenquist" w:date="2016-11-09T16:09:00Z">
        <w:r>
          <w:t>OnRack</w:t>
        </w:r>
        <w:proofErr w:type="spellEnd"/>
        <w:r>
          <w:t xml:space="preserve"> Discovery Workflow</w:t>
        </w:r>
      </w:ins>
    </w:p>
    <w:p w14:paraId="678653EE" w14:textId="4A1D56C8" w:rsidR="00FD2C7F" w:rsidRPr="00B36BDB" w:rsidRDefault="00FD2C7F" w:rsidP="00FD2C7F">
      <w:pPr>
        <w:pStyle w:val="nnormal"/>
        <w:rPr>
          <w:ins w:id="196" w:author="Eric Rosenquist" w:date="2016-11-09T16:09:00Z"/>
        </w:rPr>
        <w:pPrChange w:id="197" w:author="Eric Rosenquist" w:date="2016-11-09T16:09:00Z">
          <w:pPr>
            <w:pStyle w:val="Heading2"/>
          </w:pPr>
        </w:pPrChange>
      </w:pPr>
      <w:ins w:id="198" w:author="Eric Rosenquist" w:date="2016-11-09T16:09:00Z">
        <w:r>
          <w:t xml:space="preserve">Create an </w:t>
        </w:r>
        <w:proofErr w:type="spellStart"/>
        <w:r>
          <w:t>OnRackShell</w:t>
        </w:r>
        <w:proofErr w:type="spellEnd"/>
        <w:r>
          <w:t xml:space="preserve"> resource and </w:t>
        </w:r>
      </w:ins>
      <w:ins w:id="199" w:author="Eric Rosenquist" w:date="2016-11-09T16:10:00Z">
        <w:r>
          <w:t>set the IP and credentials. Then r</w:t>
        </w:r>
      </w:ins>
      <w:ins w:id="200" w:author="Eric Rosenquist" w:date="2016-11-09T16:09:00Z">
        <w:r>
          <w:t xml:space="preserve">eserve the environment </w:t>
        </w:r>
        <w:proofErr w:type="spellStart"/>
        <w:r>
          <w:t>OnRack</w:t>
        </w:r>
        <w:proofErr w:type="spellEnd"/>
        <w:r>
          <w:t xml:space="preserve"> Discovery. </w:t>
        </w:r>
      </w:ins>
      <w:ins w:id="201" w:author="Eric Rosenquist" w:date="2016-11-09T16:10:00Z">
        <w:r>
          <w:t xml:space="preserve">This environment will automatically load all </w:t>
        </w:r>
        <w:proofErr w:type="spellStart"/>
        <w:r>
          <w:t>OnRackShell</w:t>
        </w:r>
        <w:proofErr w:type="spellEnd"/>
        <w:r>
          <w:t xml:space="preserve"> resources and run an </w:t>
        </w:r>
        <w:proofErr w:type="spellStart"/>
        <w:r>
          <w:t>autodiscovery</w:t>
        </w:r>
        <w:proofErr w:type="spellEnd"/>
        <w:r>
          <w:t xml:space="preserve"> </w:t>
        </w:r>
        <w:proofErr w:type="spellStart"/>
        <w:r>
          <w:t>operaton</w:t>
        </w:r>
        <w:proofErr w:type="spellEnd"/>
        <w:r w:rsidR="009E3D64">
          <w:t xml:space="preserve">. The latest server inventory </w:t>
        </w:r>
      </w:ins>
      <w:ins w:id="202" w:author="Eric Rosenquist" w:date="2016-11-09T16:11:00Z">
        <w:r w:rsidR="009E3D64">
          <w:t xml:space="preserve">from </w:t>
        </w:r>
        <w:proofErr w:type="spellStart"/>
        <w:r w:rsidR="009E3D64">
          <w:t>OnRack</w:t>
        </w:r>
        <w:proofErr w:type="spellEnd"/>
        <w:r w:rsidR="009E3D64">
          <w:t xml:space="preserve"> </w:t>
        </w:r>
      </w:ins>
      <w:ins w:id="203" w:author="Eric Rosenquist" w:date="2016-11-09T16:10:00Z">
        <w:r w:rsidR="009E3D64">
          <w:t xml:space="preserve">will be synced </w:t>
        </w:r>
      </w:ins>
      <w:ins w:id="204" w:author="Eric Rosenquist" w:date="2016-11-09T16:11:00Z">
        <w:r w:rsidR="009E3D64">
          <w:t xml:space="preserve">to </w:t>
        </w:r>
      </w:ins>
      <w:proofErr w:type="spellStart"/>
      <w:ins w:id="205" w:author="Eric Rosenquist" w:date="2016-11-09T16:10:00Z">
        <w:r w:rsidR="009E3D64">
          <w:t>CloudShell</w:t>
        </w:r>
      </w:ins>
      <w:proofErr w:type="spellEnd"/>
      <w:ins w:id="206" w:author="Eric Rosenquist" w:date="2016-11-09T16:11:00Z">
        <w:r w:rsidR="009E3D64">
          <w:t xml:space="preserve"> resources</w:t>
        </w:r>
      </w:ins>
      <w:ins w:id="207" w:author="Eric Rosenquist" w:date="2016-11-09T16:10:00Z">
        <w:r w:rsidR="009E3D64">
          <w:t xml:space="preserve">. You must run </w:t>
        </w:r>
        <w:proofErr w:type="spellStart"/>
        <w:r w:rsidR="009E3D64">
          <w:t>OnRack</w:t>
        </w:r>
        <w:proofErr w:type="spellEnd"/>
        <w:r w:rsidR="009E3D64">
          <w:t xml:space="preserve"> Discovery at least once</w:t>
        </w:r>
      </w:ins>
      <w:ins w:id="208" w:author="Eric Rosenquist" w:date="2016-11-09T16:11:00Z">
        <w:r w:rsidR="009E3D64">
          <w:t xml:space="preserve"> before running the main workflow, </w:t>
        </w:r>
        <w:proofErr w:type="gramStart"/>
        <w:r w:rsidR="009E3D64">
          <w:t>in order to</w:t>
        </w:r>
        <w:proofErr w:type="gramEnd"/>
        <w:r w:rsidR="009E3D64">
          <w:t xml:space="preserve"> create server resources.</w:t>
        </w:r>
      </w:ins>
    </w:p>
    <w:p w14:paraId="4B06526D" w14:textId="68E70725" w:rsidR="004B1D4C" w:rsidRDefault="004B1D4C" w:rsidP="00D431DC">
      <w:pPr>
        <w:pStyle w:val="Heading2"/>
      </w:pPr>
      <w:r>
        <w:t>Main Workflow</w:t>
      </w:r>
      <w:bookmarkEnd w:id="193"/>
      <w:bookmarkEnd w:id="194"/>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78E79FB6" w:rsidR="007F74C5" w:rsidRDefault="007F74C5" w:rsidP="004B1D4C">
      <w:pPr>
        <w:pStyle w:val="nnormal"/>
        <w:numPr>
          <w:ilvl w:val="0"/>
          <w:numId w:val="35"/>
        </w:numPr>
      </w:pPr>
      <w:del w:id="209" w:author="Eric Rosenquist" w:date="2016-11-09T16:09:00Z">
        <w:r w:rsidDel="00FD2C7F">
          <w:delText xml:space="preserve">Read </w:delText>
        </w:r>
      </w:del>
      <w:ins w:id="210" w:author="Eric Rosenquist" w:date="2016-11-09T16:09:00Z">
        <w:r w:rsidR="00FD2C7F">
          <w:t>Copy Inputs</w:t>
        </w:r>
      </w:ins>
      <w:del w:id="211" w:author="Eric Rosenquist" w:date="2016-11-09T16:09:00Z">
        <w:r w:rsidDel="00FD2C7F">
          <w:delText>information from excel file</w:delText>
        </w:r>
      </w:del>
    </w:p>
    <w:p w14:paraId="086EC3AB" w14:textId="6297010F" w:rsidR="004B1D4C" w:rsidDel="009E3D64" w:rsidRDefault="004B1D4C" w:rsidP="004B1D4C">
      <w:pPr>
        <w:pStyle w:val="nnormal"/>
        <w:numPr>
          <w:ilvl w:val="0"/>
          <w:numId w:val="35"/>
        </w:numPr>
        <w:rPr>
          <w:del w:id="212" w:author="Eric Rosenquist" w:date="2016-11-09T16:11:00Z"/>
        </w:rPr>
      </w:pPr>
      <w:del w:id="213" w:author="Eric Rosenquist" w:date="2016-11-09T16:11:00Z">
        <w:r w:rsidDel="009E3D64">
          <w:delText>OnRack discovery</w:delText>
        </w:r>
      </w:del>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26320ECA" w14:textId="56108473" w:rsidR="00C8740D" w:rsidDel="009E3D64" w:rsidRDefault="00C8740D" w:rsidP="004B1D4C">
      <w:pPr>
        <w:pStyle w:val="nnormal"/>
        <w:numPr>
          <w:ilvl w:val="0"/>
          <w:numId w:val="35"/>
        </w:numPr>
        <w:rPr>
          <w:del w:id="214" w:author="Eric Rosenquist" w:date="2016-11-09T16:11:00Z"/>
        </w:rPr>
      </w:pPr>
      <w:del w:id="215" w:author="Eric Rosenquist" w:date="2016-11-09T16:11:00Z">
        <w:r w:rsidDel="009E3D64">
          <w:delText>PreSet Brocade</w:delText>
        </w:r>
      </w:del>
    </w:p>
    <w:p w14:paraId="09786AF5" w14:textId="77777777" w:rsidR="004B1D4C" w:rsidRDefault="004B1D4C" w:rsidP="004B1D4C">
      <w:pPr>
        <w:pStyle w:val="nnormal"/>
        <w:numPr>
          <w:ilvl w:val="0"/>
          <w:numId w:val="35"/>
        </w:numPr>
      </w:pPr>
      <w:proofErr w:type="spellStart"/>
      <w:r>
        <w:t>vCenter</w:t>
      </w:r>
      <w:proofErr w:type="spellEnd"/>
      <w:r>
        <w:t xml:space="preserve"> deployment and configuration (datacenter, clusters, </w:t>
      </w:r>
      <w:proofErr w:type="spellStart"/>
      <w:r>
        <w:t>vds</w:t>
      </w:r>
      <w:proofErr w:type="spellEnd"/>
      <w:r>
        <w:t>)</w:t>
      </w:r>
    </w:p>
    <w:p w14:paraId="707C415F" w14:textId="52B60E1C" w:rsidR="00C8740D" w:rsidDel="009E3D64" w:rsidRDefault="00C8740D" w:rsidP="004B1D4C">
      <w:pPr>
        <w:pStyle w:val="nnormal"/>
        <w:numPr>
          <w:ilvl w:val="0"/>
          <w:numId w:val="35"/>
        </w:numPr>
        <w:rPr>
          <w:del w:id="216" w:author="Eric Rosenquist" w:date="2016-11-09T16:11:00Z"/>
        </w:rPr>
      </w:pPr>
      <w:del w:id="217" w:author="Eric Rosenquist" w:date="2016-11-09T16:11:00Z">
        <w:r w:rsidDel="009E3D64">
          <w:delText>PostSet Brocade</w:delText>
        </w:r>
      </w:del>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77777777" w:rsidR="004B1D4C" w:rsidRDefault="004B1D4C" w:rsidP="004B1D4C">
      <w:pPr>
        <w:pStyle w:val="nnormal"/>
        <w:numPr>
          <w:ilvl w:val="0"/>
          <w:numId w:val="35"/>
        </w:numPr>
      </w:pPr>
      <w:proofErr w:type="spellStart"/>
      <w:r>
        <w:t>vCD</w:t>
      </w:r>
      <w:proofErr w:type="spellEnd"/>
      <w:r>
        <w:t xml:space="preserve"> deployment and configuration</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4A1BA54" w:rsidR="007F74C5" w:rsidRDefault="007F74C5" w:rsidP="004B1D4C">
      <w:pPr>
        <w:pStyle w:val="nnormal"/>
        <w:numPr>
          <w:ilvl w:val="0"/>
          <w:numId w:val="35"/>
        </w:numPr>
      </w:pPr>
      <w:r>
        <w:t>Versa deployment and configuration</w:t>
      </w:r>
    </w:p>
    <w:p w14:paraId="55262B2E" w14:textId="2D483C50" w:rsidR="004B1D4C" w:rsidRDefault="004B1D4C" w:rsidP="004B1D4C">
      <w:pPr>
        <w:pStyle w:val="nnormal"/>
        <w:numPr>
          <w:ilvl w:val="0"/>
          <w:numId w:val="35"/>
        </w:numPr>
        <w:rPr>
          <w:ins w:id="218" w:author="Eric Rosenquist" w:date="2016-11-09T16:11:00Z"/>
        </w:rPr>
      </w:pPr>
      <w:r>
        <w:t>Nagios deployment and configuration</w:t>
      </w:r>
    </w:p>
    <w:p w14:paraId="473E915E" w14:textId="4880F977" w:rsidR="009E3D64" w:rsidRPr="0092739C" w:rsidRDefault="009E3D64" w:rsidP="004B1D4C">
      <w:pPr>
        <w:pStyle w:val="nnormal"/>
        <w:numPr>
          <w:ilvl w:val="0"/>
          <w:numId w:val="35"/>
        </w:numPr>
      </w:pPr>
      <w:proofErr w:type="spellStart"/>
      <w:ins w:id="219" w:author="Eric Rosenquist" w:date="2016-11-09T16:11:00Z">
        <w:r>
          <w:t>vRealize</w:t>
        </w:r>
        <w:proofErr w:type="spellEnd"/>
        <w:r>
          <w:t xml:space="preserve"> deployment</w:t>
        </w:r>
      </w:ins>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220" w:name="_Toc444692083"/>
      <w:bookmarkStart w:id="221" w:name="_Toc458420444"/>
      <w:r>
        <w:t>Shells &amp; Functions</w:t>
      </w:r>
      <w:bookmarkEnd w:id="220"/>
      <w:bookmarkEnd w:id="221"/>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 discovery to get all of the available compute resources and adds them to the </w:t>
            </w:r>
            <w:r>
              <w:rPr>
                <w:rFonts w:ascii="Calibri" w:eastAsia="Times New Roman" w:hAnsi="Calibri" w:cs="Calibri"/>
                <w:color w:val="000000"/>
                <w:lang w:bidi="ar-SA"/>
              </w:rPr>
              <w:lastRenderedPageBreak/>
              <w:t>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lastRenderedPageBreak/>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lastRenderedPageBreak/>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w:t>
            </w:r>
            <w:proofErr w:type="spellStart"/>
            <w:r w:rsidRPr="003C6EA1">
              <w:rPr>
                <w:rFonts w:ascii="Calibri" w:eastAsia="Times New Roman" w:hAnsi="Calibri" w:cs="Calibri"/>
                <w:color w:val="000000"/>
                <w:lang w:bidi="ar-SA"/>
              </w:rPr>
              <w:t>vCenter</w:t>
            </w:r>
            <w:proofErr w:type="spellEnd"/>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BC11302" w:rsidR="00D94F2B" w:rsidRDefault="00450CC4">
            <w:pPr>
              <w:spacing w:before="0" w:after="0" w:line="240" w:lineRule="auto"/>
              <w:rPr>
                <w:rFonts w:ascii="Calibri" w:eastAsia="Times New Roman" w:hAnsi="Calibri" w:cs="Calibri"/>
                <w:color w:val="000000"/>
                <w:lang w:bidi="ar-SA"/>
              </w:rPr>
            </w:pPr>
            <w:del w:id="222" w:author="Eric Rosenquist" w:date="2016-11-09T16:12:00Z">
              <w:r w:rsidDel="009E3D64">
                <w:rPr>
                  <w:rFonts w:ascii="Calibri" w:eastAsia="Times New Roman" w:hAnsi="Calibri" w:cs="Calibri"/>
                  <w:color w:val="000000"/>
                  <w:lang w:bidi="ar-SA"/>
                </w:rPr>
                <w:delText>Brocade</w:delText>
              </w:r>
              <w:r w:rsidR="00AA02EE" w:rsidDel="009E3D64">
                <w:rPr>
                  <w:rFonts w:ascii="Calibri" w:eastAsia="Times New Roman" w:hAnsi="Calibri" w:cs="Calibri"/>
                  <w:color w:val="000000"/>
                  <w:lang w:bidi="ar-SA"/>
                </w:rPr>
                <w:delText xml:space="preserve"> </w:delText>
              </w:r>
              <w:r w:rsidDel="009E3D64">
                <w:rPr>
                  <w:rFonts w:ascii="Calibri" w:eastAsia="Times New Roman" w:hAnsi="Calibri" w:cs="Calibri"/>
                  <w:color w:val="000000"/>
                  <w:lang w:bidi="ar-SA"/>
                </w:rPr>
                <w:delText>Switch</w:delText>
              </w:r>
            </w:del>
            <w:proofErr w:type="spellStart"/>
            <w:ins w:id="223" w:author="Eric Rosenquist" w:date="2016-11-09T16:12:00Z">
              <w:r w:rsidR="009E3D64">
                <w:rPr>
                  <w:rFonts w:ascii="Calibri" w:eastAsia="Times New Roman" w:hAnsi="Calibri" w:cs="Calibri"/>
                  <w:color w:val="000000"/>
                  <w:lang w:bidi="ar-SA"/>
                </w:rPr>
                <w:t>vRealize</w:t>
              </w:r>
              <w:proofErr w:type="spellEnd"/>
              <w:r w:rsidR="009E3D64">
                <w:rPr>
                  <w:rFonts w:ascii="Calibri" w:eastAsia="Times New Roman" w:hAnsi="Calibri" w:cs="Calibri"/>
                  <w:color w:val="000000"/>
                  <w:lang w:bidi="ar-SA"/>
                </w:rPr>
                <w:t xml:space="preserve"> Automation</w:t>
              </w:r>
            </w:ins>
          </w:p>
        </w:tc>
        <w:tc>
          <w:tcPr>
            <w:tcW w:w="4029" w:type="dxa"/>
            <w:shd w:val="clear" w:color="auto" w:fill="auto"/>
            <w:noWrap/>
            <w:vAlign w:val="bottom"/>
          </w:tcPr>
          <w:p w14:paraId="2BB28148" w14:textId="2CF52BDD" w:rsidR="00D94F2B" w:rsidRDefault="00450CC4" w:rsidP="00952D7C">
            <w:pPr>
              <w:spacing w:before="0" w:after="0" w:line="240" w:lineRule="auto"/>
              <w:rPr>
                <w:rFonts w:ascii="Calibri" w:eastAsia="Times New Roman" w:hAnsi="Calibri" w:cs="Calibri"/>
                <w:color w:val="000000"/>
                <w:lang w:bidi="ar-SA"/>
              </w:rPr>
            </w:pPr>
            <w:del w:id="224" w:author="Eric Rosenquist" w:date="2016-11-09T16:12:00Z">
              <w:r w:rsidRPr="00450CC4" w:rsidDel="009E3D64">
                <w:rPr>
                  <w:rFonts w:ascii="Calibri" w:eastAsia="Times New Roman" w:hAnsi="Calibri" w:cs="Calibri"/>
                  <w:color w:val="000000"/>
                  <w:lang w:bidi="ar-SA"/>
                </w:rPr>
                <w:delText>set_access_vlan</w:delText>
              </w:r>
            </w:del>
            <w:ins w:id="225" w:author="Eric Rosenquist" w:date="2016-11-09T16:12:00Z">
              <w:r w:rsidR="009E3D64">
                <w:rPr>
                  <w:rFonts w:ascii="Calibri" w:eastAsia="Times New Roman" w:hAnsi="Calibri" w:cs="Calibri"/>
                  <w:color w:val="000000"/>
                  <w:lang w:bidi="ar-SA"/>
                </w:rPr>
                <w:t xml:space="preserve">01 </w:t>
              </w:r>
            </w:ins>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226" w:name="_Toc458420445"/>
      <w:r>
        <w:t>vCenter Configuration</w:t>
      </w:r>
      <w:bookmarkEnd w:id="226"/>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227" w:name="_Toc458420446"/>
      <w:r w:rsidR="00E12009">
        <w:t>vCenter Configuration breakdown</w:t>
      </w:r>
      <w:bookmarkEnd w:id="227"/>
    </w:p>
    <w:p w14:paraId="68A6A227" w14:textId="353598D4" w:rsidR="00E12009" w:rsidRDefault="00E12009" w:rsidP="00CB0D7A">
      <w:pPr>
        <w:pStyle w:val="nnormal"/>
        <w:numPr>
          <w:ilvl w:val="0"/>
          <w:numId w:val="43"/>
        </w:numPr>
      </w:pPr>
      <w:r>
        <w:t xml:space="preserve">Deployment of the </w:t>
      </w:r>
      <w:proofErr w:type="spellStart"/>
      <w:r>
        <w:t>vCenter</w:t>
      </w:r>
      <w:proofErr w:type="spellEnd"/>
      <w:r>
        <w:t xml:space="preserve"> appliance using </w:t>
      </w:r>
      <w:proofErr w:type="spellStart"/>
      <w:r>
        <w:t>ovftools</w:t>
      </w:r>
      <w:proofErr w:type="spellEnd"/>
      <w:r>
        <w:t xml:space="preserve">, the </w:t>
      </w:r>
      <w:proofErr w:type="spellStart"/>
      <w:r>
        <w:t>vCenter</w:t>
      </w:r>
      <w:proofErr w:type="spellEnd"/>
      <w:r>
        <w:t xml:space="preserve">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228" w:name="_Toc458420447"/>
      <w:r>
        <w:t>Versa configuration &amp; workflow</w:t>
      </w:r>
      <w:bookmarkEnd w:id="228"/>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bidi="ar-SA"/>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bidi="ar-SA"/>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229" w:name="_Toc458420448"/>
      <w:r>
        <w:t>Versa Configuration breakdown</w:t>
      </w:r>
      <w:bookmarkEnd w:id="229"/>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config file &amp; rebooting the VMs </w:t>
      </w:r>
    </w:p>
    <w:p w14:paraId="5C788F7B" w14:textId="5B9BC373" w:rsidR="00DE2CEA" w:rsidRDefault="00DE2CEA" w:rsidP="003759A5">
      <w:pPr>
        <w:pStyle w:val="nnormal"/>
        <w:numPr>
          <w:ilvl w:val="1"/>
          <w:numId w:val="40"/>
        </w:numPr>
      </w:pPr>
      <w:r>
        <w:t>Restarting the Analyt</w:t>
      </w:r>
      <w:r w:rsidR="005C1991">
        <w:t>ics Database for new deployment and doing basic log-gathering configs.</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Configs</w:t>
      </w:r>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configs, 9.Template config_part2</w:t>
      </w:r>
    </w:p>
    <w:p w14:paraId="26360B10" w14:textId="64D73A34" w:rsidR="005B1413" w:rsidRDefault="005B1413" w:rsidP="005B1413">
      <w:pPr>
        <w:pStyle w:val="nnormal"/>
        <w:numPr>
          <w:ilvl w:val="1"/>
          <w:numId w:val="30"/>
        </w:numPr>
      </w:pPr>
      <w:r>
        <w:t xml:space="preserve">Adding network settings, interfaces configs,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config</w:t>
      </w:r>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230" w:name="_Toc458420449"/>
      <w:r>
        <w:t>Nagios</w:t>
      </w:r>
      <w:bookmarkEnd w:id="230"/>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231" w:name="_Toc458420450"/>
      <w:r>
        <w:t>Nagios relationship with CloudShell</w:t>
      </w:r>
      <w:bookmarkEnd w:id="231"/>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232" w:name="_Toc458420451"/>
      <w:r>
        <w:t>Quick overview on Nagios component &amp; how-to</w:t>
      </w:r>
      <w:bookmarkEnd w:id="232"/>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233" w:name="_Toc458420452"/>
      <w:proofErr w:type="spellStart"/>
      <w:r>
        <w:t>vROPS</w:t>
      </w:r>
      <w:bookmarkEnd w:id="233"/>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w:t>
      </w:r>
      <w:proofErr w:type="spellStart"/>
      <w:r>
        <w:t>vCenter</w:t>
      </w:r>
      <w:proofErr w:type="spellEnd"/>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234" w:name="_Toc458420453"/>
      <w:proofErr w:type="spellStart"/>
      <w:r>
        <w:t>vLog</w:t>
      </w:r>
      <w:proofErr w:type="spellEnd"/>
      <w:r>
        <w:t xml:space="preserve"> Insight</w:t>
      </w:r>
      <w:bookmarkEnd w:id="234"/>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w:t>
      </w:r>
      <w:proofErr w:type="spellStart"/>
      <w:r>
        <w:t>vCenter</w:t>
      </w:r>
      <w:proofErr w:type="spellEnd"/>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235" w:name="_Toc458420454"/>
      <w:r>
        <w:t>NSX</w:t>
      </w:r>
      <w:bookmarkEnd w:id="235"/>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236" w:name="_Toc458420455"/>
      <w:r>
        <w:lastRenderedPageBreak/>
        <w:t>Relevant HW/SW compatibility</w:t>
      </w:r>
      <w:bookmarkEnd w:id="236"/>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2CA1C72B" w:rsidR="00EA5286" w:rsidRDefault="003B3C91">
      <w:pPr>
        <w:pStyle w:val="nbullet"/>
        <w:numPr>
          <w:ilvl w:val="0"/>
          <w:numId w:val="30"/>
        </w:numPr>
        <w:ind w:right="0"/>
      </w:pPr>
      <w:r>
        <w:t>7</w:t>
      </w:r>
      <w:r w:rsidR="00990F36">
        <w:t xml:space="preserve"> </w:t>
      </w:r>
      <w:r>
        <w:t xml:space="preserve">C41 </w:t>
      </w:r>
      <w:proofErr w:type="spellStart"/>
      <w:r w:rsidR="00990F36">
        <w:t>ESXi</w:t>
      </w:r>
      <w:proofErr w:type="spellEnd"/>
      <w:r w:rsidR="00990F36">
        <w:t xml:space="preserve"> hosts</w:t>
      </w:r>
    </w:p>
    <w:p w14:paraId="08409744" w14:textId="30F7AF5F" w:rsidR="003B3C91" w:rsidRPr="000F27CF" w:rsidRDefault="003B3C91">
      <w:pPr>
        <w:pStyle w:val="nbullet"/>
        <w:numPr>
          <w:ilvl w:val="0"/>
          <w:numId w:val="30"/>
        </w:numPr>
        <w:ind w:right="0"/>
        <w:rPr>
          <w:color w:val="C4BC96" w:themeColor="background2" w:themeShade="BF"/>
        </w:rPr>
      </w:pPr>
      <w:r w:rsidRPr="000F27CF">
        <w:rPr>
          <w:color w:val="C4BC96" w:themeColor="background2" w:themeShade="BF"/>
        </w:rPr>
        <w:t>C51 hosts</w:t>
      </w:r>
    </w:p>
    <w:p w14:paraId="5D931867" w14:textId="55628A05" w:rsidR="00C902D9" w:rsidRDefault="00C902D9">
      <w:pPr>
        <w:pStyle w:val="nbullet"/>
        <w:numPr>
          <w:ilvl w:val="0"/>
          <w:numId w:val="30"/>
        </w:numPr>
        <w:ind w:right="0"/>
      </w:pPr>
      <w:r>
        <w:t xml:space="preserve">vCenter </w:t>
      </w:r>
      <w:r w:rsidR="003B3C91">
        <w:t>6</w:t>
      </w:r>
    </w:p>
    <w:p w14:paraId="12960B2D" w14:textId="2A199F50" w:rsidR="00D37051" w:rsidRDefault="00D37051">
      <w:pPr>
        <w:pStyle w:val="nbullet"/>
        <w:numPr>
          <w:ilvl w:val="0"/>
          <w:numId w:val="30"/>
        </w:numPr>
        <w:ind w:right="0"/>
      </w:pPr>
      <w:r>
        <w:t>CloudShell 6.4</w:t>
      </w:r>
      <w:r w:rsidR="006F6E30">
        <w:t xml:space="preserve"> Patch 4</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237" w:name="_Toc458420456"/>
      <w:r>
        <w:lastRenderedPageBreak/>
        <w:t>Managing scripts and drivers</w:t>
      </w:r>
      <w:bookmarkEnd w:id="237"/>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238" w:name="_Toc354056032"/>
      <w:bookmarkStart w:id="239" w:name="_Toc354056685"/>
      <w:bookmarkStart w:id="240" w:name="_Toc333422506"/>
      <w:bookmarkEnd w:id="176"/>
      <w:bookmarkEnd w:id="177"/>
      <w:bookmarkEnd w:id="178"/>
      <w:bookmarkEnd w:id="179"/>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bidi="ar-SA"/>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bidi="ar-SA"/>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bidi="ar-SA"/>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241" w:name="_Toc458420457"/>
      <w:r>
        <w:t>Downloading a script</w:t>
      </w:r>
      <w:r w:rsidR="00B27CDF">
        <w:t>/driver</w:t>
      </w:r>
      <w:r>
        <w:t xml:space="preserve"> file from CloudShell</w:t>
      </w:r>
      <w:bookmarkEnd w:id="241"/>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bidi="ar-SA"/>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242" w:name="_Toc458420458"/>
      <w:r>
        <w:t>Updating a script file</w:t>
      </w:r>
      <w:bookmarkEnd w:id="242"/>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243" w:name="_Toc458420459"/>
      <w:r>
        <w:t>Updating a driver</w:t>
      </w:r>
      <w:bookmarkEnd w:id="243"/>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45DEA983" w:rsidR="00B27CDF" w:rsidRDefault="00B27CDF" w:rsidP="00B35EAD">
      <w:pPr>
        <w:pStyle w:val="nnormal"/>
      </w:pPr>
      <w:r>
        <w:t>Once you got access to such a driver project,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bidi="ar-SA"/>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bidi="ar-SA"/>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244" w:name="_Known_Gaps"/>
      <w:bookmarkStart w:id="245" w:name="_Toc458420460"/>
      <w:bookmarkStart w:id="246" w:name="_Toc354056033"/>
      <w:bookmarkStart w:id="247" w:name="_Toc354056686"/>
      <w:bookmarkEnd w:id="238"/>
      <w:bookmarkEnd w:id="239"/>
      <w:bookmarkEnd w:id="244"/>
      <w:r>
        <w:lastRenderedPageBreak/>
        <w:t>Post-Deployment How-to and extra steps</w:t>
      </w:r>
      <w:bookmarkEnd w:id="245"/>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248" w:name="_Toc458420461"/>
      <w:r>
        <w:t xml:space="preserve">Using the </w:t>
      </w:r>
      <w:proofErr w:type="spellStart"/>
      <w:r>
        <w:t>ScaleIO</w:t>
      </w:r>
      <w:proofErr w:type="spellEnd"/>
      <w:r>
        <w:t xml:space="preserve"> web plugin</w:t>
      </w:r>
      <w:bookmarkEnd w:id="248"/>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w:t>
      </w:r>
      <w:proofErr w:type="spellStart"/>
      <w:r>
        <w:t>vCenter</w:t>
      </w:r>
      <w:proofErr w:type="spellEnd"/>
      <w:r>
        <w:t xml:space="preserve">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bidi="ar-SA"/>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bidi="ar-SA"/>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249" w:name="_Toc458420462"/>
      <w:r>
        <w:t>Nagios</w:t>
      </w:r>
      <w:bookmarkEnd w:id="249"/>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bidi="ar-SA"/>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1E651730" w:rsidR="001E2F5B" w:rsidRDefault="00F92F86" w:rsidP="00AE45FA">
      <w:pPr>
        <w:pStyle w:val="nnormal"/>
        <w:ind w:left="720"/>
      </w:pPr>
      <w:r w:rsidRPr="00F92F86">
        <w:rPr>
          <w:noProof/>
          <w:lang w:eastAsia="en-US" w:bidi="ar-SA"/>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895600"/>
                    </a:xfrm>
                    <a:prstGeom prst="rect">
                      <a:avLst/>
                    </a:prstGeom>
                  </pic:spPr>
                </pic:pic>
              </a:graphicData>
            </a:graphic>
          </wp:inline>
        </w:drawing>
      </w:r>
      <w:r w:rsidR="00A00BB2">
        <w:t xml:space="preserve"> </w:t>
      </w:r>
    </w:p>
    <w:p w14:paraId="5B0A5D93" w14:textId="43449569" w:rsidR="00C72A64" w:rsidRPr="00AE45FA" w:rsidRDefault="00C72A64" w:rsidP="00B85525">
      <w:pPr>
        <w:pStyle w:val="nnormal"/>
        <w:ind w:left="720"/>
      </w:pPr>
      <w:r>
        <w:t xml:space="preserve">Note: the times on the graph are displayed in UTC (no matter which </w:t>
      </w:r>
      <w:proofErr w:type="spellStart"/>
      <w:r>
        <w:t>timezone</w:t>
      </w:r>
      <w:proofErr w:type="spellEnd"/>
      <w:r>
        <w:t xml:space="preserve"> was selected by the user)</w:t>
      </w:r>
      <w:r w:rsidR="00FC606E">
        <w:t>, but displays the last 60 minutes always</w:t>
      </w:r>
    </w:p>
    <w:p w14:paraId="7332889D" w14:textId="0ADE173F" w:rsidR="00A00BB2" w:rsidRDefault="00A00BB2" w:rsidP="00AE45FA">
      <w:pPr>
        <w:pStyle w:val="Heading2"/>
      </w:pPr>
      <w:bookmarkStart w:id="250" w:name="_Toc458420463"/>
      <w:proofErr w:type="spellStart"/>
      <w:r>
        <w:t>vLog</w:t>
      </w:r>
      <w:proofErr w:type="spellEnd"/>
      <w:r w:rsidR="0042641F">
        <w:t xml:space="preserve"> Insight</w:t>
      </w:r>
      <w:r>
        <w:t xml:space="preserve">, </w:t>
      </w:r>
      <w:proofErr w:type="spellStart"/>
      <w:r>
        <w:t>vROPS</w:t>
      </w:r>
      <w:proofErr w:type="spellEnd"/>
      <w:r>
        <w:t xml:space="preserve"> &amp; NSX</w:t>
      </w:r>
      <w:bookmarkEnd w:id="250"/>
    </w:p>
    <w:p w14:paraId="733032A0" w14:textId="273746E2" w:rsidR="00A00BB2" w:rsidRDefault="00F92F86" w:rsidP="00636AD7">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w:t>
      </w:r>
      <w:r w:rsidR="00636AD7">
        <w:t xml:space="preserve">and including </w:t>
      </w:r>
      <w:r w:rsidR="0042641F">
        <w:t>step 4).</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p>
    <w:p w14:paraId="03F24C8C" w14:textId="6AA4C78A" w:rsidR="00D65A58" w:rsidRDefault="00D65A58" w:rsidP="001167D1">
      <w:pPr>
        <w:pStyle w:val="Heading1"/>
      </w:pPr>
      <w:bookmarkStart w:id="251" w:name="_Toc458420464"/>
      <w:r>
        <w:lastRenderedPageBreak/>
        <w:t xml:space="preserve">Known </w:t>
      </w:r>
      <w:bookmarkEnd w:id="246"/>
      <w:bookmarkEnd w:id="247"/>
      <w:r w:rsidR="001167D1">
        <w:t>Gaps</w:t>
      </w:r>
      <w:bookmarkEnd w:id="251"/>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252" w:name="_Toc458420465"/>
      <w:bookmarkStart w:id="253" w:name="_Toc458420468"/>
      <w:bookmarkStart w:id="254" w:name="_Toc458420471"/>
      <w:bookmarkStart w:id="255" w:name="_Toc458420474"/>
      <w:bookmarkEnd w:id="1"/>
      <w:bookmarkEnd w:id="240"/>
      <w:bookmarkEnd w:id="252"/>
      <w:bookmarkEnd w:id="253"/>
      <w:bookmarkEnd w:id="254"/>
      <w:r>
        <w:t>Versa Gaps</w:t>
      </w:r>
      <w:bookmarkEnd w:id="255"/>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256" w:name="_Toc458420475"/>
      <w:r>
        <w:t>vCenter Gaps</w:t>
      </w:r>
      <w:bookmarkEnd w:id="256"/>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257" w:name="_Toc458420476"/>
      <w:r>
        <w:t>Nagios Gaps</w:t>
      </w:r>
      <w:bookmarkEnd w:id="257"/>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258" w:name="_Toc458420477"/>
      <w:proofErr w:type="spellStart"/>
      <w:r>
        <w:t>ScaleIO</w:t>
      </w:r>
      <w:proofErr w:type="spellEnd"/>
      <w:r>
        <w:t xml:space="preserve"> Gaps</w:t>
      </w:r>
      <w:bookmarkEnd w:id="258"/>
    </w:p>
    <w:tbl>
      <w:tblPr>
        <w:tblStyle w:val="TestShell1"/>
        <w:tblW w:w="8635" w:type="dxa"/>
        <w:tblLook w:val="04A0" w:firstRow="1" w:lastRow="0" w:firstColumn="1" w:lastColumn="0" w:noHBand="0" w:noVBand="1"/>
      </w:tblPr>
      <w:tblGrid>
        <w:gridCol w:w="4224"/>
        <w:gridCol w:w="4411"/>
      </w:tblGrid>
      <w:tr w:rsidR="002C22B0" w:rsidRPr="00CD5679" w14:paraId="4C17B402" w14:textId="77777777" w:rsidTr="00B85525">
        <w:trPr>
          <w:cnfStyle w:val="100000000000" w:firstRow="1" w:lastRow="0" w:firstColumn="0" w:lastColumn="0" w:oddVBand="0" w:evenVBand="0" w:oddHBand="0" w:evenHBand="0" w:firstRowFirstColumn="0" w:firstRowLastColumn="0" w:lastRowFirstColumn="0" w:lastRowLastColumn="0"/>
        </w:trPr>
        <w:tc>
          <w:tcPr>
            <w:tcW w:w="2446" w:type="pct"/>
          </w:tcPr>
          <w:p w14:paraId="05A7F70B" w14:textId="77777777" w:rsidR="002C22B0" w:rsidRPr="00CD5679" w:rsidRDefault="002C22B0" w:rsidP="002C22B0">
            <w:pPr>
              <w:pStyle w:val="tabletext"/>
            </w:pPr>
            <w:r>
              <w:t>Gap</w:t>
            </w:r>
          </w:p>
        </w:tc>
        <w:tc>
          <w:tcPr>
            <w:tcW w:w="2554"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B85525">
        <w:tc>
          <w:tcPr>
            <w:tcW w:w="2446"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4"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B85525">
        <w:tc>
          <w:tcPr>
            <w:tcW w:w="2446"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4"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B85525">
        <w:tc>
          <w:tcPr>
            <w:tcW w:w="2446" w:type="pct"/>
          </w:tcPr>
          <w:p w14:paraId="460798F4" w14:textId="709B5C23" w:rsidR="00467ECE" w:rsidDel="00990F36" w:rsidRDefault="00467ECE" w:rsidP="002C22B0">
            <w:pPr>
              <w:pStyle w:val="tabletext"/>
              <w:rPr>
                <w:rFonts w:eastAsia="Times New Roman"/>
                <w:sz w:val="22"/>
              </w:rPr>
            </w:pPr>
          </w:p>
        </w:tc>
        <w:tc>
          <w:tcPr>
            <w:tcW w:w="2554" w:type="pct"/>
          </w:tcPr>
          <w:p w14:paraId="2C83B0A5" w14:textId="5D6C1356" w:rsidR="00467ECE" w:rsidDel="00990F36" w:rsidRDefault="00467ECE" w:rsidP="002C22B0">
            <w:pPr>
              <w:pStyle w:val="tabletext"/>
              <w:rPr>
                <w:rFonts w:eastAsia="Times New Roman"/>
                <w:sz w:val="22"/>
              </w:rPr>
            </w:pPr>
          </w:p>
        </w:tc>
      </w:tr>
    </w:tbl>
    <w:p w14:paraId="58128FB8" w14:textId="3F9636B2" w:rsidR="00106325" w:rsidRDefault="00E13501" w:rsidP="00E13501">
      <w:pPr>
        <w:pStyle w:val="Heading1"/>
      </w:pPr>
      <w:bookmarkStart w:id="259" w:name="_Toc458420478"/>
      <w:bookmarkStart w:id="260" w:name="_Toc458420481"/>
      <w:bookmarkStart w:id="261" w:name="_Toc458420484"/>
      <w:bookmarkStart w:id="262" w:name="_Toc458420487"/>
      <w:bookmarkEnd w:id="259"/>
      <w:bookmarkEnd w:id="260"/>
      <w:bookmarkEnd w:id="261"/>
      <w:r>
        <w:lastRenderedPageBreak/>
        <w:t>Known Issues</w:t>
      </w:r>
      <w:bookmarkEnd w:id="262"/>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bidi="ar-SA"/>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bidi="ar-SA"/>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263" w:name="_Toc458420488"/>
      <w:r>
        <w:lastRenderedPageBreak/>
        <w:t xml:space="preserve">Changes from the previous </w:t>
      </w:r>
      <w:r w:rsidR="00C460F1">
        <w:t xml:space="preserve">code </w:t>
      </w:r>
      <w:r>
        <w:t>release</w:t>
      </w:r>
      <w:bookmarkEnd w:id="263"/>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264" w:name="_Toc458420489"/>
      <w:r>
        <w:lastRenderedPageBreak/>
        <w:t>L</w:t>
      </w:r>
      <w:r w:rsidRPr="0096411A">
        <w:t>egal Notice</w:t>
      </w:r>
      <w:bookmarkEnd w:id="264"/>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52"/>
      <w:footerReference w:type="default" r:id="rId53"/>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6B27D9" w14:textId="77777777" w:rsidR="0043471C" w:rsidRDefault="0043471C" w:rsidP="00905D15">
      <w:r>
        <w:separator/>
      </w:r>
    </w:p>
  </w:endnote>
  <w:endnote w:type="continuationSeparator" w:id="0">
    <w:p w14:paraId="13B0DD9F" w14:textId="77777777" w:rsidR="0043471C" w:rsidRDefault="0043471C"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FD2C7F" w:rsidRPr="00CD5679" w:rsidRDefault="00FD2C7F"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528CE" w14:textId="77777777" w:rsidR="0043471C" w:rsidRDefault="0043471C" w:rsidP="00905D15">
      <w:r>
        <w:separator/>
      </w:r>
    </w:p>
  </w:footnote>
  <w:footnote w:type="continuationSeparator" w:id="0">
    <w:p w14:paraId="4601BF5A" w14:textId="77777777" w:rsidR="0043471C" w:rsidRDefault="0043471C" w:rsidP="00905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FD2C7F" w:rsidRPr="00CD5679" w:rsidRDefault="00FD2C7F"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C4CE2"/>
    <w:multiLevelType w:val="hybridMultilevel"/>
    <w:tmpl w:val="43907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0"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7"/>
  </w:num>
  <w:num w:numId="4">
    <w:abstractNumId w:val="32"/>
  </w:num>
  <w:num w:numId="5">
    <w:abstractNumId w:val="6"/>
  </w:num>
  <w:num w:numId="6">
    <w:abstractNumId w:val="17"/>
  </w:num>
  <w:num w:numId="7">
    <w:abstractNumId w:val="30"/>
  </w:num>
  <w:num w:numId="8">
    <w:abstractNumId w:val="49"/>
  </w:num>
  <w:num w:numId="9">
    <w:abstractNumId w:val="44"/>
  </w:num>
  <w:num w:numId="10">
    <w:abstractNumId w:val="24"/>
  </w:num>
  <w:num w:numId="11">
    <w:abstractNumId w:val="11"/>
  </w:num>
  <w:num w:numId="12">
    <w:abstractNumId w:val="1"/>
  </w:num>
  <w:num w:numId="13">
    <w:abstractNumId w:val="35"/>
  </w:num>
  <w:num w:numId="14">
    <w:abstractNumId w:val="31"/>
  </w:num>
  <w:num w:numId="15">
    <w:abstractNumId w:val="13"/>
  </w:num>
  <w:num w:numId="16">
    <w:abstractNumId w:val="42"/>
  </w:num>
  <w:num w:numId="17">
    <w:abstractNumId w:val="36"/>
  </w:num>
  <w:num w:numId="18">
    <w:abstractNumId w:val="16"/>
  </w:num>
  <w:num w:numId="19">
    <w:abstractNumId w:val="3"/>
  </w:num>
  <w:num w:numId="20">
    <w:abstractNumId w:val="38"/>
  </w:num>
  <w:num w:numId="21">
    <w:abstractNumId w:val="9"/>
  </w:num>
  <w:num w:numId="22">
    <w:abstractNumId w:val="4"/>
  </w:num>
  <w:num w:numId="23">
    <w:abstractNumId w:val="22"/>
  </w:num>
  <w:num w:numId="24">
    <w:abstractNumId w:val="47"/>
  </w:num>
  <w:num w:numId="25">
    <w:abstractNumId w:val="20"/>
  </w:num>
  <w:num w:numId="26">
    <w:abstractNumId w:val="48"/>
  </w:num>
  <w:num w:numId="27">
    <w:abstractNumId w:val="0"/>
  </w:num>
  <w:num w:numId="28">
    <w:abstractNumId w:val="39"/>
  </w:num>
  <w:num w:numId="29">
    <w:abstractNumId w:val="40"/>
  </w:num>
  <w:num w:numId="30">
    <w:abstractNumId w:val="46"/>
  </w:num>
  <w:num w:numId="31">
    <w:abstractNumId w:val="34"/>
  </w:num>
  <w:num w:numId="32">
    <w:abstractNumId w:val="33"/>
  </w:num>
  <w:num w:numId="33">
    <w:abstractNumId w:val="29"/>
  </w:num>
  <w:num w:numId="34">
    <w:abstractNumId w:val="15"/>
  </w:num>
  <w:num w:numId="35">
    <w:abstractNumId w:val="50"/>
  </w:num>
  <w:num w:numId="36">
    <w:abstractNumId w:val="37"/>
  </w:num>
  <w:num w:numId="37">
    <w:abstractNumId w:val="26"/>
  </w:num>
  <w:num w:numId="38">
    <w:abstractNumId w:val="14"/>
  </w:num>
  <w:num w:numId="39">
    <w:abstractNumId w:val="21"/>
  </w:num>
  <w:num w:numId="40">
    <w:abstractNumId w:val="43"/>
  </w:num>
  <w:num w:numId="41">
    <w:abstractNumId w:val="18"/>
  </w:num>
  <w:num w:numId="42">
    <w:abstractNumId w:val="12"/>
  </w:num>
  <w:num w:numId="43">
    <w:abstractNumId w:val="41"/>
  </w:num>
  <w:num w:numId="44">
    <w:abstractNumId w:val="23"/>
  </w:num>
  <w:num w:numId="45">
    <w:abstractNumId w:val="5"/>
  </w:num>
  <w:num w:numId="46">
    <w:abstractNumId w:val="28"/>
  </w:num>
  <w:num w:numId="47">
    <w:abstractNumId w:val="45"/>
  </w:num>
  <w:num w:numId="48">
    <w:abstractNumId w:val="19"/>
  </w:num>
  <w:num w:numId="49">
    <w:abstractNumId w:val="8"/>
  </w:num>
  <w:num w:numId="50">
    <w:abstractNumId w:val="25"/>
  </w:num>
  <w:num w:numId="51">
    <w:abstractNumId w:val="7"/>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 Rosenquist">
    <w15:presenceInfo w15:providerId="Windows Live" w15:userId="6e4df630ab61ec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353B"/>
    <w:rsid w:val="00153726"/>
    <w:rsid w:val="00153EB2"/>
    <w:rsid w:val="00154039"/>
    <w:rsid w:val="00154D5C"/>
    <w:rsid w:val="00155211"/>
    <w:rsid w:val="00155223"/>
    <w:rsid w:val="00157E11"/>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5FB"/>
    <w:rsid w:val="00267EA8"/>
    <w:rsid w:val="00271644"/>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0E9A"/>
    <w:rsid w:val="003B2171"/>
    <w:rsid w:val="003B2880"/>
    <w:rsid w:val="003B2C8C"/>
    <w:rsid w:val="003B3525"/>
    <w:rsid w:val="003B3C91"/>
    <w:rsid w:val="003B6085"/>
    <w:rsid w:val="003B6F39"/>
    <w:rsid w:val="003B78C8"/>
    <w:rsid w:val="003C0439"/>
    <w:rsid w:val="003C0BF9"/>
    <w:rsid w:val="003C2570"/>
    <w:rsid w:val="003C2B2E"/>
    <w:rsid w:val="003C433F"/>
    <w:rsid w:val="003C45D6"/>
    <w:rsid w:val="003C498E"/>
    <w:rsid w:val="003C5178"/>
    <w:rsid w:val="003C6EA1"/>
    <w:rsid w:val="003C6FEA"/>
    <w:rsid w:val="003C7FFC"/>
    <w:rsid w:val="003D07F9"/>
    <w:rsid w:val="003D0BBE"/>
    <w:rsid w:val="003D1C16"/>
    <w:rsid w:val="003D281F"/>
    <w:rsid w:val="003D28C0"/>
    <w:rsid w:val="003D2F18"/>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471C"/>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A4"/>
    <w:rsid w:val="004802DE"/>
    <w:rsid w:val="00481545"/>
    <w:rsid w:val="0048216A"/>
    <w:rsid w:val="00482401"/>
    <w:rsid w:val="0048259D"/>
    <w:rsid w:val="0048387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36AD7"/>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A65"/>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D64"/>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6BDB"/>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525"/>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59C4"/>
    <w:rsid w:val="00C7108E"/>
    <w:rsid w:val="00C71689"/>
    <w:rsid w:val="00C722DC"/>
    <w:rsid w:val="00C72312"/>
    <w:rsid w:val="00C72A64"/>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606E"/>
    <w:rsid w:val="00FC7112"/>
    <w:rsid w:val="00FC7527"/>
    <w:rsid w:val="00FD18FA"/>
    <w:rsid w:val="00FD2C7F"/>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4">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uiPriority="0"/>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uiPriority="0"/>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diagramData" Target="diagrams/data1.xml"/><Relationship Id="rId42" Type="http://schemas.openxmlformats.org/officeDocument/2006/relationships/image" Target="media/image26.png"/><Relationship Id="rId47" Type="http://schemas.openxmlformats.org/officeDocument/2006/relationships/image" Target="cid:image001.jpg@01D1D613.B39C4260" TargetMode="External"/><Relationship Id="rId50" Type="http://schemas.openxmlformats.org/officeDocument/2006/relationships/image" Target="media/image33.png"/><Relationship Id="rId55"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07/relationships/diagramDrawing" Target="diagrams/drawing1.xml"/><Relationship Id="rId46" Type="http://schemas.openxmlformats.org/officeDocument/2006/relationships/image" Target="media/image30.jpe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hyperlink" Target="http://cloudshell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Colors" Target="diagrams/colors1.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QuickStyle" Target="diagrams/quickStyle1.xml"/><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diagramLayout" Target="diagrams/layout1.xm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pt>
    <dgm:pt modelId="{3B3AFEA7-4370-4962-9DF3-B20989499B70}" type="pres">
      <dgm:prSet presAssocID="{4E2E805E-FA33-4D3D-A7D6-69DABC8C65F0}" presName="node" presStyleLbl="node1" presStyleIdx="0" presStyleCnt="4">
        <dgm:presLayoutVars>
          <dgm:bulletEnabled val="1"/>
        </dgm:presLayoutVars>
      </dgm:prSet>
      <dgm:spPr/>
    </dgm:pt>
    <dgm:pt modelId="{524AC020-AA24-469E-B18D-62489D23D477}" type="pres">
      <dgm:prSet presAssocID="{8DD71AAF-5214-4D30-9C51-4BF9812A5B96}" presName="sibTrans" presStyleLbl="sibTrans1D1" presStyleIdx="0" presStyleCnt="3"/>
      <dgm:spPr/>
    </dgm:pt>
    <dgm:pt modelId="{16362CEE-9293-4966-995B-1B6EA48442A5}" type="pres">
      <dgm:prSet presAssocID="{8DD71AAF-5214-4D30-9C51-4BF9812A5B96}" presName="connectorText" presStyleLbl="sibTrans1D1" presStyleIdx="0" presStyleCnt="3"/>
      <dgm:spPr/>
    </dgm:pt>
    <dgm:pt modelId="{3EF8D23D-5A2E-487D-B7FE-59A361D5C494}" type="pres">
      <dgm:prSet presAssocID="{DE7A9225-B880-4D44-BEB5-8C785B550B3E}" presName="node" presStyleLbl="node1" presStyleIdx="1" presStyleCnt="4">
        <dgm:presLayoutVars>
          <dgm:bulletEnabled val="1"/>
        </dgm:presLayoutVars>
      </dgm:prSet>
      <dgm:spPr/>
    </dgm:pt>
    <dgm:pt modelId="{FDE9ED68-76D1-41EA-8E70-BD5296329355}" type="pres">
      <dgm:prSet presAssocID="{F8ECD8B3-80F1-4BB9-B949-9DC20FD5253C}" presName="sibTrans" presStyleLbl="sibTrans1D1" presStyleIdx="1" presStyleCnt="3"/>
      <dgm:spPr/>
    </dgm:pt>
    <dgm:pt modelId="{7C247AEF-CF70-4492-AE30-308E9CF598F4}" type="pres">
      <dgm:prSet presAssocID="{F8ECD8B3-80F1-4BB9-B949-9DC20FD5253C}" presName="connectorText" presStyleLbl="sibTrans1D1" presStyleIdx="1" presStyleCnt="3"/>
      <dgm:spPr/>
    </dgm:pt>
    <dgm:pt modelId="{6520BD51-772E-49C3-9440-D1D0EE2BC596}" type="pres">
      <dgm:prSet presAssocID="{5D51E802-63C6-4FA1-B834-E63D7610F58A}" presName="node" presStyleLbl="node1" presStyleIdx="2" presStyleCnt="4">
        <dgm:presLayoutVars>
          <dgm:bulletEnabled val="1"/>
        </dgm:presLayoutVars>
      </dgm:prSet>
      <dgm:spPr/>
    </dgm:pt>
    <dgm:pt modelId="{AB548658-CD08-439C-9ADE-3A38AEDFC542}" type="pres">
      <dgm:prSet presAssocID="{700C5023-003A-48F0-9CEF-ED085FFF7780}" presName="sibTrans" presStyleLbl="sibTrans1D1" presStyleIdx="2" presStyleCnt="3"/>
      <dgm:spPr/>
    </dgm:pt>
    <dgm:pt modelId="{25C37991-11D2-453C-AD61-D1B2D006C219}" type="pres">
      <dgm:prSet presAssocID="{700C5023-003A-48F0-9CEF-ED085FFF7780}" presName="connectorText" presStyleLbl="sibTrans1D1" presStyleIdx="2" presStyleCnt="3"/>
      <dgm:spPr/>
    </dgm:pt>
    <dgm:pt modelId="{172D476E-776D-490C-8F5B-BC150556D9ED}" type="pres">
      <dgm:prSet presAssocID="{CD0A3085-1B84-4C4D-AEBF-FA8EED2B556B}" presName="node" presStyleLbl="node1" presStyleIdx="3" presStyleCnt="4">
        <dgm:presLayoutVars>
          <dgm:bulletEnabled val="1"/>
        </dgm:presLayoutVars>
      </dgm:prSet>
      <dgm:spPr/>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97A91F70-2C26-425A-9387-1EE61BA56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5169</TotalTime>
  <Pages>40</Pages>
  <Words>5499</Words>
  <Characters>31348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36774</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Eric Rosenquist</cp:lastModifiedBy>
  <cp:revision>100</cp:revision>
  <cp:lastPrinted>2016-08-08T18:52:00Z</cp:lastPrinted>
  <dcterms:created xsi:type="dcterms:W3CDTF">2016-02-05T09:47:00Z</dcterms:created>
  <dcterms:modified xsi:type="dcterms:W3CDTF">2016-11-09T23:00:00Z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