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fldSimple w:instr=" KEYWORDS   ">
        <w:r w:rsidR="00264BCF" w:rsidRPr="002F1857">
          <w:t>1.0.0</w:t>
        </w:r>
      </w:fldSimple>
    </w:p>
    <w:p w14:paraId="2DAC700C" w14:textId="4DCD44CE" w:rsidR="00CA543E" w:rsidRPr="00087663" w:rsidRDefault="00CA543E" w:rsidP="00AE45FA">
      <w:pPr>
        <w:pStyle w:val="CoverTitle33"/>
      </w:pPr>
      <w:r w:rsidRPr="00087663">
        <w:t xml:space="preserve">Release date: </w:t>
      </w:r>
      <w:r w:rsidR="00AE45FA">
        <w:t xml:space="preserve">July </w:t>
      </w:r>
      <w:r w:rsidR="0092739C">
        <w:t>2016</w:t>
      </w:r>
    </w:p>
    <w:p w14:paraId="4B535500" w14:textId="7303E525" w:rsidR="00CA543E" w:rsidRPr="00087663" w:rsidRDefault="00CA543E" w:rsidP="00AE45FA">
      <w:pPr>
        <w:pStyle w:val="CoverTitle4"/>
      </w:pPr>
      <w:r w:rsidRPr="00087663">
        <w:t>Document version (</w:t>
      </w:r>
      <w:fldSimple w:instr=" DOCPROPERTY  &quot;Document number&quot;  \* MERGEFORMAT ">
        <w:r w:rsidR="00AE45FA" w:rsidRPr="002F1857">
          <w:t>Rev A.</w:t>
        </w:r>
        <w:r w:rsidR="00AE45FA">
          <w:t>06</w:t>
        </w:r>
      </w:fldSimple>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19557F6F" w14:textId="2F7E2F6C" w:rsidR="007640D8" w:rsidRDefault="00074A28">
      <w:pPr>
        <w:pStyle w:val="TOC1"/>
        <w:tabs>
          <w:tab w:val="left" w:pos="440"/>
          <w:tab w:val="right" w:leader="dot" w:pos="8630"/>
        </w:tabs>
        <w:rPr>
          <w:ins w:id="3" w:author="Yaniv Kalsky" w:date="2016-11-10T12:36:00Z"/>
          <w:rFonts w:eastAsiaTheme="minorEastAsia" w:cstheme="minorBidi"/>
          <w:b w:val="0"/>
          <w:noProof/>
          <w:color w:val="auto"/>
          <w:sz w:val="22"/>
          <w:szCs w:val="22"/>
        </w:rPr>
      </w:pPr>
      <w:r>
        <w:lastRenderedPageBreak/>
        <w:fldChar w:fldCharType="begin"/>
      </w:r>
      <w:r>
        <w:instrText xml:space="preserve"> TOC \o "1-3" \h \z \u </w:instrText>
      </w:r>
      <w:r>
        <w:fldChar w:fldCharType="separate"/>
      </w:r>
      <w:ins w:id="4" w:author="Yaniv Kalsky" w:date="2016-11-10T12:36:00Z">
        <w:r w:rsidR="007640D8" w:rsidRPr="00F63E0A">
          <w:rPr>
            <w:rStyle w:val="Hyperlink"/>
            <w:noProof/>
          </w:rPr>
          <w:fldChar w:fldCharType="begin"/>
        </w:r>
        <w:r w:rsidR="007640D8" w:rsidRPr="00F63E0A">
          <w:rPr>
            <w:rStyle w:val="Hyperlink"/>
            <w:noProof/>
          </w:rPr>
          <w:instrText xml:space="preserve"> </w:instrText>
        </w:r>
        <w:r w:rsidR="007640D8">
          <w:rPr>
            <w:noProof/>
          </w:rPr>
          <w:instrText>HYPERLINK \l "_Toc466544742"</w:instrText>
        </w:r>
        <w:r w:rsidR="007640D8" w:rsidRPr="00F63E0A">
          <w:rPr>
            <w:rStyle w:val="Hyperlink"/>
            <w:noProof/>
          </w:rPr>
          <w:instrText xml:space="preserve"> </w:instrText>
        </w:r>
        <w:r w:rsidR="007640D8" w:rsidRPr="00F63E0A">
          <w:rPr>
            <w:rStyle w:val="Hyperlink"/>
            <w:noProof/>
          </w:rPr>
        </w:r>
        <w:r w:rsidR="007640D8" w:rsidRPr="00F63E0A">
          <w:rPr>
            <w:rStyle w:val="Hyperlink"/>
            <w:noProof/>
          </w:rPr>
          <w:fldChar w:fldCharType="separate"/>
        </w:r>
        <w:r w:rsidR="007640D8" w:rsidRPr="00F63E0A">
          <w:rPr>
            <w:rStyle w:val="Hyperlink"/>
            <w:noProof/>
          </w:rPr>
          <w:t>1</w:t>
        </w:r>
        <w:r w:rsidR="007640D8">
          <w:rPr>
            <w:rFonts w:eastAsiaTheme="minorEastAsia" w:cstheme="minorBidi"/>
            <w:b w:val="0"/>
            <w:noProof/>
            <w:color w:val="auto"/>
            <w:sz w:val="22"/>
            <w:szCs w:val="22"/>
          </w:rPr>
          <w:tab/>
        </w:r>
        <w:r w:rsidR="007640D8" w:rsidRPr="00F63E0A">
          <w:rPr>
            <w:rStyle w:val="Hyperlink"/>
            <w:noProof/>
          </w:rPr>
          <w:t>Overview</w:t>
        </w:r>
        <w:r w:rsidR="007640D8">
          <w:rPr>
            <w:noProof/>
            <w:webHidden/>
          </w:rPr>
          <w:tab/>
        </w:r>
        <w:r w:rsidR="007640D8">
          <w:rPr>
            <w:noProof/>
            <w:webHidden/>
          </w:rPr>
          <w:fldChar w:fldCharType="begin"/>
        </w:r>
        <w:r w:rsidR="007640D8">
          <w:rPr>
            <w:noProof/>
            <w:webHidden/>
          </w:rPr>
          <w:instrText xml:space="preserve"> PAGEREF _Toc466544742 \h </w:instrText>
        </w:r>
        <w:r w:rsidR="007640D8">
          <w:rPr>
            <w:noProof/>
            <w:webHidden/>
          </w:rPr>
        </w:r>
      </w:ins>
      <w:r w:rsidR="007640D8">
        <w:rPr>
          <w:noProof/>
          <w:webHidden/>
        </w:rPr>
        <w:fldChar w:fldCharType="separate"/>
      </w:r>
      <w:ins w:id="5" w:author="Yaniv Kalsky" w:date="2016-11-10T12:36:00Z">
        <w:r w:rsidR="007640D8">
          <w:rPr>
            <w:noProof/>
            <w:webHidden/>
          </w:rPr>
          <w:t>4</w:t>
        </w:r>
        <w:r w:rsidR="007640D8">
          <w:rPr>
            <w:noProof/>
            <w:webHidden/>
          </w:rPr>
          <w:fldChar w:fldCharType="end"/>
        </w:r>
        <w:r w:rsidR="007640D8" w:rsidRPr="00F63E0A">
          <w:rPr>
            <w:rStyle w:val="Hyperlink"/>
            <w:noProof/>
          </w:rPr>
          <w:fldChar w:fldCharType="end"/>
        </w:r>
      </w:ins>
    </w:p>
    <w:p w14:paraId="00068E75" w14:textId="1945E673" w:rsidR="007640D8" w:rsidRDefault="007640D8">
      <w:pPr>
        <w:pStyle w:val="TOC1"/>
        <w:tabs>
          <w:tab w:val="left" w:pos="440"/>
          <w:tab w:val="right" w:leader="dot" w:pos="8630"/>
        </w:tabs>
        <w:rPr>
          <w:ins w:id="6" w:author="Yaniv Kalsky" w:date="2016-11-10T12:36:00Z"/>
          <w:rFonts w:eastAsiaTheme="minorEastAsia" w:cstheme="minorBidi"/>
          <w:b w:val="0"/>
          <w:noProof/>
          <w:color w:val="auto"/>
          <w:sz w:val="22"/>
          <w:szCs w:val="22"/>
        </w:rPr>
      </w:pPr>
      <w:ins w:id="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"_Toc466544743"</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w:t>
        </w:r>
        <w:r>
          <w:rPr>
            <w:rFonts w:eastAsiaTheme="minorEastAsia" w:cstheme="minorBidi"/>
            <w:b w:val="0"/>
            <w:noProof/>
            <w:color w:val="auto"/>
            <w:sz w:val="22"/>
            <w:szCs w:val="22"/>
          </w:rPr>
          <w:tab/>
        </w:r>
        <w:r w:rsidRPr="00F63E0A">
          <w:rPr>
            <w:rStyle w:val="Hyperlink"/>
            <w:noProof/>
          </w:rPr>
          <w:t>Package Content</w:t>
        </w:r>
        <w:r>
          <w:rPr>
            <w:noProof/>
            <w:webHidden/>
          </w:rPr>
          <w:tab/>
        </w:r>
        <w:r>
          <w:rPr>
            <w:noProof/>
            <w:webHidden/>
          </w:rPr>
          <w:fldChar w:fldCharType="begin"/>
        </w:r>
        <w:r>
          <w:rPr>
            <w:noProof/>
            <w:webHidden/>
          </w:rPr>
          <w:instrText xml:space="preserve"> PAGEREF _Toc466544743 \h </w:instrText>
        </w:r>
        <w:r>
          <w:rPr>
            <w:noProof/>
            <w:webHidden/>
          </w:rPr>
        </w:r>
      </w:ins>
      <w:r>
        <w:rPr>
          <w:noProof/>
          <w:webHidden/>
        </w:rPr>
        <w:fldChar w:fldCharType="separate"/>
      </w:r>
      <w:ins w:id="8" w:author="Yaniv Kalsky" w:date="2016-11-10T12:36:00Z">
        <w:r>
          <w:rPr>
            <w:noProof/>
            <w:webHidden/>
          </w:rPr>
          <w:t>5</w:t>
        </w:r>
        <w:r>
          <w:rPr>
            <w:noProof/>
            <w:webHidden/>
          </w:rPr>
          <w:fldChar w:fldCharType="end"/>
        </w:r>
        <w:r w:rsidRPr="00F63E0A">
          <w:rPr>
            <w:rStyle w:val="Hyperlink"/>
            <w:noProof/>
          </w:rPr>
          <w:fldChar w:fldCharType="end"/>
        </w:r>
      </w:ins>
    </w:p>
    <w:p w14:paraId="1693DCC6" w14:textId="733AE1E7" w:rsidR="007640D8" w:rsidRDefault="007640D8">
      <w:pPr>
        <w:pStyle w:val="TOC2"/>
        <w:tabs>
          <w:tab w:val="left" w:pos="880"/>
          <w:tab w:val="right" w:leader="dot" w:pos="8630"/>
        </w:tabs>
        <w:rPr>
          <w:ins w:id="9" w:author="Yaniv Kalsky" w:date="2016-11-10T12:36:00Z"/>
          <w:rFonts w:eastAsiaTheme="minorEastAsia" w:cstheme="minorBidi"/>
          <w:b w:val="0"/>
          <w:noProof/>
          <w:color w:val="auto"/>
        </w:rPr>
      </w:pPr>
      <w:ins w:id="1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"_Toc466544744"</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2.1</w:t>
        </w:r>
        <w:r>
          <w:rPr>
            <w:rFonts w:eastAsiaTheme="minorEastAsia" w:cstheme="minorBidi"/>
            <w:b w:val="0"/>
            <w:noProof/>
            <w:color w:val="auto"/>
          </w:rPr>
          <w:tab/>
        </w:r>
        <w:r w:rsidRPr="00F63E0A">
          <w:rPr>
            <w:rStyle w:val="Hyperlink"/>
            <w:noProof/>
          </w:rPr>
          <w:t>NFV Sandbox</w:t>
        </w:r>
        <w:r>
          <w:rPr>
            <w:noProof/>
            <w:webHidden/>
          </w:rPr>
          <w:tab/>
        </w:r>
        <w:r>
          <w:rPr>
            <w:noProof/>
            <w:webHidden/>
          </w:rPr>
          <w:fldChar w:fldCharType="begin"/>
        </w:r>
        <w:r>
          <w:rPr>
            <w:noProof/>
            <w:webHidden/>
          </w:rPr>
          <w:instrText xml:space="preserve"> PAGEREF _Toc466544744 \h </w:instrText>
        </w:r>
        <w:r>
          <w:rPr>
            <w:noProof/>
            <w:webHidden/>
          </w:rPr>
        </w:r>
      </w:ins>
      <w:r>
        <w:rPr>
          <w:noProof/>
          <w:webHidden/>
        </w:rPr>
        <w:fldChar w:fldCharType="separate"/>
      </w:r>
      <w:ins w:id="11" w:author="Yaniv Kalsky" w:date="2016-11-10T12:36:00Z">
        <w:r>
          <w:rPr>
            <w:noProof/>
            <w:webHidden/>
          </w:rPr>
          <w:t>5</w:t>
        </w:r>
        <w:r>
          <w:rPr>
            <w:noProof/>
            <w:webHidden/>
          </w:rPr>
          <w:fldChar w:fldCharType="end"/>
        </w:r>
        <w:r w:rsidRPr="00F63E0A">
          <w:rPr>
            <w:rStyle w:val="Hyperlink"/>
            <w:noProof/>
          </w:rPr>
          <w:fldChar w:fldCharType="end"/>
        </w:r>
      </w:ins>
    </w:p>
    <w:p w14:paraId="4189493C" w14:textId="7FFA2EB0" w:rsidR="007640D8" w:rsidRDefault="007640D8">
      <w:pPr>
        <w:pStyle w:val="TOC2"/>
        <w:tabs>
          <w:tab w:val="left" w:pos="880"/>
          <w:tab w:val="right" w:leader="dot" w:pos="8630"/>
        </w:tabs>
        <w:rPr>
          <w:ins w:id="12" w:author="Yaniv Kalsky" w:date="2016-11-10T12:36:00Z"/>
          <w:rFonts w:eastAsiaTheme="minorEastAsia" w:cstheme="minorBidi"/>
          <w:b w:val="0"/>
          <w:noProof/>
          <w:color w:val="auto"/>
        </w:rPr>
      </w:pPr>
      <w:ins w:id="1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"_Toc466544745"</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2.2</w:t>
        </w:r>
        <w:r>
          <w:rPr>
            <w:rFonts w:eastAsiaTheme="minorEastAsia" w:cstheme="minorBidi"/>
            <w:b w:val="0"/>
            <w:noProof/>
            <w:color w:val="auto"/>
          </w:rPr>
          <w:tab/>
        </w:r>
        <w:r w:rsidRPr="00F63E0A">
          <w:rPr>
            <w:rStyle w:val="Hyperlink"/>
            <w:noProof/>
          </w:rPr>
          <w:t>Quick Start</w:t>
        </w:r>
        <w:r>
          <w:rPr>
            <w:noProof/>
            <w:webHidden/>
          </w:rPr>
          <w:tab/>
        </w:r>
        <w:r>
          <w:rPr>
            <w:noProof/>
            <w:webHidden/>
          </w:rPr>
          <w:fldChar w:fldCharType="begin"/>
        </w:r>
        <w:r>
          <w:rPr>
            <w:noProof/>
            <w:webHidden/>
          </w:rPr>
          <w:instrText xml:space="preserve"> PAGEREF _Toc466544745 \h </w:instrText>
        </w:r>
        <w:r>
          <w:rPr>
            <w:noProof/>
            <w:webHidden/>
          </w:rPr>
        </w:r>
      </w:ins>
      <w:r>
        <w:rPr>
          <w:noProof/>
          <w:webHidden/>
        </w:rPr>
        <w:fldChar w:fldCharType="separate"/>
      </w:r>
      <w:ins w:id="14" w:author="Yaniv Kalsky" w:date="2016-11-10T12:36:00Z">
        <w:r>
          <w:rPr>
            <w:noProof/>
            <w:webHidden/>
          </w:rPr>
          <w:t>5</w:t>
        </w:r>
        <w:r>
          <w:rPr>
            <w:noProof/>
            <w:webHidden/>
          </w:rPr>
          <w:fldChar w:fldCharType="end"/>
        </w:r>
        <w:r w:rsidRPr="00F63E0A">
          <w:rPr>
            <w:rStyle w:val="Hyperlink"/>
            <w:noProof/>
          </w:rPr>
          <w:fldChar w:fldCharType="end"/>
        </w:r>
      </w:ins>
    </w:p>
    <w:p w14:paraId="4ACB57DC" w14:textId="29888AC8" w:rsidR="007640D8" w:rsidRDefault="007640D8">
      <w:pPr>
        <w:pStyle w:val="TOC2"/>
        <w:tabs>
          <w:tab w:val="left" w:pos="880"/>
          <w:tab w:val="right" w:leader="dot" w:pos="8630"/>
        </w:tabs>
        <w:rPr>
          <w:ins w:id="15" w:author="Yaniv Kalsky" w:date="2016-11-10T12:36:00Z"/>
          <w:rFonts w:eastAsiaTheme="minorEastAsia" w:cstheme="minorBidi"/>
          <w:b w:val="0"/>
          <w:noProof/>
          <w:color w:val="auto"/>
        </w:rPr>
      </w:pPr>
      <w:ins w:id="1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"_Toc466544746"</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2.3</w:t>
        </w:r>
        <w:r>
          <w:rPr>
            <w:rFonts w:eastAsiaTheme="minorEastAsia" w:cstheme="minorBidi"/>
            <w:b w:val="0"/>
            <w:noProof/>
            <w:color w:val="auto"/>
          </w:rPr>
          <w:tab/>
        </w:r>
        <w:r w:rsidRPr="00F63E0A">
          <w:rPr>
            <w:rStyle w:val="Hyperlink"/>
            <w:noProof/>
          </w:rPr>
          <w:t>Deploying the CloudShell appliance</w:t>
        </w:r>
        <w:r>
          <w:rPr>
            <w:noProof/>
            <w:webHidden/>
          </w:rPr>
          <w:tab/>
        </w:r>
        <w:r>
          <w:rPr>
            <w:noProof/>
            <w:webHidden/>
          </w:rPr>
          <w:fldChar w:fldCharType="begin"/>
        </w:r>
        <w:r>
          <w:rPr>
            <w:noProof/>
            <w:webHidden/>
          </w:rPr>
          <w:instrText xml:space="preserve"> PAGEREF _Toc466544746 \h </w:instrText>
        </w:r>
        <w:r>
          <w:rPr>
            <w:noProof/>
            <w:webHidden/>
          </w:rPr>
        </w:r>
      </w:ins>
      <w:r>
        <w:rPr>
          <w:noProof/>
          <w:webHidden/>
        </w:rPr>
        <w:fldChar w:fldCharType="separate"/>
      </w:r>
      <w:ins w:id="17" w:author="Yaniv Kalsky" w:date="2016-11-10T12:36:00Z">
        <w:r>
          <w:rPr>
            <w:noProof/>
            <w:webHidden/>
          </w:rPr>
          <w:t>6</w:t>
        </w:r>
        <w:r>
          <w:rPr>
            <w:noProof/>
            <w:webHidden/>
          </w:rPr>
          <w:fldChar w:fldCharType="end"/>
        </w:r>
        <w:r w:rsidRPr="00F63E0A">
          <w:rPr>
            <w:rStyle w:val="Hyperlink"/>
            <w:noProof/>
          </w:rPr>
          <w:fldChar w:fldCharType="end"/>
        </w:r>
      </w:ins>
    </w:p>
    <w:p w14:paraId="75F66B1C" w14:textId="113C27EF" w:rsidR="007640D8" w:rsidRDefault="007640D8">
      <w:pPr>
        <w:pStyle w:val="TOC3"/>
        <w:tabs>
          <w:tab w:val="left" w:pos="1320"/>
          <w:tab w:val="right" w:leader="dot" w:pos="8630"/>
        </w:tabs>
        <w:rPr>
          <w:ins w:id="18" w:author="Yaniv Kalsky" w:date="2016-11-10T12:36:00Z"/>
          <w:rFonts w:eastAsiaTheme="minorEastAsia" w:cstheme="minorBidi"/>
          <w:noProof/>
          <w:color w:val="auto"/>
        </w:rPr>
      </w:pPr>
      <w:ins w:id="1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"_Toc466544747"</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2.3.1</w:t>
        </w:r>
        <w:r>
          <w:rPr>
            <w:rFonts w:eastAsiaTheme="minorEastAsia" w:cstheme="minorBidi"/>
            <w:noProof/>
            <w:color w:val="auto"/>
          </w:rPr>
          <w:tab/>
        </w:r>
        <w:r w:rsidRPr="00F63E0A">
          <w:rPr>
            <w:rStyle w:val="Hyperlink"/>
            <w:noProof/>
          </w:rPr>
          <w:t>Configuring CloudShell VM</w:t>
        </w:r>
        <w:r>
          <w:rPr>
            <w:noProof/>
            <w:webHidden/>
          </w:rPr>
          <w:tab/>
        </w:r>
        <w:r>
          <w:rPr>
            <w:noProof/>
            <w:webHidden/>
          </w:rPr>
          <w:fldChar w:fldCharType="begin"/>
        </w:r>
        <w:r>
          <w:rPr>
            <w:noProof/>
            <w:webHidden/>
          </w:rPr>
          <w:instrText xml:space="preserve"> PAGEREF _Toc466544747 \h </w:instrText>
        </w:r>
        <w:r>
          <w:rPr>
            <w:noProof/>
            <w:webHidden/>
          </w:rPr>
        </w:r>
      </w:ins>
      <w:r>
        <w:rPr>
          <w:noProof/>
          <w:webHidden/>
        </w:rPr>
        <w:fldChar w:fldCharType="separate"/>
      </w:r>
      <w:ins w:id="20" w:author="Yaniv Kalsky" w:date="2016-11-10T12:36:00Z">
        <w:r>
          <w:rPr>
            <w:noProof/>
            <w:webHidden/>
          </w:rPr>
          <w:t>6</w:t>
        </w:r>
        <w:r>
          <w:rPr>
            <w:noProof/>
            <w:webHidden/>
          </w:rPr>
          <w:fldChar w:fldCharType="end"/>
        </w:r>
        <w:r w:rsidRPr="00F63E0A">
          <w:rPr>
            <w:rStyle w:val="Hyperlink"/>
            <w:noProof/>
          </w:rPr>
          <w:fldChar w:fldCharType="end"/>
        </w:r>
      </w:ins>
    </w:p>
    <w:p w14:paraId="0978095C" w14:textId="4CEF3BAE" w:rsidR="007640D8" w:rsidRDefault="007640D8">
      <w:pPr>
        <w:pStyle w:val="TOC3"/>
        <w:tabs>
          <w:tab w:val="left" w:pos="1320"/>
          <w:tab w:val="right" w:leader="dot" w:pos="8630"/>
        </w:tabs>
        <w:rPr>
          <w:ins w:id="21" w:author="Yaniv Kalsky" w:date="2016-11-10T12:36:00Z"/>
          <w:rFonts w:eastAsiaTheme="minorEastAsia" w:cstheme="minorBidi"/>
          <w:noProof/>
          <w:color w:val="auto"/>
        </w:rPr>
      </w:pPr>
      <w:ins w:id="2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"_Toc466544753"</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2.3.2</w:t>
        </w:r>
        <w:r>
          <w:rPr>
            <w:rFonts w:eastAsiaTheme="minorEastAsia" w:cstheme="minorBidi"/>
            <w:noProof/>
            <w:color w:val="auto"/>
          </w:rPr>
          <w:tab/>
        </w:r>
        <w:r w:rsidRPr="00F63E0A">
          <w:rPr>
            <w:rStyle w:val="Hyperlink"/>
            <w:noProof/>
          </w:rPr>
          <w:t>Installing CloudShell license token</w:t>
        </w:r>
        <w:r>
          <w:rPr>
            <w:noProof/>
            <w:webHidden/>
          </w:rPr>
          <w:tab/>
        </w:r>
        <w:r>
          <w:rPr>
            <w:noProof/>
            <w:webHidden/>
          </w:rPr>
          <w:fldChar w:fldCharType="begin"/>
        </w:r>
        <w:r>
          <w:rPr>
            <w:noProof/>
            <w:webHidden/>
          </w:rPr>
          <w:instrText xml:space="preserve"> PAGEREF _Toc466544753 \h </w:instrText>
        </w:r>
        <w:r>
          <w:rPr>
            <w:noProof/>
            <w:webHidden/>
          </w:rPr>
        </w:r>
      </w:ins>
      <w:r>
        <w:rPr>
          <w:noProof/>
          <w:webHidden/>
        </w:rPr>
        <w:fldChar w:fldCharType="separate"/>
      </w:r>
      <w:ins w:id="23" w:author="Yaniv Kalsky" w:date="2016-11-10T12:36:00Z">
        <w:r>
          <w:rPr>
            <w:noProof/>
            <w:webHidden/>
          </w:rPr>
          <w:t>7</w:t>
        </w:r>
        <w:r>
          <w:rPr>
            <w:noProof/>
            <w:webHidden/>
          </w:rPr>
          <w:fldChar w:fldCharType="end"/>
        </w:r>
        <w:r w:rsidRPr="00F63E0A">
          <w:rPr>
            <w:rStyle w:val="Hyperlink"/>
            <w:noProof/>
          </w:rPr>
          <w:fldChar w:fldCharType="end"/>
        </w:r>
      </w:ins>
    </w:p>
    <w:p w14:paraId="5D0BCF62" w14:textId="6A8E94A2" w:rsidR="007640D8" w:rsidRDefault="007640D8">
      <w:pPr>
        <w:pStyle w:val="TOC3"/>
        <w:tabs>
          <w:tab w:val="left" w:pos="1320"/>
          <w:tab w:val="right" w:leader="dot" w:pos="8630"/>
        </w:tabs>
        <w:rPr>
          <w:ins w:id="24" w:author="Yaniv Kalsky" w:date="2016-11-10T12:36:00Z"/>
          <w:rFonts w:eastAsiaTheme="minorEastAsia" w:cstheme="minorBidi"/>
          <w:noProof/>
          <w:color w:val="auto"/>
        </w:rPr>
      </w:pPr>
      <w:ins w:id="25"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"_Toc466544754"</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2.3.3</w:t>
        </w:r>
        <w:r>
          <w:rPr>
            <w:rFonts w:eastAsiaTheme="minorEastAsia" w:cstheme="minorBidi"/>
            <w:noProof/>
            <w:color w:val="auto"/>
          </w:rPr>
          <w:tab/>
        </w:r>
        <w:r w:rsidRPr="00F63E0A">
          <w:rPr>
            <w:rStyle w:val="Hyperlink"/>
            <w:noProof/>
          </w:rPr>
          <w:t>CloudShell Services overview</w:t>
        </w:r>
        <w:r>
          <w:rPr>
            <w:noProof/>
            <w:webHidden/>
          </w:rPr>
          <w:tab/>
        </w:r>
        <w:r>
          <w:rPr>
            <w:noProof/>
            <w:webHidden/>
          </w:rPr>
          <w:fldChar w:fldCharType="begin"/>
        </w:r>
        <w:r>
          <w:rPr>
            <w:noProof/>
            <w:webHidden/>
          </w:rPr>
          <w:instrText xml:space="preserve"> PAGEREF _Toc466544754 \h </w:instrText>
        </w:r>
        <w:r>
          <w:rPr>
            <w:noProof/>
            <w:webHidden/>
          </w:rPr>
        </w:r>
      </w:ins>
      <w:r>
        <w:rPr>
          <w:noProof/>
          <w:webHidden/>
        </w:rPr>
        <w:fldChar w:fldCharType="separate"/>
      </w:r>
      <w:ins w:id="26" w:author="Yaniv Kalsky" w:date="2016-11-10T12:36:00Z">
        <w:r>
          <w:rPr>
            <w:noProof/>
            <w:webHidden/>
          </w:rPr>
          <w:t>8</w:t>
        </w:r>
        <w:r>
          <w:rPr>
            <w:noProof/>
            <w:webHidden/>
          </w:rPr>
          <w:fldChar w:fldCharType="end"/>
        </w:r>
        <w:r w:rsidRPr="00F63E0A">
          <w:rPr>
            <w:rStyle w:val="Hyperlink"/>
            <w:noProof/>
          </w:rPr>
          <w:fldChar w:fldCharType="end"/>
        </w:r>
      </w:ins>
    </w:p>
    <w:p w14:paraId="291FCEF3" w14:textId="78DDF617" w:rsidR="007640D8" w:rsidRDefault="007640D8">
      <w:pPr>
        <w:pStyle w:val="TOC2"/>
        <w:tabs>
          <w:tab w:val="left" w:pos="880"/>
          <w:tab w:val="right" w:leader="dot" w:pos="8630"/>
        </w:tabs>
        <w:rPr>
          <w:ins w:id="27" w:author="Yaniv Kalsky" w:date="2016-11-10T12:36:00Z"/>
          <w:rFonts w:eastAsiaTheme="minorEastAsia" w:cstheme="minorBidi"/>
          <w:b w:val="0"/>
          <w:noProof/>
          <w:color w:val="auto"/>
        </w:rPr>
      </w:pPr>
      <w:ins w:id="28"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"_Toc466544755"</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2.4</w:t>
        </w:r>
        <w:r>
          <w:rPr>
            <w:rFonts w:eastAsiaTheme="minorEastAsia" w:cstheme="minorBidi"/>
            <w:b w:val="0"/>
            <w:noProof/>
            <w:color w:val="auto"/>
          </w:rPr>
          <w:tab/>
        </w:r>
        <w:r w:rsidRPr="00F63E0A">
          <w:rPr>
            <w:rStyle w:val="Hyperlink"/>
            <w:noProof/>
          </w:rPr>
          <w:t>CloudShell Portal</w:t>
        </w:r>
        <w:r>
          <w:rPr>
            <w:noProof/>
            <w:webHidden/>
          </w:rPr>
          <w:tab/>
        </w:r>
        <w:r>
          <w:rPr>
            <w:noProof/>
            <w:webHidden/>
          </w:rPr>
          <w:fldChar w:fldCharType="begin"/>
        </w:r>
        <w:r>
          <w:rPr>
            <w:noProof/>
            <w:webHidden/>
          </w:rPr>
          <w:instrText xml:space="preserve"> PAGEREF _Toc466544755 \h </w:instrText>
        </w:r>
        <w:r>
          <w:rPr>
            <w:noProof/>
            <w:webHidden/>
          </w:rPr>
        </w:r>
      </w:ins>
      <w:r>
        <w:rPr>
          <w:noProof/>
          <w:webHidden/>
        </w:rPr>
        <w:fldChar w:fldCharType="separate"/>
      </w:r>
      <w:ins w:id="29" w:author="Yaniv Kalsky" w:date="2016-11-10T12:36:00Z">
        <w:r>
          <w:rPr>
            <w:noProof/>
            <w:webHidden/>
          </w:rPr>
          <w:t>10</w:t>
        </w:r>
        <w:r>
          <w:rPr>
            <w:noProof/>
            <w:webHidden/>
          </w:rPr>
          <w:fldChar w:fldCharType="end"/>
        </w:r>
        <w:r w:rsidRPr="00F63E0A">
          <w:rPr>
            <w:rStyle w:val="Hyperlink"/>
            <w:noProof/>
          </w:rPr>
          <w:fldChar w:fldCharType="end"/>
        </w:r>
      </w:ins>
    </w:p>
    <w:p w14:paraId="44530CC7" w14:textId="2C772B39" w:rsidR="007640D8" w:rsidRDefault="007640D8">
      <w:pPr>
        <w:pStyle w:val="TOC2"/>
        <w:tabs>
          <w:tab w:val="left" w:pos="880"/>
          <w:tab w:val="right" w:leader="dot" w:pos="8630"/>
        </w:tabs>
        <w:rPr>
          <w:ins w:id="30" w:author="Yaniv Kalsky" w:date="2016-11-10T12:36:00Z"/>
          <w:rFonts w:eastAsiaTheme="minorEastAsia" w:cstheme="minorBidi"/>
          <w:b w:val="0"/>
          <w:noProof/>
          <w:color w:val="auto"/>
        </w:rPr>
      </w:pPr>
      <w:ins w:id="31"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"_Toc466544756"</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2.5</w:t>
        </w:r>
        <w:r>
          <w:rPr>
            <w:rFonts w:eastAsiaTheme="minorEastAsia" w:cstheme="minorBidi"/>
            <w:b w:val="0"/>
            <w:noProof/>
            <w:color w:val="auto"/>
          </w:rPr>
          <w:tab/>
        </w:r>
        <w:r w:rsidRPr="00F63E0A">
          <w:rPr>
            <w:rStyle w:val="Hyperlink"/>
            <w:noProof/>
          </w:rPr>
          <w:t>Importing the NFV Package</w:t>
        </w:r>
        <w:r>
          <w:rPr>
            <w:noProof/>
            <w:webHidden/>
          </w:rPr>
          <w:tab/>
        </w:r>
        <w:r>
          <w:rPr>
            <w:noProof/>
            <w:webHidden/>
          </w:rPr>
          <w:fldChar w:fldCharType="begin"/>
        </w:r>
        <w:r>
          <w:rPr>
            <w:noProof/>
            <w:webHidden/>
          </w:rPr>
          <w:instrText xml:space="preserve"> PAGEREF _Toc466544756 \h </w:instrText>
        </w:r>
        <w:r>
          <w:rPr>
            <w:noProof/>
            <w:webHidden/>
          </w:rPr>
        </w:r>
      </w:ins>
      <w:r>
        <w:rPr>
          <w:noProof/>
          <w:webHidden/>
        </w:rPr>
        <w:fldChar w:fldCharType="separate"/>
      </w:r>
      <w:ins w:id="32" w:author="Yaniv Kalsky" w:date="2016-11-10T12:36:00Z">
        <w:r>
          <w:rPr>
            <w:noProof/>
            <w:webHidden/>
          </w:rPr>
          <w:t>12</w:t>
        </w:r>
        <w:r>
          <w:rPr>
            <w:noProof/>
            <w:webHidden/>
          </w:rPr>
          <w:fldChar w:fldCharType="end"/>
        </w:r>
        <w:r w:rsidRPr="00F63E0A">
          <w:rPr>
            <w:rStyle w:val="Hyperlink"/>
            <w:noProof/>
          </w:rPr>
          <w:fldChar w:fldCharType="end"/>
        </w:r>
      </w:ins>
    </w:p>
    <w:p w14:paraId="411E1997" w14:textId="120A6BC8" w:rsidR="007640D8" w:rsidRDefault="007640D8">
      <w:pPr>
        <w:pStyle w:val="TOC3"/>
        <w:tabs>
          <w:tab w:val="left" w:pos="1320"/>
          <w:tab w:val="right" w:leader="dot" w:pos="8630"/>
        </w:tabs>
        <w:rPr>
          <w:ins w:id="33" w:author="Yaniv Kalsky" w:date="2016-11-10T12:36:00Z"/>
          <w:rFonts w:eastAsiaTheme="minorEastAsia" w:cstheme="minorBidi"/>
          <w:noProof/>
          <w:color w:val="auto"/>
        </w:rPr>
      </w:pPr>
      <w:ins w:id="34"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"_Toc466544757"</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2.5.1</w:t>
        </w:r>
        <w:r>
          <w:rPr>
            <w:rFonts w:eastAsiaTheme="minorEastAsia" w:cstheme="minorBidi"/>
            <w:noProof/>
            <w:color w:val="auto"/>
          </w:rPr>
          <w:tab/>
        </w:r>
        <w:r w:rsidRPr="00F63E0A">
          <w:rPr>
            <w:rStyle w:val="Hyperlink"/>
            <w:noProof/>
          </w:rPr>
          <w:t>Importing the NFV Solution package to CloudShell portal</w:t>
        </w:r>
        <w:r>
          <w:rPr>
            <w:noProof/>
            <w:webHidden/>
          </w:rPr>
          <w:tab/>
        </w:r>
        <w:r>
          <w:rPr>
            <w:noProof/>
            <w:webHidden/>
          </w:rPr>
          <w:fldChar w:fldCharType="begin"/>
        </w:r>
        <w:r>
          <w:rPr>
            <w:noProof/>
            <w:webHidden/>
          </w:rPr>
          <w:instrText xml:space="preserve"> PAGEREF _Toc466544757 \h </w:instrText>
        </w:r>
        <w:r>
          <w:rPr>
            <w:noProof/>
            <w:webHidden/>
          </w:rPr>
        </w:r>
      </w:ins>
      <w:r>
        <w:rPr>
          <w:noProof/>
          <w:webHidden/>
        </w:rPr>
        <w:fldChar w:fldCharType="separate"/>
      </w:r>
      <w:ins w:id="35" w:author="Yaniv Kalsky" w:date="2016-11-10T12:36:00Z">
        <w:r>
          <w:rPr>
            <w:noProof/>
            <w:webHidden/>
          </w:rPr>
          <w:t>12</w:t>
        </w:r>
        <w:r>
          <w:rPr>
            <w:noProof/>
            <w:webHidden/>
          </w:rPr>
          <w:fldChar w:fldCharType="end"/>
        </w:r>
        <w:r w:rsidRPr="00F63E0A">
          <w:rPr>
            <w:rStyle w:val="Hyperlink"/>
            <w:noProof/>
          </w:rPr>
          <w:fldChar w:fldCharType="end"/>
        </w:r>
      </w:ins>
    </w:p>
    <w:p w14:paraId="3AC893E4" w14:textId="447582FF" w:rsidR="007640D8" w:rsidRDefault="007640D8">
      <w:pPr>
        <w:pStyle w:val="TOC2"/>
        <w:tabs>
          <w:tab w:val="left" w:pos="880"/>
          <w:tab w:val="right" w:leader="dot" w:pos="8630"/>
        </w:tabs>
        <w:rPr>
          <w:ins w:id="36" w:author="Yaniv Kalsky" w:date="2016-11-10T12:36:00Z"/>
          <w:rFonts w:eastAsiaTheme="minorEastAsia" w:cstheme="minorBidi"/>
          <w:b w:val="0"/>
          <w:noProof/>
          <w:color w:val="auto"/>
        </w:rPr>
      </w:pPr>
      <w:ins w:id="3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"_Toc466544758"</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2.6</w:t>
        </w:r>
        <w:r>
          <w:rPr>
            <w:rFonts w:eastAsiaTheme="minorEastAsia" w:cstheme="minorBidi"/>
            <w:b w:val="0"/>
            <w:noProof/>
            <w:color w:val="auto"/>
          </w:rPr>
          <w:tab/>
        </w:r>
        <w:r w:rsidRPr="00F63E0A">
          <w:rPr>
            <w:rStyle w:val="Hyperlink"/>
            <w:noProof/>
          </w:rPr>
          <w:t>Inputs</w:t>
        </w:r>
        <w:r>
          <w:rPr>
            <w:noProof/>
            <w:webHidden/>
          </w:rPr>
          <w:tab/>
        </w:r>
        <w:r>
          <w:rPr>
            <w:noProof/>
            <w:webHidden/>
          </w:rPr>
          <w:fldChar w:fldCharType="begin"/>
        </w:r>
        <w:r>
          <w:rPr>
            <w:noProof/>
            <w:webHidden/>
          </w:rPr>
          <w:instrText xml:space="preserve"> PAGEREF _Toc466544758 \h </w:instrText>
        </w:r>
        <w:r>
          <w:rPr>
            <w:noProof/>
            <w:webHidden/>
          </w:rPr>
        </w:r>
      </w:ins>
      <w:r>
        <w:rPr>
          <w:noProof/>
          <w:webHidden/>
        </w:rPr>
        <w:fldChar w:fldCharType="separate"/>
      </w:r>
      <w:ins w:id="38" w:author="Yaniv Kalsky" w:date="2016-11-10T12:36:00Z">
        <w:r>
          <w:rPr>
            <w:noProof/>
            <w:webHidden/>
          </w:rPr>
          <w:t>13</w:t>
        </w:r>
        <w:r>
          <w:rPr>
            <w:noProof/>
            <w:webHidden/>
          </w:rPr>
          <w:fldChar w:fldCharType="end"/>
        </w:r>
        <w:r w:rsidRPr="00F63E0A">
          <w:rPr>
            <w:rStyle w:val="Hyperlink"/>
            <w:noProof/>
          </w:rPr>
          <w:fldChar w:fldCharType="end"/>
        </w:r>
      </w:ins>
    </w:p>
    <w:p w14:paraId="3BDE6A18" w14:textId="7F8B1614" w:rsidR="007640D8" w:rsidRDefault="007640D8">
      <w:pPr>
        <w:pStyle w:val="TOC2"/>
        <w:tabs>
          <w:tab w:val="left" w:pos="880"/>
          <w:tab w:val="right" w:leader="dot" w:pos="8630"/>
        </w:tabs>
        <w:rPr>
          <w:ins w:id="39" w:author="Yaniv Kalsky" w:date="2016-11-10T12:36:00Z"/>
          <w:rFonts w:eastAsiaTheme="minorEastAsia" w:cstheme="minorBidi"/>
          <w:b w:val="0"/>
          <w:noProof/>
          <w:color w:val="auto"/>
        </w:rPr>
      </w:pPr>
      <w:ins w:id="4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"_Toc466544760"</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2.7</w:t>
        </w:r>
        <w:r>
          <w:rPr>
            <w:rFonts w:eastAsiaTheme="minorEastAsia" w:cstheme="minorBidi"/>
            <w:b w:val="0"/>
            <w:noProof/>
            <w:color w:val="auto"/>
          </w:rPr>
          <w:tab/>
        </w:r>
        <w:r w:rsidRPr="00F63E0A">
          <w:rPr>
            <w:rStyle w:val="Hyperlink"/>
            <w:noProof/>
          </w:rPr>
          <w:t>Logs</w:t>
        </w:r>
        <w:r>
          <w:rPr>
            <w:noProof/>
            <w:webHidden/>
          </w:rPr>
          <w:tab/>
        </w:r>
        <w:r>
          <w:rPr>
            <w:noProof/>
            <w:webHidden/>
          </w:rPr>
          <w:fldChar w:fldCharType="begin"/>
        </w:r>
        <w:r>
          <w:rPr>
            <w:noProof/>
            <w:webHidden/>
          </w:rPr>
          <w:instrText xml:space="preserve"> PAGEREF _Toc466544760 \h </w:instrText>
        </w:r>
        <w:r>
          <w:rPr>
            <w:noProof/>
            <w:webHidden/>
          </w:rPr>
        </w:r>
      </w:ins>
      <w:r>
        <w:rPr>
          <w:noProof/>
          <w:webHidden/>
        </w:rPr>
        <w:fldChar w:fldCharType="separate"/>
      </w:r>
      <w:ins w:id="41" w:author="Yaniv Kalsky" w:date="2016-11-10T12:36:00Z">
        <w:r>
          <w:rPr>
            <w:noProof/>
            <w:webHidden/>
          </w:rPr>
          <w:t>13</w:t>
        </w:r>
        <w:r>
          <w:rPr>
            <w:noProof/>
            <w:webHidden/>
          </w:rPr>
          <w:fldChar w:fldCharType="end"/>
        </w:r>
        <w:r w:rsidRPr="00F63E0A">
          <w:rPr>
            <w:rStyle w:val="Hyperlink"/>
            <w:noProof/>
          </w:rPr>
          <w:fldChar w:fldCharType="end"/>
        </w:r>
      </w:ins>
    </w:p>
    <w:p w14:paraId="5E98F382" w14:textId="3A959151" w:rsidR="007640D8" w:rsidRDefault="007640D8">
      <w:pPr>
        <w:pStyle w:val="TOC2"/>
        <w:tabs>
          <w:tab w:val="left" w:pos="880"/>
          <w:tab w:val="right" w:leader="dot" w:pos="8630"/>
        </w:tabs>
        <w:rPr>
          <w:ins w:id="42" w:author="Yaniv Kalsky" w:date="2016-11-10T12:36:00Z"/>
          <w:rFonts w:eastAsiaTheme="minorEastAsia" w:cstheme="minorBidi"/>
          <w:b w:val="0"/>
          <w:noProof/>
          <w:color w:val="auto"/>
        </w:rPr>
      </w:pPr>
      <w:ins w:id="4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"_Toc466544761"</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2.8</w:t>
        </w:r>
        <w:r>
          <w:rPr>
            <w:rFonts w:eastAsiaTheme="minorEastAsia" w:cstheme="minorBidi"/>
            <w:b w:val="0"/>
            <w:noProof/>
            <w:color w:val="auto"/>
          </w:rPr>
          <w:tab/>
        </w:r>
        <w:r w:rsidRPr="00F63E0A">
          <w:rPr>
            <w:rStyle w:val="Hyperlink"/>
            <w:noProof/>
          </w:rPr>
          <w:t>Executing in steps</w:t>
        </w:r>
        <w:r>
          <w:rPr>
            <w:noProof/>
            <w:webHidden/>
          </w:rPr>
          <w:tab/>
        </w:r>
        <w:r>
          <w:rPr>
            <w:noProof/>
            <w:webHidden/>
          </w:rPr>
          <w:fldChar w:fldCharType="begin"/>
        </w:r>
        <w:r>
          <w:rPr>
            <w:noProof/>
            <w:webHidden/>
          </w:rPr>
          <w:instrText xml:space="preserve"> PAGEREF _Toc466544761 \h </w:instrText>
        </w:r>
        <w:r>
          <w:rPr>
            <w:noProof/>
            <w:webHidden/>
          </w:rPr>
        </w:r>
      </w:ins>
      <w:r>
        <w:rPr>
          <w:noProof/>
          <w:webHidden/>
        </w:rPr>
        <w:fldChar w:fldCharType="separate"/>
      </w:r>
      <w:ins w:id="44" w:author="Yaniv Kalsky" w:date="2016-11-10T12:36:00Z">
        <w:r>
          <w:rPr>
            <w:noProof/>
            <w:webHidden/>
          </w:rPr>
          <w:t>14</w:t>
        </w:r>
        <w:r>
          <w:rPr>
            <w:noProof/>
            <w:webHidden/>
          </w:rPr>
          <w:fldChar w:fldCharType="end"/>
        </w:r>
        <w:r w:rsidRPr="00F63E0A">
          <w:rPr>
            <w:rStyle w:val="Hyperlink"/>
            <w:noProof/>
          </w:rPr>
          <w:fldChar w:fldCharType="end"/>
        </w:r>
      </w:ins>
    </w:p>
    <w:p w14:paraId="2CC2A56F" w14:textId="741D45EB" w:rsidR="007640D8" w:rsidRDefault="007640D8">
      <w:pPr>
        <w:pStyle w:val="TOC1"/>
        <w:tabs>
          <w:tab w:val="left" w:pos="440"/>
          <w:tab w:val="right" w:leader="dot" w:pos="8630"/>
        </w:tabs>
        <w:rPr>
          <w:ins w:id="45" w:author="Yaniv Kalsky" w:date="2016-11-10T12:36:00Z"/>
          <w:rFonts w:eastAsiaTheme="minorEastAsia" w:cstheme="minorBidi"/>
          <w:b w:val="0"/>
          <w:noProof/>
          <w:color w:val="auto"/>
          <w:sz w:val="22"/>
          <w:szCs w:val="22"/>
        </w:rPr>
      </w:pPr>
      <w:ins w:id="4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"_Toc466544762"</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3</w:t>
        </w:r>
        <w:r>
          <w:rPr>
            <w:rFonts w:eastAsiaTheme="minorEastAsia" w:cstheme="minorBidi"/>
            <w:b w:val="0"/>
            <w:noProof/>
            <w:color w:val="auto"/>
            <w:sz w:val="22"/>
            <w:szCs w:val="22"/>
          </w:rPr>
          <w:tab/>
        </w:r>
        <w:r w:rsidRPr="00F63E0A">
          <w:rPr>
            <w:rStyle w:val="Hyperlink"/>
            <w:noProof/>
          </w:rPr>
          <w:t>Compatibility</w:t>
        </w:r>
        <w:r>
          <w:rPr>
            <w:noProof/>
            <w:webHidden/>
          </w:rPr>
          <w:tab/>
        </w:r>
        <w:r>
          <w:rPr>
            <w:noProof/>
            <w:webHidden/>
          </w:rPr>
          <w:fldChar w:fldCharType="begin"/>
        </w:r>
        <w:r>
          <w:rPr>
            <w:noProof/>
            <w:webHidden/>
          </w:rPr>
          <w:instrText xml:space="preserve"> PAGEREF _Toc466544762 \h </w:instrText>
        </w:r>
        <w:r>
          <w:rPr>
            <w:noProof/>
            <w:webHidden/>
          </w:rPr>
        </w:r>
      </w:ins>
      <w:r>
        <w:rPr>
          <w:noProof/>
          <w:webHidden/>
        </w:rPr>
        <w:fldChar w:fldCharType="separate"/>
      </w:r>
      <w:ins w:id="47" w:author="Yaniv Kalsky" w:date="2016-11-10T12:36:00Z">
        <w:r>
          <w:rPr>
            <w:noProof/>
            <w:webHidden/>
          </w:rPr>
          <w:t>17</w:t>
        </w:r>
        <w:r>
          <w:rPr>
            <w:noProof/>
            <w:webHidden/>
          </w:rPr>
          <w:fldChar w:fldCharType="end"/>
        </w:r>
        <w:r w:rsidRPr="00F63E0A">
          <w:rPr>
            <w:rStyle w:val="Hyperlink"/>
            <w:noProof/>
          </w:rPr>
          <w:fldChar w:fldCharType="end"/>
        </w:r>
      </w:ins>
    </w:p>
    <w:p w14:paraId="425159AF" w14:textId="5ED2DE75" w:rsidR="007640D8" w:rsidRDefault="007640D8">
      <w:pPr>
        <w:pStyle w:val="TOC2"/>
        <w:tabs>
          <w:tab w:val="left" w:pos="880"/>
          <w:tab w:val="right" w:leader="dot" w:pos="8630"/>
        </w:tabs>
        <w:rPr>
          <w:ins w:id="48" w:author="Yaniv Kalsky" w:date="2016-11-10T12:36:00Z"/>
          <w:rFonts w:eastAsiaTheme="minorEastAsia" w:cstheme="minorBidi"/>
          <w:b w:val="0"/>
          <w:noProof/>
          <w:color w:val="auto"/>
        </w:rPr>
      </w:pPr>
      <w:ins w:id="4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"_Toc466544763"</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3.1</w:t>
        </w:r>
        <w:r>
          <w:rPr>
            <w:rFonts w:eastAsiaTheme="minorEastAsia" w:cstheme="minorBidi"/>
            <w:b w:val="0"/>
            <w:noProof/>
            <w:color w:val="auto"/>
          </w:rPr>
          <w:tab/>
        </w:r>
        <w:r w:rsidRPr="00F63E0A">
          <w:rPr>
            <w:rStyle w:val="Hyperlink"/>
            <w:noProof/>
          </w:rPr>
          <w:t>CloudShell compatibility</w:t>
        </w:r>
        <w:r>
          <w:rPr>
            <w:noProof/>
            <w:webHidden/>
          </w:rPr>
          <w:tab/>
        </w:r>
        <w:r>
          <w:rPr>
            <w:noProof/>
            <w:webHidden/>
          </w:rPr>
          <w:fldChar w:fldCharType="begin"/>
        </w:r>
        <w:r>
          <w:rPr>
            <w:noProof/>
            <w:webHidden/>
          </w:rPr>
          <w:instrText xml:space="preserve"> PAGEREF _Toc466544763 \h </w:instrText>
        </w:r>
        <w:r>
          <w:rPr>
            <w:noProof/>
            <w:webHidden/>
          </w:rPr>
        </w:r>
      </w:ins>
      <w:r>
        <w:rPr>
          <w:noProof/>
          <w:webHidden/>
        </w:rPr>
        <w:fldChar w:fldCharType="separate"/>
      </w:r>
      <w:ins w:id="50" w:author="Yaniv Kalsky" w:date="2016-11-10T12:36:00Z">
        <w:r>
          <w:rPr>
            <w:noProof/>
            <w:webHidden/>
          </w:rPr>
          <w:t>17</w:t>
        </w:r>
        <w:r>
          <w:rPr>
            <w:noProof/>
            <w:webHidden/>
          </w:rPr>
          <w:fldChar w:fldCharType="end"/>
        </w:r>
        <w:r w:rsidRPr="00F63E0A">
          <w:rPr>
            <w:rStyle w:val="Hyperlink"/>
            <w:noProof/>
          </w:rPr>
          <w:fldChar w:fldCharType="end"/>
        </w:r>
      </w:ins>
    </w:p>
    <w:p w14:paraId="45EA578E" w14:textId="08CE6266" w:rsidR="007640D8" w:rsidRDefault="007640D8">
      <w:pPr>
        <w:pStyle w:val="TOC1"/>
        <w:tabs>
          <w:tab w:val="left" w:pos="440"/>
          <w:tab w:val="right" w:leader="dot" w:pos="8630"/>
        </w:tabs>
        <w:rPr>
          <w:ins w:id="51" w:author="Yaniv Kalsky" w:date="2016-11-10T12:36:00Z"/>
          <w:rFonts w:eastAsiaTheme="minorEastAsia" w:cstheme="minorBidi"/>
          <w:b w:val="0"/>
          <w:noProof/>
          <w:color w:val="auto"/>
          <w:sz w:val="22"/>
          <w:szCs w:val="22"/>
        </w:rPr>
      </w:pPr>
      <w:ins w:id="5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"_Toc466544764"</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w:t>
        </w:r>
        <w:r>
          <w:rPr>
            <w:rFonts w:eastAsiaTheme="minorEastAsia" w:cstheme="minorBidi"/>
            <w:b w:val="0"/>
            <w:noProof/>
            <w:color w:val="auto"/>
            <w:sz w:val="22"/>
            <w:szCs w:val="22"/>
          </w:rPr>
          <w:tab/>
        </w:r>
        <w:r w:rsidRPr="00F63E0A">
          <w:rPr>
            <w:rStyle w:val="Hyperlink"/>
            <w:noProof/>
          </w:rPr>
          <w:t>Technical Guide</w:t>
        </w:r>
        <w:r>
          <w:rPr>
            <w:noProof/>
            <w:webHidden/>
          </w:rPr>
          <w:tab/>
        </w:r>
        <w:r>
          <w:rPr>
            <w:noProof/>
            <w:webHidden/>
          </w:rPr>
          <w:fldChar w:fldCharType="begin"/>
        </w:r>
        <w:r>
          <w:rPr>
            <w:noProof/>
            <w:webHidden/>
          </w:rPr>
          <w:instrText xml:space="preserve"> PAGEREF _Toc466544764 \h </w:instrText>
        </w:r>
        <w:r>
          <w:rPr>
            <w:noProof/>
            <w:webHidden/>
          </w:rPr>
        </w:r>
      </w:ins>
      <w:r>
        <w:rPr>
          <w:noProof/>
          <w:webHidden/>
        </w:rPr>
        <w:fldChar w:fldCharType="separate"/>
      </w:r>
      <w:ins w:id="53" w:author="Yaniv Kalsky" w:date="2016-11-10T12:36:00Z">
        <w:r>
          <w:rPr>
            <w:noProof/>
            <w:webHidden/>
          </w:rPr>
          <w:t>18</w:t>
        </w:r>
        <w:r>
          <w:rPr>
            <w:noProof/>
            <w:webHidden/>
          </w:rPr>
          <w:fldChar w:fldCharType="end"/>
        </w:r>
        <w:r w:rsidRPr="00F63E0A">
          <w:rPr>
            <w:rStyle w:val="Hyperlink"/>
            <w:noProof/>
          </w:rPr>
          <w:fldChar w:fldCharType="end"/>
        </w:r>
      </w:ins>
    </w:p>
    <w:p w14:paraId="4A2DB947" w14:textId="765B34BF" w:rsidR="007640D8" w:rsidRDefault="007640D8">
      <w:pPr>
        <w:pStyle w:val="TOC2"/>
        <w:tabs>
          <w:tab w:val="left" w:pos="880"/>
          <w:tab w:val="right" w:leader="dot" w:pos="8630"/>
        </w:tabs>
        <w:rPr>
          <w:ins w:id="54" w:author="Yaniv Kalsky" w:date="2016-11-10T12:36:00Z"/>
          <w:rFonts w:eastAsiaTheme="minorEastAsia" w:cstheme="minorBidi"/>
          <w:b w:val="0"/>
          <w:noProof/>
          <w:color w:val="auto"/>
        </w:rPr>
      </w:pPr>
      <w:ins w:id="55"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"_Toc466544765"</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4.1</w:t>
        </w:r>
        <w:r>
          <w:rPr>
            <w:rFonts w:eastAsiaTheme="minorEastAsia" w:cstheme="minorBidi"/>
            <w:b w:val="0"/>
            <w:noProof/>
            <w:color w:val="auto"/>
          </w:rPr>
          <w:tab/>
        </w:r>
        <w:r w:rsidRPr="00F63E0A">
          <w:rPr>
            <w:rStyle w:val="Hyperlink"/>
            <w:noProof/>
          </w:rPr>
          <w:t>OnRack Discovery Workflow</w:t>
        </w:r>
        <w:r>
          <w:rPr>
            <w:noProof/>
            <w:webHidden/>
          </w:rPr>
          <w:tab/>
        </w:r>
        <w:r>
          <w:rPr>
            <w:noProof/>
            <w:webHidden/>
          </w:rPr>
          <w:fldChar w:fldCharType="begin"/>
        </w:r>
        <w:r>
          <w:rPr>
            <w:noProof/>
            <w:webHidden/>
          </w:rPr>
          <w:instrText xml:space="preserve"> PAGEREF _Toc466544765 \h </w:instrText>
        </w:r>
        <w:r>
          <w:rPr>
            <w:noProof/>
            <w:webHidden/>
          </w:rPr>
        </w:r>
      </w:ins>
      <w:r>
        <w:rPr>
          <w:noProof/>
          <w:webHidden/>
        </w:rPr>
        <w:fldChar w:fldCharType="separate"/>
      </w:r>
      <w:ins w:id="56" w:author="Yaniv Kalsky" w:date="2016-11-10T12:36:00Z">
        <w:r>
          <w:rPr>
            <w:noProof/>
            <w:webHidden/>
          </w:rPr>
          <w:t>18</w:t>
        </w:r>
        <w:r>
          <w:rPr>
            <w:noProof/>
            <w:webHidden/>
          </w:rPr>
          <w:fldChar w:fldCharType="end"/>
        </w:r>
        <w:r w:rsidRPr="00F63E0A">
          <w:rPr>
            <w:rStyle w:val="Hyperlink"/>
            <w:noProof/>
          </w:rPr>
          <w:fldChar w:fldCharType="end"/>
        </w:r>
      </w:ins>
    </w:p>
    <w:p w14:paraId="5729B8B3" w14:textId="14685C83" w:rsidR="007640D8" w:rsidRDefault="007640D8">
      <w:pPr>
        <w:pStyle w:val="TOC2"/>
        <w:tabs>
          <w:tab w:val="left" w:pos="880"/>
          <w:tab w:val="right" w:leader="dot" w:pos="8630"/>
        </w:tabs>
        <w:rPr>
          <w:ins w:id="57" w:author="Yaniv Kalsky" w:date="2016-11-10T12:36:00Z"/>
          <w:rFonts w:eastAsiaTheme="minorEastAsia" w:cstheme="minorBidi"/>
          <w:b w:val="0"/>
          <w:noProof/>
          <w:color w:val="auto"/>
        </w:rPr>
      </w:pPr>
      <w:ins w:id="58"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"_Toc466544766"</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4.2</w:t>
        </w:r>
        <w:r>
          <w:rPr>
            <w:rFonts w:eastAsiaTheme="minorEastAsia" w:cstheme="minorBidi"/>
            <w:b w:val="0"/>
            <w:noProof/>
            <w:color w:val="auto"/>
          </w:rPr>
          <w:tab/>
        </w:r>
        <w:r w:rsidRPr="00F63E0A">
          <w:rPr>
            <w:rStyle w:val="Hyperlink"/>
            <w:noProof/>
          </w:rPr>
          <w:t>Main Workflow</w:t>
        </w:r>
        <w:r>
          <w:rPr>
            <w:noProof/>
            <w:webHidden/>
          </w:rPr>
          <w:tab/>
        </w:r>
        <w:r>
          <w:rPr>
            <w:noProof/>
            <w:webHidden/>
          </w:rPr>
          <w:fldChar w:fldCharType="begin"/>
        </w:r>
        <w:r>
          <w:rPr>
            <w:noProof/>
            <w:webHidden/>
          </w:rPr>
          <w:instrText xml:space="preserve"> PAGEREF _Toc466544766 \h </w:instrText>
        </w:r>
        <w:r>
          <w:rPr>
            <w:noProof/>
            <w:webHidden/>
          </w:rPr>
        </w:r>
      </w:ins>
      <w:r>
        <w:rPr>
          <w:noProof/>
          <w:webHidden/>
        </w:rPr>
        <w:fldChar w:fldCharType="separate"/>
      </w:r>
      <w:ins w:id="59" w:author="Yaniv Kalsky" w:date="2016-11-10T12:36:00Z">
        <w:r>
          <w:rPr>
            <w:noProof/>
            <w:webHidden/>
          </w:rPr>
          <w:t>18</w:t>
        </w:r>
        <w:r>
          <w:rPr>
            <w:noProof/>
            <w:webHidden/>
          </w:rPr>
          <w:fldChar w:fldCharType="end"/>
        </w:r>
        <w:r w:rsidRPr="00F63E0A">
          <w:rPr>
            <w:rStyle w:val="Hyperlink"/>
            <w:noProof/>
          </w:rPr>
          <w:fldChar w:fldCharType="end"/>
        </w:r>
      </w:ins>
    </w:p>
    <w:p w14:paraId="769F980C" w14:textId="598DF8D0" w:rsidR="007640D8" w:rsidRDefault="007640D8">
      <w:pPr>
        <w:pStyle w:val="TOC2"/>
        <w:tabs>
          <w:tab w:val="left" w:pos="880"/>
          <w:tab w:val="right" w:leader="dot" w:pos="8630"/>
        </w:tabs>
        <w:rPr>
          <w:ins w:id="60" w:author="Yaniv Kalsky" w:date="2016-11-10T12:36:00Z"/>
          <w:rFonts w:eastAsiaTheme="minorEastAsia" w:cstheme="minorBidi"/>
          <w:b w:val="0"/>
          <w:noProof/>
          <w:color w:val="auto"/>
        </w:rPr>
      </w:pPr>
      <w:ins w:id="61"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"_Toc466544767"</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4.3</w:t>
        </w:r>
        <w:r>
          <w:rPr>
            <w:rFonts w:eastAsiaTheme="minorEastAsia" w:cstheme="minorBidi"/>
            <w:b w:val="0"/>
            <w:noProof/>
            <w:color w:val="auto"/>
          </w:rPr>
          <w:tab/>
        </w:r>
        <w:r w:rsidRPr="00F63E0A">
          <w:rPr>
            <w:rStyle w:val="Hyperlink"/>
            <w:noProof/>
          </w:rPr>
          <w:t>Shells &amp; Functions</w:t>
        </w:r>
        <w:r>
          <w:rPr>
            <w:noProof/>
            <w:webHidden/>
          </w:rPr>
          <w:tab/>
        </w:r>
        <w:r>
          <w:rPr>
            <w:noProof/>
            <w:webHidden/>
          </w:rPr>
          <w:fldChar w:fldCharType="begin"/>
        </w:r>
        <w:r>
          <w:rPr>
            <w:noProof/>
            <w:webHidden/>
          </w:rPr>
          <w:instrText xml:space="preserve"> PAGEREF _Toc466544767 \h </w:instrText>
        </w:r>
        <w:r>
          <w:rPr>
            <w:noProof/>
            <w:webHidden/>
          </w:rPr>
        </w:r>
      </w:ins>
      <w:r>
        <w:rPr>
          <w:noProof/>
          <w:webHidden/>
        </w:rPr>
        <w:fldChar w:fldCharType="separate"/>
      </w:r>
      <w:ins w:id="62" w:author="Yaniv Kalsky" w:date="2016-11-10T12:36:00Z">
        <w:r>
          <w:rPr>
            <w:noProof/>
            <w:webHidden/>
          </w:rPr>
          <w:t>18</w:t>
        </w:r>
        <w:r>
          <w:rPr>
            <w:noProof/>
            <w:webHidden/>
          </w:rPr>
          <w:fldChar w:fldCharType="end"/>
        </w:r>
        <w:r w:rsidRPr="00F63E0A">
          <w:rPr>
            <w:rStyle w:val="Hyperlink"/>
            <w:noProof/>
          </w:rPr>
          <w:fldChar w:fldCharType="end"/>
        </w:r>
      </w:ins>
    </w:p>
    <w:p w14:paraId="6398E936" w14:textId="7024CD00" w:rsidR="007640D8" w:rsidRDefault="007640D8">
      <w:pPr>
        <w:pStyle w:val="TOC2"/>
        <w:tabs>
          <w:tab w:val="left" w:pos="880"/>
          <w:tab w:val="right" w:leader="dot" w:pos="8630"/>
        </w:tabs>
        <w:rPr>
          <w:ins w:id="63" w:author="Yaniv Kalsky" w:date="2016-11-10T12:36:00Z"/>
          <w:rFonts w:eastAsiaTheme="minorEastAsia" w:cstheme="minorBidi"/>
          <w:b w:val="0"/>
          <w:noProof/>
          <w:color w:val="auto"/>
        </w:rPr>
      </w:pPr>
      <w:ins w:id="64"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"_Toc466544768"</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4.4</w:t>
        </w:r>
        <w:r>
          <w:rPr>
            <w:rFonts w:eastAsiaTheme="minorEastAsia" w:cstheme="minorBidi"/>
            <w:b w:val="0"/>
            <w:noProof/>
            <w:color w:val="auto"/>
          </w:rPr>
          <w:tab/>
        </w:r>
        <w:r w:rsidRPr="00F63E0A">
          <w:rPr>
            <w:rStyle w:val="Hyperlink"/>
            <w:noProof/>
          </w:rPr>
          <w:t>vCenter Configuration</w:t>
        </w:r>
        <w:r>
          <w:rPr>
            <w:noProof/>
            <w:webHidden/>
          </w:rPr>
          <w:tab/>
        </w:r>
        <w:r>
          <w:rPr>
            <w:noProof/>
            <w:webHidden/>
          </w:rPr>
          <w:fldChar w:fldCharType="begin"/>
        </w:r>
        <w:r>
          <w:rPr>
            <w:noProof/>
            <w:webHidden/>
          </w:rPr>
          <w:instrText xml:space="preserve"> PAGEREF _Toc466544768 \h </w:instrText>
        </w:r>
        <w:r>
          <w:rPr>
            <w:noProof/>
            <w:webHidden/>
          </w:rPr>
        </w:r>
      </w:ins>
      <w:r>
        <w:rPr>
          <w:noProof/>
          <w:webHidden/>
        </w:rPr>
        <w:fldChar w:fldCharType="separate"/>
      </w:r>
      <w:ins w:id="65" w:author="Yaniv Kalsky" w:date="2016-11-10T12:36:00Z">
        <w:r>
          <w:rPr>
            <w:noProof/>
            <w:webHidden/>
          </w:rPr>
          <w:t>21</w:t>
        </w:r>
        <w:r>
          <w:rPr>
            <w:noProof/>
            <w:webHidden/>
          </w:rPr>
          <w:fldChar w:fldCharType="end"/>
        </w:r>
        <w:r w:rsidRPr="00F63E0A">
          <w:rPr>
            <w:rStyle w:val="Hyperlink"/>
            <w:noProof/>
          </w:rPr>
          <w:fldChar w:fldCharType="end"/>
        </w:r>
      </w:ins>
    </w:p>
    <w:p w14:paraId="7C37A956" w14:textId="6248A2E5" w:rsidR="007640D8" w:rsidRDefault="007640D8">
      <w:pPr>
        <w:pStyle w:val="TOC3"/>
        <w:tabs>
          <w:tab w:val="left" w:pos="1320"/>
          <w:tab w:val="right" w:leader="dot" w:pos="8630"/>
        </w:tabs>
        <w:rPr>
          <w:ins w:id="66" w:author="Yaniv Kalsky" w:date="2016-11-10T12:36:00Z"/>
          <w:rFonts w:eastAsiaTheme="minorEastAsia" w:cstheme="minorBidi"/>
          <w:noProof/>
          <w:color w:val="auto"/>
        </w:rPr>
      </w:pPr>
      <w:ins w:id="6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"_Toc466544769"</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4.4.1</w:t>
        </w:r>
        <w:r>
          <w:rPr>
            <w:rFonts w:eastAsiaTheme="minorEastAsia" w:cstheme="minorBidi"/>
            <w:noProof/>
            <w:color w:val="auto"/>
          </w:rPr>
          <w:tab/>
        </w:r>
        <w:r w:rsidRPr="00F63E0A">
          <w:rPr>
            <w:rStyle w:val="Hyperlink"/>
            <w:noProof/>
          </w:rPr>
          <w:t>vCenter Configuration breakdown</w:t>
        </w:r>
        <w:r>
          <w:rPr>
            <w:noProof/>
            <w:webHidden/>
          </w:rPr>
          <w:tab/>
        </w:r>
        <w:r>
          <w:rPr>
            <w:noProof/>
            <w:webHidden/>
          </w:rPr>
          <w:fldChar w:fldCharType="begin"/>
        </w:r>
        <w:r>
          <w:rPr>
            <w:noProof/>
            <w:webHidden/>
          </w:rPr>
          <w:instrText xml:space="preserve"> PAGEREF _Toc466544769 \h </w:instrText>
        </w:r>
        <w:r>
          <w:rPr>
            <w:noProof/>
            <w:webHidden/>
          </w:rPr>
        </w:r>
      </w:ins>
      <w:r>
        <w:rPr>
          <w:noProof/>
          <w:webHidden/>
        </w:rPr>
        <w:fldChar w:fldCharType="separate"/>
      </w:r>
      <w:ins w:id="68" w:author="Yaniv Kalsky" w:date="2016-11-10T12:36:00Z">
        <w:r>
          <w:rPr>
            <w:noProof/>
            <w:webHidden/>
          </w:rPr>
          <w:t>21</w:t>
        </w:r>
        <w:r>
          <w:rPr>
            <w:noProof/>
            <w:webHidden/>
          </w:rPr>
          <w:fldChar w:fldCharType="end"/>
        </w:r>
        <w:r w:rsidRPr="00F63E0A">
          <w:rPr>
            <w:rStyle w:val="Hyperlink"/>
            <w:noProof/>
          </w:rPr>
          <w:fldChar w:fldCharType="end"/>
        </w:r>
      </w:ins>
    </w:p>
    <w:p w14:paraId="7E683795" w14:textId="652FD3D3" w:rsidR="007640D8" w:rsidRDefault="007640D8">
      <w:pPr>
        <w:pStyle w:val="TOC2"/>
        <w:tabs>
          <w:tab w:val="left" w:pos="880"/>
          <w:tab w:val="right" w:leader="dot" w:pos="8630"/>
        </w:tabs>
        <w:rPr>
          <w:ins w:id="69" w:author="Yaniv Kalsky" w:date="2016-11-10T12:36:00Z"/>
          <w:rFonts w:eastAsiaTheme="minorEastAsia" w:cstheme="minorBidi"/>
          <w:b w:val="0"/>
          <w:noProof/>
          <w:color w:val="auto"/>
        </w:rPr>
      </w:pPr>
      <w:ins w:id="7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"_Toc466544770"</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4.5</w:t>
        </w:r>
        <w:r>
          <w:rPr>
            <w:rFonts w:eastAsiaTheme="minorEastAsia" w:cstheme="minorBidi"/>
            <w:b w:val="0"/>
            <w:noProof/>
            <w:color w:val="auto"/>
          </w:rPr>
          <w:tab/>
        </w:r>
        <w:r w:rsidRPr="00F63E0A">
          <w:rPr>
            <w:rStyle w:val="Hyperlink"/>
            <w:noProof/>
          </w:rPr>
          <w:t>Versa configuration &amp; workflow</w:t>
        </w:r>
        <w:r>
          <w:rPr>
            <w:noProof/>
            <w:webHidden/>
          </w:rPr>
          <w:tab/>
        </w:r>
        <w:r>
          <w:rPr>
            <w:noProof/>
            <w:webHidden/>
          </w:rPr>
          <w:fldChar w:fldCharType="begin"/>
        </w:r>
        <w:r>
          <w:rPr>
            <w:noProof/>
            <w:webHidden/>
          </w:rPr>
          <w:instrText xml:space="preserve"> PAGEREF _Toc466544770 \h </w:instrText>
        </w:r>
        <w:r>
          <w:rPr>
            <w:noProof/>
            <w:webHidden/>
          </w:rPr>
        </w:r>
      </w:ins>
      <w:r>
        <w:rPr>
          <w:noProof/>
          <w:webHidden/>
        </w:rPr>
        <w:fldChar w:fldCharType="separate"/>
      </w:r>
      <w:ins w:id="71" w:author="Yaniv Kalsky" w:date="2016-11-10T12:36:00Z">
        <w:r>
          <w:rPr>
            <w:noProof/>
            <w:webHidden/>
          </w:rPr>
          <w:t>21</w:t>
        </w:r>
        <w:r>
          <w:rPr>
            <w:noProof/>
            <w:webHidden/>
          </w:rPr>
          <w:fldChar w:fldCharType="end"/>
        </w:r>
        <w:r w:rsidRPr="00F63E0A">
          <w:rPr>
            <w:rStyle w:val="Hyperlink"/>
            <w:noProof/>
          </w:rPr>
          <w:fldChar w:fldCharType="end"/>
        </w:r>
      </w:ins>
    </w:p>
    <w:p w14:paraId="7F294C55" w14:textId="01097EA1" w:rsidR="007640D8" w:rsidRDefault="007640D8">
      <w:pPr>
        <w:pStyle w:val="TOC3"/>
        <w:tabs>
          <w:tab w:val="left" w:pos="1320"/>
          <w:tab w:val="right" w:leader="dot" w:pos="8630"/>
        </w:tabs>
        <w:rPr>
          <w:ins w:id="72" w:author="Yaniv Kalsky" w:date="2016-11-10T12:36:00Z"/>
          <w:rFonts w:eastAsiaTheme="minorEastAsia" w:cstheme="minorBidi"/>
          <w:noProof/>
          <w:color w:val="auto"/>
        </w:rPr>
      </w:pPr>
      <w:ins w:id="7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"_Toc466544771"</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4.5.1</w:t>
        </w:r>
        <w:r>
          <w:rPr>
            <w:rFonts w:eastAsiaTheme="minorEastAsia" w:cstheme="minorBidi"/>
            <w:noProof/>
            <w:color w:val="auto"/>
          </w:rPr>
          <w:tab/>
        </w:r>
        <w:r w:rsidRPr="00F63E0A">
          <w:rPr>
            <w:rStyle w:val="Hyperlink"/>
            <w:noProof/>
          </w:rPr>
          <w:t>Versa Configuration breakdown</w:t>
        </w:r>
        <w:r>
          <w:rPr>
            <w:noProof/>
            <w:webHidden/>
          </w:rPr>
          <w:tab/>
        </w:r>
        <w:r>
          <w:rPr>
            <w:noProof/>
            <w:webHidden/>
          </w:rPr>
          <w:fldChar w:fldCharType="begin"/>
        </w:r>
        <w:r>
          <w:rPr>
            <w:noProof/>
            <w:webHidden/>
          </w:rPr>
          <w:instrText xml:space="preserve"> PAGEREF _Toc466544771 \h </w:instrText>
        </w:r>
        <w:r>
          <w:rPr>
            <w:noProof/>
            <w:webHidden/>
          </w:rPr>
        </w:r>
      </w:ins>
      <w:r>
        <w:rPr>
          <w:noProof/>
          <w:webHidden/>
        </w:rPr>
        <w:fldChar w:fldCharType="separate"/>
      </w:r>
      <w:ins w:id="74" w:author="Yaniv Kalsky" w:date="2016-11-10T12:36:00Z">
        <w:r>
          <w:rPr>
            <w:noProof/>
            <w:webHidden/>
          </w:rPr>
          <w:t>23</w:t>
        </w:r>
        <w:r>
          <w:rPr>
            <w:noProof/>
            <w:webHidden/>
          </w:rPr>
          <w:fldChar w:fldCharType="end"/>
        </w:r>
        <w:r w:rsidRPr="00F63E0A">
          <w:rPr>
            <w:rStyle w:val="Hyperlink"/>
            <w:noProof/>
          </w:rPr>
          <w:fldChar w:fldCharType="end"/>
        </w:r>
      </w:ins>
    </w:p>
    <w:p w14:paraId="6E6246CC" w14:textId="6F6D015D" w:rsidR="007640D8" w:rsidRDefault="007640D8">
      <w:pPr>
        <w:pStyle w:val="TOC2"/>
        <w:tabs>
          <w:tab w:val="left" w:pos="880"/>
          <w:tab w:val="right" w:leader="dot" w:pos="8630"/>
        </w:tabs>
        <w:rPr>
          <w:ins w:id="75" w:author="Yaniv Kalsky" w:date="2016-11-10T12:36:00Z"/>
          <w:rFonts w:eastAsiaTheme="minorEastAsia" w:cstheme="minorBidi"/>
          <w:b w:val="0"/>
          <w:noProof/>
          <w:color w:val="auto"/>
        </w:rPr>
      </w:pPr>
      <w:ins w:id="7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"_Toc466544772"</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4.6</w:t>
        </w:r>
        <w:r>
          <w:rPr>
            <w:rFonts w:eastAsiaTheme="minorEastAsia" w:cstheme="minorBidi"/>
            <w:b w:val="0"/>
            <w:noProof/>
            <w:color w:val="auto"/>
          </w:rPr>
          <w:tab/>
        </w:r>
        <w:r w:rsidRPr="00F63E0A">
          <w:rPr>
            <w:rStyle w:val="Hyperlink"/>
            <w:noProof/>
          </w:rPr>
          <w:t>Nagios</w:t>
        </w:r>
        <w:r>
          <w:rPr>
            <w:noProof/>
            <w:webHidden/>
          </w:rPr>
          <w:tab/>
        </w:r>
        <w:r>
          <w:rPr>
            <w:noProof/>
            <w:webHidden/>
          </w:rPr>
          <w:fldChar w:fldCharType="begin"/>
        </w:r>
        <w:r>
          <w:rPr>
            <w:noProof/>
            <w:webHidden/>
          </w:rPr>
          <w:instrText xml:space="preserve"> PAGEREF _Toc466544772 \h </w:instrText>
        </w:r>
        <w:r>
          <w:rPr>
            <w:noProof/>
            <w:webHidden/>
          </w:rPr>
        </w:r>
      </w:ins>
      <w:r>
        <w:rPr>
          <w:noProof/>
          <w:webHidden/>
        </w:rPr>
        <w:fldChar w:fldCharType="separate"/>
      </w:r>
      <w:ins w:id="77" w:author="Yaniv Kalsky" w:date="2016-11-10T12:36:00Z">
        <w:r>
          <w:rPr>
            <w:noProof/>
            <w:webHidden/>
          </w:rPr>
          <w:t>24</w:t>
        </w:r>
        <w:r>
          <w:rPr>
            <w:noProof/>
            <w:webHidden/>
          </w:rPr>
          <w:fldChar w:fldCharType="end"/>
        </w:r>
        <w:r w:rsidRPr="00F63E0A">
          <w:rPr>
            <w:rStyle w:val="Hyperlink"/>
            <w:noProof/>
          </w:rPr>
          <w:fldChar w:fldCharType="end"/>
        </w:r>
      </w:ins>
    </w:p>
    <w:p w14:paraId="4B42EBEE" w14:textId="31D56170" w:rsidR="007640D8" w:rsidRDefault="007640D8">
      <w:pPr>
        <w:pStyle w:val="TOC3"/>
        <w:tabs>
          <w:tab w:val="left" w:pos="1320"/>
          <w:tab w:val="right" w:leader="dot" w:pos="8630"/>
        </w:tabs>
        <w:rPr>
          <w:ins w:id="78" w:author="Yaniv Kalsky" w:date="2016-11-10T12:36:00Z"/>
          <w:rFonts w:eastAsiaTheme="minorEastAsia" w:cstheme="minorBidi"/>
          <w:noProof/>
          <w:color w:val="auto"/>
        </w:rPr>
      </w:pPr>
      <w:ins w:id="7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"_Toc466544773"</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4.6.1</w:t>
        </w:r>
        <w:r>
          <w:rPr>
            <w:rFonts w:eastAsiaTheme="minorEastAsia" w:cstheme="minorBidi"/>
            <w:noProof/>
            <w:color w:val="auto"/>
          </w:rPr>
          <w:tab/>
        </w:r>
        <w:r w:rsidRPr="00F63E0A">
          <w:rPr>
            <w:rStyle w:val="Hyperlink"/>
            <w:noProof/>
          </w:rPr>
          <w:t>Nagios relationship with CloudShell</w:t>
        </w:r>
        <w:r>
          <w:rPr>
            <w:noProof/>
            <w:webHidden/>
          </w:rPr>
          <w:tab/>
        </w:r>
        <w:r>
          <w:rPr>
            <w:noProof/>
            <w:webHidden/>
          </w:rPr>
          <w:fldChar w:fldCharType="begin"/>
        </w:r>
        <w:r>
          <w:rPr>
            <w:noProof/>
            <w:webHidden/>
          </w:rPr>
          <w:instrText xml:space="preserve"> PAGEREF _Toc466544773 \h </w:instrText>
        </w:r>
        <w:r>
          <w:rPr>
            <w:noProof/>
            <w:webHidden/>
          </w:rPr>
        </w:r>
      </w:ins>
      <w:r>
        <w:rPr>
          <w:noProof/>
          <w:webHidden/>
        </w:rPr>
        <w:fldChar w:fldCharType="separate"/>
      </w:r>
      <w:ins w:id="80" w:author="Yaniv Kalsky" w:date="2016-11-10T12:36:00Z">
        <w:r>
          <w:rPr>
            <w:noProof/>
            <w:webHidden/>
          </w:rPr>
          <w:t>24</w:t>
        </w:r>
        <w:r>
          <w:rPr>
            <w:noProof/>
            <w:webHidden/>
          </w:rPr>
          <w:fldChar w:fldCharType="end"/>
        </w:r>
        <w:r w:rsidRPr="00F63E0A">
          <w:rPr>
            <w:rStyle w:val="Hyperlink"/>
            <w:noProof/>
          </w:rPr>
          <w:fldChar w:fldCharType="end"/>
        </w:r>
      </w:ins>
    </w:p>
    <w:p w14:paraId="6161F1FC" w14:textId="59049663" w:rsidR="007640D8" w:rsidRDefault="007640D8">
      <w:pPr>
        <w:pStyle w:val="TOC3"/>
        <w:tabs>
          <w:tab w:val="left" w:pos="1320"/>
          <w:tab w:val="right" w:leader="dot" w:pos="8630"/>
        </w:tabs>
        <w:rPr>
          <w:ins w:id="81" w:author="Yaniv Kalsky" w:date="2016-11-10T12:36:00Z"/>
          <w:rFonts w:eastAsiaTheme="minorEastAsia" w:cstheme="minorBidi"/>
          <w:noProof/>
          <w:color w:val="auto"/>
        </w:rPr>
      </w:pPr>
      <w:ins w:id="8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"_Toc466544774"</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4.6.2</w:t>
        </w:r>
        <w:r>
          <w:rPr>
            <w:rFonts w:eastAsiaTheme="minorEastAsia" w:cstheme="minorBidi"/>
            <w:noProof/>
            <w:color w:val="auto"/>
          </w:rPr>
          <w:tab/>
        </w:r>
        <w:r w:rsidRPr="00F63E0A">
          <w:rPr>
            <w:rStyle w:val="Hyperlink"/>
            <w:noProof/>
          </w:rPr>
          <w:t>Quick overview on Nagios component &amp; how-to</w:t>
        </w:r>
        <w:r>
          <w:rPr>
            <w:noProof/>
            <w:webHidden/>
          </w:rPr>
          <w:tab/>
        </w:r>
        <w:r>
          <w:rPr>
            <w:noProof/>
            <w:webHidden/>
          </w:rPr>
          <w:fldChar w:fldCharType="begin"/>
        </w:r>
        <w:r>
          <w:rPr>
            <w:noProof/>
            <w:webHidden/>
          </w:rPr>
          <w:instrText xml:space="preserve"> PAGEREF _Toc466544774 \h </w:instrText>
        </w:r>
        <w:r>
          <w:rPr>
            <w:noProof/>
            <w:webHidden/>
          </w:rPr>
        </w:r>
      </w:ins>
      <w:r>
        <w:rPr>
          <w:noProof/>
          <w:webHidden/>
        </w:rPr>
        <w:fldChar w:fldCharType="separate"/>
      </w:r>
      <w:ins w:id="83" w:author="Yaniv Kalsky" w:date="2016-11-10T12:36:00Z">
        <w:r>
          <w:rPr>
            <w:noProof/>
            <w:webHidden/>
          </w:rPr>
          <w:t>25</w:t>
        </w:r>
        <w:r>
          <w:rPr>
            <w:noProof/>
            <w:webHidden/>
          </w:rPr>
          <w:fldChar w:fldCharType="end"/>
        </w:r>
        <w:r w:rsidRPr="00F63E0A">
          <w:rPr>
            <w:rStyle w:val="Hyperlink"/>
            <w:noProof/>
          </w:rPr>
          <w:fldChar w:fldCharType="end"/>
        </w:r>
      </w:ins>
    </w:p>
    <w:p w14:paraId="058D394D" w14:textId="3E5FDB2C" w:rsidR="007640D8" w:rsidRDefault="007640D8">
      <w:pPr>
        <w:pStyle w:val="TOC2"/>
        <w:tabs>
          <w:tab w:val="left" w:pos="880"/>
          <w:tab w:val="right" w:leader="dot" w:pos="8630"/>
        </w:tabs>
        <w:rPr>
          <w:ins w:id="84" w:author="Yaniv Kalsky" w:date="2016-11-10T12:36:00Z"/>
          <w:rFonts w:eastAsiaTheme="minorEastAsia" w:cstheme="minorBidi"/>
          <w:b w:val="0"/>
          <w:noProof/>
          <w:color w:val="auto"/>
        </w:rPr>
      </w:pPr>
      <w:ins w:id="85"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"_Toc466544775"</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4.7</w:t>
        </w:r>
        <w:r>
          <w:rPr>
            <w:rFonts w:eastAsiaTheme="minorEastAsia" w:cstheme="minorBidi"/>
            <w:b w:val="0"/>
            <w:noProof/>
            <w:color w:val="auto"/>
          </w:rPr>
          <w:tab/>
        </w:r>
        <w:r w:rsidRPr="00F63E0A">
          <w:rPr>
            <w:rStyle w:val="Hyperlink"/>
            <w:noProof/>
          </w:rPr>
          <w:t>vROPS</w:t>
        </w:r>
        <w:r>
          <w:rPr>
            <w:noProof/>
            <w:webHidden/>
          </w:rPr>
          <w:tab/>
        </w:r>
        <w:r>
          <w:rPr>
            <w:noProof/>
            <w:webHidden/>
          </w:rPr>
          <w:fldChar w:fldCharType="begin"/>
        </w:r>
        <w:r>
          <w:rPr>
            <w:noProof/>
            <w:webHidden/>
          </w:rPr>
          <w:instrText xml:space="preserve"> PAGEREF _Toc466544775 \h </w:instrText>
        </w:r>
        <w:r>
          <w:rPr>
            <w:noProof/>
            <w:webHidden/>
          </w:rPr>
        </w:r>
      </w:ins>
      <w:r>
        <w:rPr>
          <w:noProof/>
          <w:webHidden/>
        </w:rPr>
        <w:fldChar w:fldCharType="separate"/>
      </w:r>
      <w:ins w:id="86" w:author="Yaniv Kalsky" w:date="2016-11-10T12:36:00Z">
        <w:r>
          <w:rPr>
            <w:noProof/>
            <w:webHidden/>
          </w:rPr>
          <w:t>25</w:t>
        </w:r>
        <w:r>
          <w:rPr>
            <w:noProof/>
            <w:webHidden/>
          </w:rPr>
          <w:fldChar w:fldCharType="end"/>
        </w:r>
        <w:r w:rsidRPr="00F63E0A">
          <w:rPr>
            <w:rStyle w:val="Hyperlink"/>
            <w:noProof/>
          </w:rPr>
          <w:fldChar w:fldCharType="end"/>
        </w:r>
      </w:ins>
    </w:p>
    <w:p w14:paraId="15DBEFE7" w14:textId="42DED048" w:rsidR="007640D8" w:rsidRDefault="007640D8">
      <w:pPr>
        <w:pStyle w:val="TOC2"/>
        <w:tabs>
          <w:tab w:val="left" w:pos="880"/>
          <w:tab w:val="right" w:leader="dot" w:pos="8630"/>
        </w:tabs>
        <w:rPr>
          <w:ins w:id="87" w:author="Yaniv Kalsky" w:date="2016-11-10T12:36:00Z"/>
          <w:rFonts w:eastAsiaTheme="minorEastAsia" w:cstheme="minorBidi"/>
          <w:b w:val="0"/>
          <w:noProof/>
          <w:color w:val="auto"/>
        </w:rPr>
      </w:pPr>
      <w:ins w:id="88"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"_Toc466544776"</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4.8</w:t>
        </w:r>
        <w:r>
          <w:rPr>
            <w:rFonts w:eastAsiaTheme="minorEastAsia" w:cstheme="minorBidi"/>
            <w:b w:val="0"/>
            <w:noProof/>
            <w:color w:val="auto"/>
          </w:rPr>
          <w:tab/>
        </w:r>
        <w:r w:rsidRPr="00F63E0A">
          <w:rPr>
            <w:rStyle w:val="Hyperlink"/>
            <w:noProof/>
          </w:rPr>
          <w:t>vLog Insight</w:t>
        </w:r>
        <w:r>
          <w:rPr>
            <w:noProof/>
            <w:webHidden/>
          </w:rPr>
          <w:tab/>
        </w:r>
        <w:r>
          <w:rPr>
            <w:noProof/>
            <w:webHidden/>
          </w:rPr>
          <w:fldChar w:fldCharType="begin"/>
        </w:r>
        <w:r>
          <w:rPr>
            <w:noProof/>
            <w:webHidden/>
          </w:rPr>
          <w:instrText xml:space="preserve"> PAGEREF _Toc466544776 \h </w:instrText>
        </w:r>
        <w:r>
          <w:rPr>
            <w:noProof/>
            <w:webHidden/>
          </w:rPr>
        </w:r>
      </w:ins>
      <w:r>
        <w:rPr>
          <w:noProof/>
          <w:webHidden/>
        </w:rPr>
        <w:fldChar w:fldCharType="separate"/>
      </w:r>
      <w:ins w:id="89" w:author="Yaniv Kalsky" w:date="2016-11-10T12:36:00Z">
        <w:r>
          <w:rPr>
            <w:noProof/>
            <w:webHidden/>
          </w:rPr>
          <w:t>26</w:t>
        </w:r>
        <w:r>
          <w:rPr>
            <w:noProof/>
            <w:webHidden/>
          </w:rPr>
          <w:fldChar w:fldCharType="end"/>
        </w:r>
        <w:r w:rsidRPr="00F63E0A">
          <w:rPr>
            <w:rStyle w:val="Hyperlink"/>
            <w:noProof/>
          </w:rPr>
          <w:fldChar w:fldCharType="end"/>
        </w:r>
      </w:ins>
    </w:p>
    <w:p w14:paraId="318F3BD9" w14:textId="45B7B3A1" w:rsidR="007640D8" w:rsidRDefault="007640D8">
      <w:pPr>
        <w:pStyle w:val="TOC2"/>
        <w:tabs>
          <w:tab w:val="left" w:pos="880"/>
          <w:tab w:val="right" w:leader="dot" w:pos="8630"/>
        </w:tabs>
        <w:rPr>
          <w:ins w:id="90" w:author="Yaniv Kalsky" w:date="2016-11-10T12:36:00Z"/>
          <w:rFonts w:eastAsiaTheme="minorEastAsia" w:cstheme="minorBidi"/>
          <w:b w:val="0"/>
          <w:noProof/>
          <w:color w:val="auto"/>
        </w:rPr>
      </w:pPr>
      <w:ins w:id="91"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"_Toc466544777"</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4.9</w:t>
        </w:r>
        <w:r>
          <w:rPr>
            <w:rFonts w:eastAsiaTheme="minorEastAsia" w:cstheme="minorBidi"/>
            <w:b w:val="0"/>
            <w:noProof/>
            <w:color w:val="auto"/>
          </w:rPr>
          <w:tab/>
        </w:r>
        <w:r w:rsidRPr="00F63E0A">
          <w:rPr>
            <w:rStyle w:val="Hyperlink"/>
            <w:noProof/>
          </w:rPr>
          <w:t>NSX</w:t>
        </w:r>
        <w:r>
          <w:rPr>
            <w:noProof/>
            <w:webHidden/>
          </w:rPr>
          <w:tab/>
        </w:r>
        <w:r>
          <w:rPr>
            <w:noProof/>
            <w:webHidden/>
          </w:rPr>
          <w:fldChar w:fldCharType="begin"/>
        </w:r>
        <w:r>
          <w:rPr>
            <w:noProof/>
            <w:webHidden/>
          </w:rPr>
          <w:instrText xml:space="preserve"> PAGEREF _Toc466544777 \h </w:instrText>
        </w:r>
        <w:r>
          <w:rPr>
            <w:noProof/>
            <w:webHidden/>
          </w:rPr>
        </w:r>
      </w:ins>
      <w:r>
        <w:rPr>
          <w:noProof/>
          <w:webHidden/>
        </w:rPr>
        <w:fldChar w:fldCharType="separate"/>
      </w:r>
      <w:ins w:id="92" w:author="Yaniv Kalsky" w:date="2016-11-10T12:36:00Z">
        <w:r>
          <w:rPr>
            <w:noProof/>
            <w:webHidden/>
          </w:rPr>
          <w:t>26</w:t>
        </w:r>
        <w:r>
          <w:rPr>
            <w:noProof/>
            <w:webHidden/>
          </w:rPr>
          <w:fldChar w:fldCharType="end"/>
        </w:r>
        <w:r w:rsidRPr="00F63E0A">
          <w:rPr>
            <w:rStyle w:val="Hyperlink"/>
            <w:noProof/>
          </w:rPr>
          <w:fldChar w:fldCharType="end"/>
        </w:r>
      </w:ins>
    </w:p>
    <w:p w14:paraId="5EF7BFE2" w14:textId="708A8944" w:rsidR="007640D8" w:rsidRDefault="007640D8">
      <w:pPr>
        <w:pStyle w:val="TOC1"/>
        <w:tabs>
          <w:tab w:val="left" w:pos="440"/>
          <w:tab w:val="right" w:leader="dot" w:pos="8630"/>
        </w:tabs>
        <w:rPr>
          <w:ins w:id="93" w:author="Yaniv Kalsky" w:date="2016-11-10T12:36:00Z"/>
          <w:rFonts w:eastAsiaTheme="minorEastAsia" w:cstheme="minorBidi"/>
          <w:b w:val="0"/>
          <w:noProof/>
          <w:color w:val="auto"/>
          <w:sz w:val="22"/>
          <w:szCs w:val="22"/>
        </w:rPr>
      </w:pPr>
      <w:ins w:id="94"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"_Toc466544778"</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5</w:t>
        </w:r>
        <w:r>
          <w:rPr>
            <w:rFonts w:eastAsiaTheme="minorEastAsia" w:cstheme="minorBidi"/>
            <w:b w:val="0"/>
            <w:noProof/>
            <w:color w:val="auto"/>
            <w:sz w:val="22"/>
            <w:szCs w:val="22"/>
          </w:rPr>
          <w:tab/>
        </w:r>
        <w:r w:rsidRPr="00F63E0A">
          <w:rPr>
            <w:rStyle w:val="Hyperlink"/>
            <w:noProof/>
          </w:rPr>
          <w:t>Relevant HW/SW compatibility</w:t>
        </w:r>
        <w:r>
          <w:rPr>
            <w:noProof/>
            <w:webHidden/>
          </w:rPr>
          <w:tab/>
        </w:r>
        <w:r>
          <w:rPr>
            <w:noProof/>
            <w:webHidden/>
          </w:rPr>
          <w:fldChar w:fldCharType="begin"/>
        </w:r>
        <w:r>
          <w:rPr>
            <w:noProof/>
            <w:webHidden/>
          </w:rPr>
          <w:instrText xml:space="preserve"> PAGEREF _Toc466544778 \h </w:instrText>
        </w:r>
        <w:r>
          <w:rPr>
            <w:noProof/>
            <w:webHidden/>
          </w:rPr>
        </w:r>
      </w:ins>
      <w:r>
        <w:rPr>
          <w:noProof/>
          <w:webHidden/>
        </w:rPr>
        <w:fldChar w:fldCharType="separate"/>
      </w:r>
      <w:ins w:id="95" w:author="Yaniv Kalsky" w:date="2016-11-10T12:36:00Z">
        <w:r>
          <w:rPr>
            <w:noProof/>
            <w:webHidden/>
          </w:rPr>
          <w:t>28</w:t>
        </w:r>
        <w:r>
          <w:rPr>
            <w:noProof/>
            <w:webHidden/>
          </w:rPr>
          <w:fldChar w:fldCharType="end"/>
        </w:r>
        <w:r w:rsidRPr="00F63E0A">
          <w:rPr>
            <w:rStyle w:val="Hyperlink"/>
            <w:noProof/>
          </w:rPr>
          <w:fldChar w:fldCharType="end"/>
        </w:r>
      </w:ins>
    </w:p>
    <w:p w14:paraId="618928F3" w14:textId="6D88E600" w:rsidR="007640D8" w:rsidRDefault="007640D8">
      <w:pPr>
        <w:pStyle w:val="TOC1"/>
        <w:tabs>
          <w:tab w:val="left" w:pos="440"/>
          <w:tab w:val="right" w:leader="dot" w:pos="8630"/>
        </w:tabs>
        <w:rPr>
          <w:ins w:id="96" w:author="Yaniv Kalsky" w:date="2016-11-10T12:36:00Z"/>
          <w:rFonts w:eastAsiaTheme="minorEastAsia" w:cstheme="minorBidi"/>
          <w:b w:val="0"/>
          <w:noProof/>
          <w:color w:val="auto"/>
          <w:sz w:val="22"/>
          <w:szCs w:val="22"/>
        </w:rPr>
      </w:pPr>
      <w:ins w:id="9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"_Toc466544779"</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6</w:t>
        </w:r>
        <w:r>
          <w:rPr>
            <w:rFonts w:eastAsiaTheme="minorEastAsia" w:cstheme="minorBidi"/>
            <w:b w:val="0"/>
            <w:noProof/>
            <w:color w:val="auto"/>
            <w:sz w:val="22"/>
            <w:szCs w:val="22"/>
          </w:rPr>
          <w:tab/>
        </w:r>
        <w:r w:rsidRPr="00F63E0A">
          <w:rPr>
            <w:rStyle w:val="Hyperlink"/>
            <w:noProof/>
          </w:rPr>
          <w:t>Managing scripts and drivers</w:t>
        </w:r>
        <w:r>
          <w:rPr>
            <w:noProof/>
            <w:webHidden/>
          </w:rPr>
          <w:tab/>
        </w:r>
        <w:r>
          <w:rPr>
            <w:noProof/>
            <w:webHidden/>
          </w:rPr>
          <w:fldChar w:fldCharType="begin"/>
        </w:r>
        <w:r>
          <w:rPr>
            <w:noProof/>
            <w:webHidden/>
          </w:rPr>
          <w:instrText xml:space="preserve"> PAGEREF _Toc466544779 \h </w:instrText>
        </w:r>
        <w:r>
          <w:rPr>
            <w:noProof/>
            <w:webHidden/>
          </w:rPr>
        </w:r>
      </w:ins>
      <w:r>
        <w:rPr>
          <w:noProof/>
          <w:webHidden/>
        </w:rPr>
        <w:fldChar w:fldCharType="separate"/>
      </w:r>
      <w:ins w:id="98" w:author="Yaniv Kalsky" w:date="2016-11-10T12:36:00Z">
        <w:r>
          <w:rPr>
            <w:noProof/>
            <w:webHidden/>
          </w:rPr>
          <w:t>29</w:t>
        </w:r>
        <w:r>
          <w:rPr>
            <w:noProof/>
            <w:webHidden/>
          </w:rPr>
          <w:fldChar w:fldCharType="end"/>
        </w:r>
        <w:r w:rsidRPr="00F63E0A">
          <w:rPr>
            <w:rStyle w:val="Hyperlink"/>
            <w:noProof/>
          </w:rPr>
          <w:fldChar w:fldCharType="end"/>
        </w:r>
      </w:ins>
    </w:p>
    <w:p w14:paraId="65F4E909" w14:textId="31E75628" w:rsidR="007640D8" w:rsidRDefault="007640D8">
      <w:pPr>
        <w:pStyle w:val="TOC2"/>
        <w:tabs>
          <w:tab w:val="left" w:pos="880"/>
          <w:tab w:val="right" w:leader="dot" w:pos="8630"/>
        </w:tabs>
        <w:rPr>
          <w:ins w:id="99" w:author="Yaniv Kalsky" w:date="2016-11-10T12:36:00Z"/>
          <w:rFonts w:eastAsiaTheme="minorEastAsia" w:cstheme="minorBidi"/>
          <w:b w:val="0"/>
          <w:noProof/>
          <w:color w:val="auto"/>
        </w:rPr>
      </w:pPr>
      <w:ins w:id="10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"_Toc466544780"</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6.1</w:t>
        </w:r>
        <w:r>
          <w:rPr>
            <w:rFonts w:eastAsiaTheme="minorEastAsia" w:cstheme="minorBidi"/>
            <w:b w:val="0"/>
            <w:noProof/>
            <w:color w:val="auto"/>
          </w:rPr>
          <w:tab/>
        </w:r>
        <w:r w:rsidRPr="00F63E0A">
          <w:rPr>
            <w:rStyle w:val="Hyperlink"/>
            <w:noProof/>
          </w:rPr>
          <w:t>Downloading a script/driver file from CloudShell</w:t>
        </w:r>
        <w:r>
          <w:rPr>
            <w:noProof/>
            <w:webHidden/>
          </w:rPr>
          <w:tab/>
        </w:r>
        <w:r>
          <w:rPr>
            <w:noProof/>
            <w:webHidden/>
          </w:rPr>
          <w:fldChar w:fldCharType="begin"/>
        </w:r>
        <w:r>
          <w:rPr>
            <w:noProof/>
            <w:webHidden/>
          </w:rPr>
          <w:instrText xml:space="preserve"> PAGEREF _Toc466544780 \h </w:instrText>
        </w:r>
        <w:r>
          <w:rPr>
            <w:noProof/>
            <w:webHidden/>
          </w:rPr>
        </w:r>
      </w:ins>
      <w:r>
        <w:rPr>
          <w:noProof/>
          <w:webHidden/>
        </w:rPr>
        <w:fldChar w:fldCharType="separate"/>
      </w:r>
      <w:ins w:id="101" w:author="Yaniv Kalsky" w:date="2016-11-10T12:36:00Z">
        <w:r>
          <w:rPr>
            <w:noProof/>
            <w:webHidden/>
          </w:rPr>
          <w:t>30</w:t>
        </w:r>
        <w:r>
          <w:rPr>
            <w:noProof/>
            <w:webHidden/>
          </w:rPr>
          <w:fldChar w:fldCharType="end"/>
        </w:r>
        <w:r w:rsidRPr="00F63E0A">
          <w:rPr>
            <w:rStyle w:val="Hyperlink"/>
            <w:noProof/>
          </w:rPr>
          <w:fldChar w:fldCharType="end"/>
        </w:r>
      </w:ins>
    </w:p>
    <w:p w14:paraId="7F9CFAA6" w14:textId="529D2F3B" w:rsidR="007640D8" w:rsidRDefault="007640D8">
      <w:pPr>
        <w:pStyle w:val="TOC2"/>
        <w:tabs>
          <w:tab w:val="left" w:pos="880"/>
          <w:tab w:val="right" w:leader="dot" w:pos="8630"/>
        </w:tabs>
        <w:rPr>
          <w:ins w:id="102" w:author="Yaniv Kalsky" w:date="2016-11-10T12:36:00Z"/>
          <w:rFonts w:eastAsiaTheme="minorEastAsia" w:cstheme="minorBidi"/>
          <w:b w:val="0"/>
          <w:noProof/>
          <w:color w:val="auto"/>
        </w:rPr>
      </w:pPr>
      <w:ins w:id="10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"_Toc466544781"</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6.2</w:t>
        </w:r>
        <w:r>
          <w:rPr>
            <w:rFonts w:eastAsiaTheme="minorEastAsia" w:cstheme="minorBidi"/>
            <w:b w:val="0"/>
            <w:noProof/>
            <w:color w:val="auto"/>
          </w:rPr>
          <w:tab/>
        </w:r>
        <w:r w:rsidRPr="00F63E0A">
          <w:rPr>
            <w:rStyle w:val="Hyperlink"/>
            <w:noProof/>
          </w:rPr>
          <w:t>Updating a script file</w:t>
        </w:r>
        <w:r>
          <w:rPr>
            <w:noProof/>
            <w:webHidden/>
          </w:rPr>
          <w:tab/>
        </w:r>
        <w:r>
          <w:rPr>
            <w:noProof/>
            <w:webHidden/>
          </w:rPr>
          <w:fldChar w:fldCharType="begin"/>
        </w:r>
        <w:r>
          <w:rPr>
            <w:noProof/>
            <w:webHidden/>
          </w:rPr>
          <w:instrText xml:space="preserve"> PAGEREF _Toc466544781 \h </w:instrText>
        </w:r>
        <w:r>
          <w:rPr>
            <w:noProof/>
            <w:webHidden/>
          </w:rPr>
        </w:r>
      </w:ins>
      <w:r>
        <w:rPr>
          <w:noProof/>
          <w:webHidden/>
        </w:rPr>
        <w:fldChar w:fldCharType="separate"/>
      </w:r>
      <w:ins w:id="104" w:author="Yaniv Kalsky" w:date="2016-11-10T12:36:00Z">
        <w:r>
          <w:rPr>
            <w:noProof/>
            <w:webHidden/>
          </w:rPr>
          <w:t>30</w:t>
        </w:r>
        <w:r>
          <w:rPr>
            <w:noProof/>
            <w:webHidden/>
          </w:rPr>
          <w:fldChar w:fldCharType="end"/>
        </w:r>
        <w:r w:rsidRPr="00F63E0A">
          <w:rPr>
            <w:rStyle w:val="Hyperlink"/>
            <w:noProof/>
          </w:rPr>
          <w:fldChar w:fldCharType="end"/>
        </w:r>
      </w:ins>
    </w:p>
    <w:p w14:paraId="4448A039" w14:textId="282CFF16" w:rsidR="007640D8" w:rsidRDefault="007640D8">
      <w:pPr>
        <w:pStyle w:val="TOC2"/>
        <w:tabs>
          <w:tab w:val="left" w:pos="880"/>
          <w:tab w:val="right" w:leader="dot" w:pos="8630"/>
        </w:tabs>
        <w:rPr>
          <w:ins w:id="105" w:author="Yaniv Kalsky" w:date="2016-11-10T12:36:00Z"/>
          <w:rFonts w:eastAsiaTheme="minorEastAsia" w:cstheme="minorBidi"/>
          <w:b w:val="0"/>
          <w:noProof/>
          <w:color w:val="auto"/>
        </w:rPr>
      </w:pPr>
      <w:ins w:id="10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"_Toc466544782"</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6.3</w:t>
        </w:r>
        <w:r>
          <w:rPr>
            <w:rFonts w:eastAsiaTheme="minorEastAsia" w:cstheme="minorBidi"/>
            <w:b w:val="0"/>
            <w:noProof/>
            <w:color w:val="auto"/>
          </w:rPr>
          <w:tab/>
        </w:r>
        <w:r w:rsidRPr="00F63E0A">
          <w:rPr>
            <w:rStyle w:val="Hyperlink"/>
            <w:noProof/>
          </w:rPr>
          <w:t>Updating a driver</w:t>
        </w:r>
        <w:r>
          <w:rPr>
            <w:noProof/>
            <w:webHidden/>
          </w:rPr>
          <w:tab/>
        </w:r>
        <w:r>
          <w:rPr>
            <w:noProof/>
            <w:webHidden/>
          </w:rPr>
          <w:fldChar w:fldCharType="begin"/>
        </w:r>
        <w:r>
          <w:rPr>
            <w:noProof/>
            <w:webHidden/>
          </w:rPr>
          <w:instrText xml:space="preserve"> PAGEREF _Toc466544782 \h </w:instrText>
        </w:r>
        <w:r>
          <w:rPr>
            <w:noProof/>
            <w:webHidden/>
          </w:rPr>
        </w:r>
      </w:ins>
      <w:r>
        <w:rPr>
          <w:noProof/>
          <w:webHidden/>
        </w:rPr>
        <w:fldChar w:fldCharType="separate"/>
      </w:r>
      <w:ins w:id="107" w:author="Yaniv Kalsky" w:date="2016-11-10T12:36:00Z">
        <w:r>
          <w:rPr>
            <w:noProof/>
            <w:webHidden/>
          </w:rPr>
          <w:t>30</w:t>
        </w:r>
        <w:r>
          <w:rPr>
            <w:noProof/>
            <w:webHidden/>
          </w:rPr>
          <w:fldChar w:fldCharType="end"/>
        </w:r>
        <w:r w:rsidRPr="00F63E0A">
          <w:rPr>
            <w:rStyle w:val="Hyperlink"/>
            <w:noProof/>
          </w:rPr>
          <w:fldChar w:fldCharType="end"/>
        </w:r>
      </w:ins>
    </w:p>
    <w:p w14:paraId="31379688" w14:textId="0BD9DA44" w:rsidR="007640D8" w:rsidRDefault="007640D8">
      <w:pPr>
        <w:pStyle w:val="TOC1"/>
        <w:tabs>
          <w:tab w:val="left" w:pos="440"/>
          <w:tab w:val="right" w:leader="dot" w:pos="8630"/>
        </w:tabs>
        <w:rPr>
          <w:ins w:id="108" w:author="Yaniv Kalsky" w:date="2016-11-10T12:36:00Z"/>
          <w:rFonts w:eastAsiaTheme="minorEastAsia" w:cstheme="minorBidi"/>
          <w:b w:val="0"/>
          <w:noProof/>
          <w:color w:val="auto"/>
          <w:sz w:val="22"/>
          <w:szCs w:val="22"/>
        </w:rPr>
      </w:pPr>
      <w:ins w:id="10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"_Toc466544783"</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7</w:t>
        </w:r>
        <w:r>
          <w:rPr>
            <w:rFonts w:eastAsiaTheme="minorEastAsia" w:cstheme="minorBidi"/>
            <w:b w:val="0"/>
            <w:noProof/>
            <w:color w:val="auto"/>
            <w:sz w:val="22"/>
            <w:szCs w:val="22"/>
          </w:rPr>
          <w:tab/>
        </w:r>
        <w:r w:rsidRPr="00F63E0A">
          <w:rPr>
            <w:rStyle w:val="Hyperlink"/>
            <w:noProof/>
          </w:rPr>
          <w:t>Post-Deployment How-to and extra steps</w:t>
        </w:r>
        <w:r>
          <w:rPr>
            <w:noProof/>
            <w:webHidden/>
          </w:rPr>
          <w:tab/>
        </w:r>
        <w:r>
          <w:rPr>
            <w:noProof/>
            <w:webHidden/>
          </w:rPr>
          <w:fldChar w:fldCharType="begin"/>
        </w:r>
        <w:r>
          <w:rPr>
            <w:noProof/>
            <w:webHidden/>
          </w:rPr>
          <w:instrText xml:space="preserve"> PAGEREF _Toc466544783 \h </w:instrText>
        </w:r>
        <w:r>
          <w:rPr>
            <w:noProof/>
            <w:webHidden/>
          </w:rPr>
        </w:r>
      </w:ins>
      <w:r>
        <w:rPr>
          <w:noProof/>
          <w:webHidden/>
        </w:rPr>
        <w:fldChar w:fldCharType="separate"/>
      </w:r>
      <w:ins w:id="110" w:author="Yaniv Kalsky" w:date="2016-11-10T12:36:00Z">
        <w:r>
          <w:rPr>
            <w:noProof/>
            <w:webHidden/>
          </w:rPr>
          <w:t>32</w:t>
        </w:r>
        <w:r>
          <w:rPr>
            <w:noProof/>
            <w:webHidden/>
          </w:rPr>
          <w:fldChar w:fldCharType="end"/>
        </w:r>
        <w:r w:rsidRPr="00F63E0A">
          <w:rPr>
            <w:rStyle w:val="Hyperlink"/>
            <w:noProof/>
          </w:rPr>
          <w:fldChar w:fldCharType="end"/>
        </w:r>
      </w:ins>
    </w:p>
    <w:p w14:paraId="3C96A17E" w14:textId="77EB6F1C" w:rsidR="007640D8" w:rsidRDefault="007640D8">
      <w:pPr>
        <w:pStyle w:val="TOC2"/>
        <w:tabs>
          <w:tab w:val="left" w:pos="880"/>
          <w:tab w:val="right" w:leader="dot" w:pos="8630"/>
        </w:tabs>
        <w:rPr>
          <w:ins w:id="111" w:author="Yaniv Kalsky" w:date="2016-11-10T12:36:00Z"/>
          <w:rFonts w:eastAsiaTheme="minorEastAsia" w:cstheme="minorBidi"/>
          <w:b w:val="0"/>
          <w:noProof/>
          <w:color w:val="auto"/>
        </w:rPr>
      </w:pPr>
      <w:ins w:id="11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"_Toc466544784"</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7.1</w:t>
        </w:r>
        <w:r>
          <w:rPr>
            <w:rFonts w:eastAsiaTheme="minorEastAsia" w:cstheme="minorBidi"/>
            <w:b w:val="0"/>
            <w:noProof/>
            <w:color w:val="auto"/>
          </w:rPr>
          <w:tab/>
        </w:r>
        <w:r w:rsidRPr="00F63E0A">
          <w:rPr>
            <w:rStyle w:val="Hyperlink"/>
            <w:noProof/>
          </w:rPr>
          <w:t>Using the ScaleIO web plugin</w:t>
        </w:r>
        <w:r>
          <w:rPr>
            <w:noProof/>
            <w:webHidden/>
          </w:rPr>
          <w:tab/>
        </w:r>
        <w:r>
          <w:rPr>
            <w:noProof/>
            <w:webHidden/>
          </w:rPr>
          <w:fldChar w:fldCharType="begin"/>
        </w:r>
        <w:r>
          <w:rPr>
            <w:noProof/>
            <w:webHidden/>
          </w:rPr>
          <w:instrText xml:space="preserve"> PAGEREF _Toc466544784 \h </w:instrText>
        </w:r>
        <w:r>
          <w:rPr>
            <w:noProof/>
            <w:webHidden/>
          </w:rPr>
        </w:r>
      </w:ins>
      <w:r>
        <w:rPr>
          <w:noProof/>
          <w:webHidden/>
        </w:rPr>
        <w:fldChar w:fldCharType="separate"/>
      </w:r>
      <w:ins w:id="113" w:author="Yaniv Kalsky" w:date="2016-11-10T12:36:00Z">
        <w:r>
          <w:rPr>
            <w:noProof/>
            <w:webHidden/>
          </w:rPr>
          <w:t>32</w:t>
        </w:r>
        <w:r>
          <w:rPr>
            <w:noProof/>
            <w:webHidden/>
          </w:rPr>
          <w:fldChar w:fldCharType="end"/>
        </w:r>
        <w:r w:rsidRPr="00F63E0A">
          <w:rPr>
            <w:rStyle w:val="Hyperlink"/>
            <w:noProof/>
          </w:rPr>
          <w:fldChar w:fldCharType="end"/>
        </w:r>
      </w:ins>
    </w:p>
    <w:p w14:paraId="79BE408D" w14:textId="55FF51A6" w:rsidR="007640D8" w:rsidRDefault="007640D8">
      <w:pPr>
        <w:pStyle w:val="TOC2"/>
        <w:tabs>
          <w:tab w:val="left" w:pos="880"/>
          <w:tab w:val="right" w:leader="dot" w:pos="8630"/>
        </w:tabs>
        <w:rPr>
          <w:ins w:id="114" w:author="Yaniv Kalsky" w:date="2016-11-10T12:36:00Z"/>
          <w:rFonts w:eastAsiaTheme="minorEastAsia" w:cstheme="minorBidi"/>
          <w:b w:val="0"/>
          <w:noProof/>
          <w:color w:val="auto"/>
        </w:rPr>
      </w:pPr>
      <w:ins w:id="115"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"_Toc466544785"</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7.2</w:t>
        </w:r>
        <w:r>
          <w:rPr>
            <w:rFonts w:eastAsiaTheme="minorEastAsia" w:cstheme="minorBidi"/>
            <w:b w:val="0"/>
            <w:noProof/>
            <w:color w:val="auto"/>
          </w:rPr>
          <w:tab/>
        </w:r>
        <w:r w:rsidRPr="00F63E0A">
          <w:rPr>
            <w:rStyle w:val="Hyperlink"/>
            <w:noProof/>
          </w:rPr>
          <w:t>Nagios</w:t>
        </w:r>
        <w:r>
          <w:rPr>
            <w:noProof/>
            <w:webHidden/>
          </w:rPr>
          <w:tab/>
        </w:r>
        <w:r>
          <w:rPr>
            <w:noProof/>
            <w:webHidden/>
          </w:rPr>
          <w:fldChar w:fldCharType="begin"/>
        </w:r>
        <w:r>
          <w:rPr>
            <w:noProof/>
            <w:webHidden/>
          </w:rPr>
          <w:instrText xml:space="preserve"> PAGEREF _Toc466544785 \h </w:instrText>
        </w:r>
        <w:r>
          <w:rPr>
            <w:noProof/>
            <w:webHidden/>
          </w:rPr>
        </w:r>
      </w:ins>
      <w:r>
        <w:rPr>
          <w:noProof/>
          <w:webHidden/>
        </w:rPr>
        <w:fldChar w:fldCharType="separate"/>
      </w:r>
      <w:ins w:id="116" w:author="Yaniv Kalsky" w:date="2016-11-10T12:36:00Z">
        <w:r>
          <w:rPr>
            <w:noProof/>
            <w:webHidden/>
          </w:rPr>
          <w:t>32</w:t>
        </w:r>
        <w:r>
          <w:rPr>
            <w:noProof/>
            <w:webHidden/>
          </w:rPr>
          <w:fldChar w:fldCharType="end"/>
        </w:r>
        <w:r w:rsidRPr="00F63E0A">
          <w:rPr>
            <w:rStyle w:val="Hyperlink"/>
            <w:noProof/>
          </w:rPr>
          <w:fldChar w:fldCharType="end"/>
        </w:r>
      </w:ins>
    </w:p>
    <w:p w14:paraId="12BF6300" w14:textId="01E69A0F" w:rsidR="007640D8" w:rsidRDefault="007640D8">
      <w:pPr>
        <w:pStyle w:val="TOC2"/>
        <w:tabs>
          <w:tab w:val="left" w:pos="880"/>
          <w:tab w:val="right" w:leader="dot" w:pos="8630"/>
        </w:tabs>
        <w:rPr>
          <w:ins w:id="117" w:author="Yaniv Kalsky" w:date="2016-11-10T12:36:00Z"/>
          <w:rFonts w:eastAsiaTheme="minorEastAsia" w:cstheme="minorBidi"/>
          <w:b w:val="0"/>
          <w:noProof/>
          <w:color w:val="auto"/>
        </w:rPr>
      </w:pPr>
      <w:ins w:id="118"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"_Toc466544786"</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7.3</w:t>
        </w:r>
        <w:r>
          <w:rPr>
            <w:rFonts w:eastAsiaTheme="minorEastAsia" w:cstheme="minorBidi"/>
            <w:b w:val="0"/>
            <w:noProof/>
            <w:color w:val="auto"/>
          </w:rPr>
          <w:tab/>
        </w:r>
        <w:r w:rsidRPr="00F63E0A">
          <w:rPr>
            <w:rStyle w:val="Hyperlink"/>
            <w:noProof/>
          </w:rPr>
          <w:t>vLog Insight, vRA, vROPS &amp; NSX</w:t>
        </w:r>
        <w:r>
          <w:rPr>
            <w:noProof/>
            <w:webHidden/>
          </w:rPr>
          <w:tab/>
        </w:r>
        <w:r>
          <w:rPr>
            <w:noProof/>
            <w:webHidden/>
          </w:rPr>
          <w:fldChar w:fldCharType="begin"/>
        </w:r>
        <w:r>
          <w:rPr>
            <w:noProof/>
            <w:webHidden/>
          </w:rPr>
          <w:instrText xml:space="preserve"> PAGEREF _Toc466544786 \h </w:instrText>
        </w:r>
        <w:r>
          <w:rPr>
            <w:noProof/>
            <w:webHidden/>
          </w:rPr>
        </w:r>
      </w:ins>
      <w:r>
        <w:rPr>
          <w:noProof/>
          <w:webHidden/>
        </w:rPr>
        <w:fldChar w:fldCharType="separate"/>
      </w:r>
      <w:ins w:id="119" w:author="Yaniv Kalsky" w:date="2016-11-10T12:36:00Z">
        <w:r>
          <w:rPr>
            <w:noProof/>
            <w:webHidden/>
          </w:rPr>
          <w:t>33</w:t>
        </w:r>
        <w:r>
          <w:rPr>
            <w:noProof/>
            <w:webHidden/>
          </w:rPr>
          <w:fldChar w:fldCharType="end"/>
        </w:r>
        <w:r w:rsidRPr="00F63E0A">
          <w:rPr>
            <w:rStyle w:val="Hyperlink"/>
            <w:noProof/>
          </w:rPr>
          <w:fldChar w:fldCharType="end"/>
        </w:r>
      </w:ins>
    </w:p>
    <w:p w14:paraId="5345C18E" w14:textId="1D2B1363" w:rsidR="007640D8" w:rsidRDefault="007640D8">
      <w:pPr>
        <w:pStyle w:val="TOC1"/>
        <w:tabs>
          <w:tab w:val="left" w:pos="440"/>
          <w:tab w:val="right" w:leader="dot" w:pos="8630"/>
        </w:tabs>
        <w:rPr>
          <w:ins w:id="120" w:author="Yaniv Kalsky" w:date="2016-11-10T12:36:00Z"/>
          <w:rFonts w:eastAsiaTheme="minorEastAsia" w:cstheme="minorBidi"/>
          <w:b w:val="0"/>
          <w:noProof/>
          <w:color w:val="auto"/>
          <w:sz w:val="22"/>
          <w:szCs w:val="22"/>
        </w:rPr>
      </w:pPr>
      <w:ins w:id="121" w:author="Yaniv Kalsky" w:date="2016-11-10T12:36:00Z">
        <w:r w:rsidRPr="00F63E0A">
          <w:rPr>
            <w:rStyle w:val="Hyperlink"/>
            <w:noProof/>
          </w:rPr>
          <w:lastRenderedPageBreak/>
          <w:fldChar w:fldCharType="begin"/>
        </w:r>
        <w:r w:rsidRPr="00F63E0A">
          <w:rPr>
            <w:rStyle w:val="Hyperlink"/>
            <w:noProof/>
          </w:rPr>
          <w:instrText xml:space="preserve"> </w:instrText>
        </w:r>
        <w:r>
          <w:rPr>
            <w:noProof/>
          </w:rPr>
          <w:instrText>HYPERLINK \l "_Toc466544787"</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8</w:t>
        </w:r>
        <w:r>
          <w:rPr>
            <w:rFonts w:eastAsiaTheme="minorEastAsia" w:cstheme="minorBidi"/>
            <w:b w:val="0"/>
            <w:noProof/>
            <w:color w:val="auto"/>
            <w:sz w:val="22"/>
            <w:szCs w:val="22"/>
          </w:rPr>
          <w:tab/>
        </w:r>
        <w:r w:rsidRPr="00F63E0A">
          <w:rPr>
            <w:rStyle w:val="Hyperlink"/>
            <w:noProof/>
          </w:rPr>
          <w:t>Known Gaps</w:t>
        </w:r>
        <w:r>
          <w:rPr>
            <w:noProof/>
            <w:webHidden/>
          </w:rPr>
          <w:tab/>
        </w:r>
        <w:r>
          <w:rPr>
            <w:noProof/>
            <w:webHidden/>
          </w:rPr>
          <w:fldChar w:fldCharType="begin"/>
        </w:r>
        <w:r>
          <w:rPr>
            <w:noProof/>
            <w:webHidden/>
          </w:rPr>
          <w:instrText xml:space="preserve"> PAGEREF _Toc466544787 \h </w:instrText>
        </w:r>
        <w:r>
          <w:rPr>
            <w:noProof/>
            <w:webHidden/>
          </w:rPr>
        </w:r>
      </w:ins>
      <w:r>
        <w:rPr>
          <w:noProof/>
          <w:webHidden/>
        </w:rPr>
        <w:fldChar w:fldCharType="separate"/>
      </w:r>
      <w:ins w:id="122" w:author="Yaniv Kalsky" w:date="2016-11-10T12:36:00Z">
        <w:r>
          <w:rPr>
            <w:noProof/>
            <w:webHidden/>
          </w:rPr>
          <w:t>35</w:t>
        </w:r>
        <w:r>
          <w:rPr>
            <w:noProof/>
            <w:webHidden/>
          </w:rPr>
          <w:fldChar w:fldCharType="end"/>
        </w:r>
        <w:r w:rsidRPr="00F63E0A">
          <w:rPr>
            <w:rStyle w:val="Hyperlink"/>
            <w:noProof/>
          </w:rPr>
          <w:fldChar w:fldCharType="end"/>
        </w:r>
      </w:ins>
    </w:p>
    <w:p w14:paraId="361F3429" w14:textId="43D1A32C" w:rsidR="007640D8" w:rsidRDefault="007640D8">
      <w:pPr>
        <w:pStyle w:val="TOC2"/>
        <w:tabs>
          <w:tab w:val="left" w:pos="880"/>
          <w:tab w:val="right" w:leader="dot" w:pos="8630"/>
        </w:tabs>
        <w:rPr>
          <w:ins w:id="123" w:author="Yaniv Kalsky" w:date="2016-11-10T12:36:00Z"/>
          <w:rFonts w:eastAsiaTheme="minorEastAsia" w:cstheme="minorBidi"/>
          <w:b w:val="0"/>
          <w:noProof/>
          <w:color w:val="auto"/>
        </w:rPr>
      </w:pPr>
      <w:ins w:id="124"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"_Toc466544788"</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8.1</w:t>
        </w:r>
        <w:r>
          <w:rPr>
            <w:rFonts w:eastAsiaTheme="minorEastAsia" w:cstheme="minorBidi"/>
            <w:b w:val="0"/>
            <w:noProof/>
            <w:color w:val="auto"/>
          </w:rPr>
          <w:tab/>
        </w:r>
        <w:r w:rsidRPr="00F63E0A">
          <w:rPr>
            <w:rStyle w:val="Hyperlink"/>
            <w:noProof/>
          </w:rPr>
          <w:t>Versa Gaps</w:t>
        </w:r>
        <w:r>
          <w:rPr>
            <w:noProof/>
            <w:webHidden/>
          </w:rPr>
          <w:tab/>
        </w:r>
        <w:r>
          <w:rPr>
            <w:noProof/>
            <w:webHidden/>
          </w:rPr>
          <w:fldChar w:fldCharType="begin"/>
        </w:r>
        <w:r>
          <w:rPr>
            <w:noProof/>
            <w:webHidden/>
          </w:rPr>
          <w:instrText xml:space="preserve"> PAGEREF _Toc466544788 \h </w:instrText>
        </w:r>
        <w:r>
          <w:rPr>
            <w:noProof/>
            <w:webHidden/>
          </w:rPr>
        </w:r>
      </w:ins>
      <w:r>
        <w:rPr>
          <w:noProof/>
          <w:webHidden/>
        </w:rPr>
        <w:fldChar w:fldCharType="separate"/>
      </w:r>
      <w:ins w:id="125" w:author="Yaniv Kalsky" w:date="2016-11-10T12:36:00Z">
        <w:r>
          <w:rPr>
            <w:noProof/>
            <w:webHidden/>
          </w:rPr>
          <w:t>35</w:t>
        </w:r>
        <w:r>
          <w:rPr>
            <w:noProof/>
            <w:webHidden/>
          </w:rPr>
          <w:fldChar w:fldCharType="end"/>
        </w:r>
        <w:r w:rsidRPr="00F63E0A">
          <w:rPr>
            <w:rStyle w:val="Hyperlink"/>
            <w:noProof/>
          </w:rPr>
          <w:fldChar w:fldCharType="end"/>
        </w:r>
      </w:ins>
    </w:p>
    <w:p w14:paraId="6620DEFC" w14:textId="095BC331" w:rsidR="007640D8" w:rsidRDefault="007640D8">
      <w:pPr>
        <w:pStyle w:val="TOC2"/>
        <w:tabs>
          <w:tab w:val="left" w:pos="880"/>
          <w:tab w:val="right" w:leader="dot" w:pos="8630"/>
        </w:tabs>
        <w:rPr>
          <w:ins w:id="126" w:author="Yaniv Kalsky" w:date="2016-11-10T12:36:00Z"/>
          <w:rFonts w:eastAsiaTheme="minorEastAsia" w:cstheme="minorBidi"/>
          <w:b w:val="0"/>
          <w:noProof/>
          <w:color w:val="auto"/>
        </w:rPr>
      </w:pPr>
      <w:ins w:id="12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"_Toc466544789"</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8.2</w:t>
        </w:r>
        <w:r>
          <w:rPr>
            <w:rFonts w:eastAsiaTheme="minorEastAsia" w:cstheme="minorBidi"/>
            <w:b w:val="0"/>
            <w:noProof/>
            <w:color w:val="auto"/>
          </w:rPr>
          <w:tab/>
        </w:r>
        <w:r w:rsidRPr="00F63E0A">
          <w:rPr>
            <w:rStyle w:val="Hyperlink"/>
            <w:noProof/>
          </w:rPr>
          <w:t>vCenter Gaps</w:t>
        </w:r>
        <w:r>
          <w:rPr>
            <w:noProof/>
            <w:webHidden/>
          </w:rPr>
          <w:tab/>
        </w:r>
        <w:r>
          <w:rPr>
            <w:noProof/>
            <w:webHidden/>
          </w:rPr>
          <w:fldChar w:fldCharType="begin"/>
        </w:r>
        <w:r>
          <w:rPr>
            <w:noProof/>
            <w:webHidden/>
          </w:rPr>
          <w:instrText xml:space="preserve"> PAGEREF _Toc466544789 \h </w:instrText>
        </w:r>
        <w:r>
          <w:rPr>
            <w:noProof/>
            <w:webHidden/>
          </w:rPr>
        </w:r>
      </w:ins>
      <w:r>
        <w:rPr>
          <w:noProof/>
          <w:webHidden/>
        </w:rPr>
        <w:fldChar w:fldCharType="separate"/>
      </w:r>
      <w:ins w:id="128" w:author="Yaniv Kalsky" w:date="2016-11-10T12:36:00Z">
        <w:r>
          <w:rPr>
            <w:noProof/>
            <w:webHidden/>
          </w:rPr>
          <w:t>35</w:t>
        </w:r>
        <w:r>
          <w:rPr>
            <w:noProof/>
            <w:webHidden/>
          </w:rPr>
          <w:fldChar w:fldCharType="end"/>
        </w:r>
        <w:r w:rsidRPr="00F63E0A">
          <w:rPr>
            <w:rStyle w:val="Hyperlink"/>
            <w:noProof/>
          </w:rPr>
          <w:fldChar w:fldCharType="end"/>
        </w:r>
      </w:ins>
    </w:p>
    <w:p w14:paraId="16175E70" w14:textId="3BD876C4" w:rsidR="007640D8" w:rsidRDefault="007640D8">
      <w:pPr>
        <w:pStyle w:val="TOC2"/>
        <w:tabs>
          <w:tab w:val="left" w:pos="880"/>
          <w:tab w:val="right" w:leader="dot" w:pos="8630"/>
        </w:tabs>
        <w:rPr>
          <w:ins w:id="129" w:author="Yaniv Kalsky" w:date="2016-11-10T12:36:00Z"/>
          <w:rFonts w:eastAsiaTheme="minorEastAsia" w:cstheme="minorBidi"/>
          <w:b w:val="0"/>
          <w:noProof/>
          <w:color w:val="auto"/>
        </w:rPr>
      </w:pPr>
      <w:ins w:id="13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"_Toc466544790"</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8.3</w:t>
        </w:r>
        <w:r>
          <w:rPr>
            <w:rFonts w:eastAsiaTheme="minorEastAsia" w:cstheme="minorBidi"/>
            <w:b w:val="0"/>
            <w:noProof/>
            <w:color w:val="auto"/>
          </w:rPr>
          <w:tab/>
        </w:r>
        <w:r w:rsidRPr="00F63E0A">
          <w:rPr>
            <w:rStyle w:val="Hyperlink"/>
            <w:noProof/>
          </w:rPr>
          <w:t>Nagios Gaps</w:t>
        </w:r>
        <w:r>
          <w:rPr>
            <w:noProof/>
            <w:webHidden/>
          </w:rPr>
          <w:tab/>
        </w:r>
        <w:r>
          <w:rPr>
            <w:noProof/>
            <w:webHidden/>
          </w:rPr>
          <w:fldChar w:fldCharType="begin"/>
        </w:r>
        <w:r>
          <w:rPr>
            <w:noProof/>
            <w:webHidden/>
          </w:rPr>
          <w:instrText xml:space="preserve"> PAGEREF _Toc466544790 \h </w:instrText>
        </w:r>
        <w:r>
          <w:rPr>
            <w:noProof/>
            <w:webHidden/>
          </w:rPr>
        </w:r>
      </w:ins>
      <w:r>
        <w:rPr>
          <w:noProof/>
          <w:webHidden/>
        </w:rPr>
        <w:fldChar w:fldCharType="separate"/>
      </w:r>
      <w:ins w:id="131" w:author="Yaniv Kalsky" w:date="2016-11-10T12:36:00Z">
        <w:r>
          <w:rPr>
            <w:noProof/>
            <w:webHidden/>
          </w:rPr>
          <w:t>36</w:t>
        </w:r>
        <w:r>
          <w:rPr>
            <w:noProof/>
            <w:webHidden/>
          </w:rPr>
          <w:fldChar w:fldCharType="end"/>
        </w:r>
        <w:r w:rsidRPr="00F63E0A">
          <w:rPr>
            <w:rStyle w:val="Hyperlink"/>
            <w:noProof/>
          </w:rPr>
          <w:fldChar w:fldCharType="end"/>
        </w:r>
      </w:ins>
    </w:p>
    <w:p w14:paraId="198EAFF4" w14:textId="55546E85" w:rsidR="007640D8" w:rsidRDefault="007640D8">
      <w:pPr>
        <w:pStyle w:val="TOC2"/>
        <w:tabs>
          <w:tab w:val="left" w:pos="880"/>
          <w:tab w:val="right" w:leader="dot" w:pos="8630"/>
        </w:tabs>
        <w:rPr>
          <w:ins w:id="132" w:author="Yaniv Kalsky" w:date="2016-11-10T12:36:00Z"/>
          <w:rFonts w:eastAsiaTheme="minorEastAsia" w:cstheme="minorBidi"/>
          <w:b w:val="0"/>
          <w:noProof/>
          <w:color w:val="auto"/>
        </w:rPr>
      </w:pPr>
      <w:ins w:id="13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"_Toc466544791"</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8.4</w:t>
        </w:r>
        <w:r>
          <w:rPr>
            <w:rFonts w:eastAsiaTheme="minorEastAsia" w:cstheme="minorBidi"/>
            <w:b w:val="0"/>
            <w:noProof/>
            <w:color w:val="auto"/>
          </w:rPr>
          <w:tab/>
        </w:r>
        <w:r w:rsidRPr="00F63E0A">
          <w:rPr>
            <w:rStyle w:val="Hyperlink"/>
            <w:noProof/>
          </w:rPr>
          <w:t>ScaleIO Gaps</w:t>
        </w:r>
        <w:r>
          <w:rPr>
            <w:noProof/>
            <w:webHidden/>
          </w:rPr>
          <w:tab/>
        </w:r>
        <w:r>
          <w:rPr>
            <w:noProof/>
            <w:webHidden/>
          </w:rPr>
          <w:fldChar w:fldCharType="begin"/>
        </w:r>
        <w:r>
          <w:rPr>
            <w:noProof/>
            <w:webHidden/>
          </w:rPr>
          <w:instrText xml:space="preserve"> PAGEREF _Toc466544791 \h </w:instrText>
        </w:r>
        <w:r>
          <w:rPr>
            <w:noProof/>
            <w:webHidden/>
          </w:rPr>
        </w:r>
      </w:ins>
      <w:r>
        <w:rPr>
          <w:noProof/>
          <w:webHidden/>
        </w:rPr>
        <w:fldChar w:fldCharType="separate"/>
      </w:r>
      <w:ins w:id="134" w:author="Yaniv Kalsky" w:date="2016-11-10T12:36:00Z">
        <w:r>
          <w:rPr>
            <w:noProof/>
            <w:webHidden/>
          </w:rPr>
          <w:t>36</w:t>
        </w:r>
        <w:r>
          <w:rPr>
            <w:noProof/>
            <w:webHidden/>
          </w:rPr>
          <w:fldChar w:fldCharType="end"/>
        </w:r>
        <w:r w:rsidRPr="00F63E0A">
          <w:rPr>
            <w:rStyle w:val="Hyperlink"/>
            <w:noProof/>
          </w:rPr>
          <w:fldChar w:fldCharType="end"/>
        </w:r>
      </w:ins>
    </w:p>
    <w:p w14:paraId="1200DF23" w14:textId="47DABE86" w:rsidR="007640D8" w:rsidRDefault="007640D8">
      <w:pPr>
        <w:pStyle w:val="TOC1"/>
        <w:tabs>
          <w:tab w:val="left" w:pos="440"/>
          <w:tab w:val="right" w:leader="dot" w:pos="8630"/>
        </w:tabs>
        <w:rPr>
          <w:ins w:id="135" w:author="Yaniv Kalsky" w:date="2016-11-10T12:36:00Z"/>
          <w:rFonts w:eastAsiaTheme="minorEastAsia" w:cstheme="minorBidi"/>
          <w:b w:val="0"/>
          <w:noProof/>
          <w:color w:val="auto"/>
          <w:sz w:val="22"/>
          <w:szCs w:val="22"/>
        </w:rPr>
      </w:pPr>
      <w:ins w:id="13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"_Toc466544792"</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9</w:t>
        </w:r>
        <w:r>
          <w:rPr>
            <w:rFonts w:eastAsiaTheme="minorEastAsia" w:cstheme="minorBidi"/>
            <w:b w:val="0"/>
            <w:noProof/>
            <w:color w:val="auto"/>
            <w:sz w:val="22"/>
            <w:szCs w:val="22"/>
          </w:rPr>
          <w:tab/>
        </w:r>
        <w:r w:rsidRPr="00F63E0A">
          <w:rPr>
            <w:rStyle w:val="Hyperlink"/>
            <w:noProof/>
          </w:rPr>
          <w:t>Known Issues</w:t>
        </w:r>
        <w:r>
          <w:rPr>
            <w:noProof/>
            <w:webHidden/>
          </w:rPr>
          <w:tab/>
        </w:r>
        <w:r>
          <w:rPr>
            <w:noProof/>
            <w:webHidden/>
          </w:rPr>
          <w:fldChar w:fldCharType="begin"/>
        </w:r>
        <w:r>
          <w:rPr>
            <w:noProof/>
            <w:webHidden/>
          </w:rPr>
          <w:instrText xml:space="preserve"> PAGEREF _Toc466544792 \h </w:instrText>
        </w:r>
        <w:r>
          <w:rPr>
            <w:noProof/>
            <w:webHidden/>
          </w:rPr>
        </w:r>
      </w:ins>
      <w:r>
        <w:rPr>
          <w:noProof/>
          <w:webHidden/>
        </w:rPr>
        <w:fldChar w:fldCharType="separate"/>
      </w:r>
      <w:ins w:id="137" w:author="Yaniv Kalsky" w:date="2016-11-10T12:36:00Z">
        <w:r>
          <w:rPr>
            <w:noProof/>
            <w:webHidden/>
          </w:rPr>
          <w:t>37</w:t>
        </w:r>
        <w:r>
          <w:rPr>
            <w:noProof/>
            <w:webHidden/>
          </w:rPr>
          <w:fldChar w:fldCharType="end"/>
        </w:r>
        <w:r w:rsidRPr="00F63E0A">
          <w:rPr>
            <w:rStyle w:val="Hyperlink"/>
            <w:noProof/>
          </w:rPr>
          <w:fldChar w:fldCharType="end"/>
        </w:r>
      </w:ins>
    </w:p>
    <w:p w14:paraId="467CFDBB" w14:textId="1F4E90C5" w:rsidR="007640D8" w:rsidRDefault="007640D8">
      <w:pPr>
        <w:pStyle w:val="TOC1"/>
        <w:tabs>
          <w:tab w:val="left" w:pos="660"/>
          <w:tab w:val="right" w:leader="dot" w:pos="8630"/>
        </w:tabs>
        <w:rPr>
          <w:ins w:id="138" w:author="Yaniv Kalsky" w:date="2016-11-10T12:36:00Z"/>
          <w:rFonts w:eastAsiaTheme="minorEastAsia" w:cstheme="minorBidi"/>
          <w:b w:val="0"/>
          <w:noProof/>
          <w:color w:val="auto"/>
          <w:sz w:val="22"/>
          <w:szCs w:val="22"/>
        </w:rPr>
      </w:pPr>
      <w:ins w:id="13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"_Toc466544793"</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10</w:t>
        </w:r>
        <w:r>
          <w:rPr>
            <w:rFonts w:eastAsiaTheme="minorEastAsia" w:cstheme="minorBidi"/>
            <w:b w:val="0"/>
            <w:noProof/>
            <w:color w:val="auto"/>
            <w:sz w:val="22"/>
            <w:szCs w:val="22"/>
          </w:rPr>
          <w:tab/>
        </w:r>
        <w:r w:rsidRPr="00F63E0A">
          <w:rPr>
            <w:rStyle w:val="Hyperlink"/>
            <w:noProof/>
          </w:rPr>
          <w:t>Changes from the previous code release</w:t>
        </w:r>
        <w:r>
          <w:rPr>
            <w:noProof/>
            <w:webHidden/>
          </w:rPr>
          <w:tab/>
        </w:r>
        <w:r>
          <w:rPr>
            <w:noProof/>
            <w:webHidden/>
          </w:rPr>
          <w:fldChar w:fldCharType="begin"/>
        </w:r>
        <w:r>
          <w:rPr>
            <w:noProof/>
            <w:webHidden/>
          </w:rPr>
          <w:instrText xml:space="preserve"> PAGEREF _Toc466544793 \h </w:instrText>
        </w:r>
        <w:r>
          <w:rPr>
            <w:noProof/>
            <w:webHidden/>
          </w:rPr>
        </w:r>
      </w:ins>
      <w:r>
        <w:rPr>
          <w:noProof/>
          <w:webHidden/>
        </w:rPr>
        <w:fldChar w:fldCharType="separate"/>
      </w:r>
      <w:ins w:id="140" w:author="Yaniv Kalsky" w:date="2016-11-10T12:36:00Z">
        <w:r>
          <w:rPr>
            <w:noProof/>
            <w:webHidden/>
          </w:rPr>
          <w:t>38</w:t>
        </w:r>
        <w:r>
          <w:rPr>
            <w:noProof/>
            <w:webHidden/>
          </w:rPr>
          <w:fldChar w:fldCharType="end"/>
        </w:r>
        <w:r w:rsidRPr="00F63E0A">
          <w:rPr>
            <w:rStyle w:val="Hyperlink"/>
            <w:noProof/>
          </w:rPr>
          <w:fldChar w:fldCharType="end"/>
        </w:r>
      </w:ins>
    </w:p>
    <w:p w14:paraId="441EDBBB" w14:textId="002DF015" w:rsidR="007640D8" w:rsidRDefault="007640D8">
      <w:pPr>
        <w:pStyle w:val="TOC1"/>
        <w:tabs>
          <w:tab w:val="right" w:leader="dot" w:pos="8630"/>
        </w:tabs>
        <w:rPr>
          <w:ins w:id="141" w:author="Yaniv Kalsky" w:date="2016-11-10T12:36:00Z"/>
          <w:rFonts w:eastAsiaTheme="minorEastAsia" w:cstheme="minorBidi"/>
          <w:b w:val="0"/>
          <w:noProof/>
          <w:color w:val="auto"/>
          <w:sz w:val="22"/>
          <w:szCs w:val="22"/>
        </w:rPr>
      </w:pPr>
      <w:ins w:id="14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"_Toc466544794"</w:instrText>
        </w:r>
        <w:r w:rsidRPr="00F63E0A">
          <w:rPr>
            <w:rStyle w:val="Hyperlink"/>
            <w:noProof/>
          </w:rPr>
          <w:instrText xml:space="preserve"> </w:instrText>
        </w:r>
        <w:r w:rsidRPr="00F63E0A">
          <w:rPr>
            <w:rStyle w:val="Hyperlink"/>
            <w:noProof/>
          </w:rPr>
        </w:r>
        <w:r w:rsidRPr="00F63E0A">
          <w:rPr>
            <w:rStyle w:val="Hyperlink"/>
            <w:noProof/>
          </w:rPr>
          <w:fldChar w:fldCharType="separate"/>
        </w:r>
        <w:r w:rsidRPr="00F63E0A">
          <w:rPr>
            <w:rStyle w:val="Hyperlink"/>
            <w:noProof/>
          </w:rPr>
          <w:t>Legal Notice</w:t>
        </w:r>
        <w:bookmarkStart w:id="143" w:name="_GoBack"/>
        <w:bookmarkEnd w:id="143"/>
        <w:r>
          <w:rPr>
            <w:noProof/>
            <w:webHidden/>
          </w:rPr>
          <w:tab/>
        </w:r>
        <w:r>
          <w:rPr>
            <w:noProof/>
            <w:webHidden/>
          </w:rPr>
          <w:fldChar w:fldCharType="begin"/>
        </w:r>
        <w:r>
          <w:rPr>
            <w:noProof/>
            <w:webHidden/>
          </w:rPr>
          <w:instrText xml:space="preserve"> PAGEREF _Toc466544794 \h </w:instrText>
        </w:r>
        <w:r>
          <w:rPr>
            <w:noProof/>
            <w:webHidden/>
          </w:rPr>
        </w:r>
      </w:ins>
      <w:r>
        <w:rPr>
          <w:noProof/>
          <w:webHidden/>
        </w:rPr>
        <w:fldChar w:fldCharType="separate"/>
      </w:r>
      <w:ins w:id="144" w:author="Yaniv Kalsky" w:date="2016-11-10T12:36:00Z">
        <w:r>
          <w:rPr>
            <w:noProof/>
            <w:webHidden/>
          </w:rPr>
          <w:t>39</w:t>
        </w:r>
        <w:r>
          <w:rPr>
            <w:noProof/>
            <w:webHidden/>
          </w:rPr>
          <w:fldChar w:fldCharType="end"/>
        </w:r>
        <w:r w:rsidRPr="00F63E0A">
          <w:rPr>
            <w:rStyle w:val="Hyperlink"/>
            <w:noProof/>
          </w:rPr>
          <w:fldChar w:fldCharType="end"/>
        </w:r>
      </w:ins>
    </w:p>
    <w:p w14:paraId="2CF5FD48" w14:textId="3C65680D" w:rsidR="00B85525" w:rsidDel="007640D8" w:rsidRDefault="00B85525">
      <w:pPr>
        <w:pStyle w:val="TOC1"/>
        <w:tabs>
          <w:tab w:val="left" w:pos="440"/>
          <w:tab w:val="right" w:leader="dot" w:pos="8630"/>
        </w:tabs>
        <w:rPr>
          <w:del w:id="145" w:author="Yaniv Kalsky" w:date="2016-11-10T12:36:00Z"/>
          <w:rFonts w:eastAsiaTheme="minorEastAsia" w:cstheme="minorBidi"/>
          <w:b w:val="0"/>
          <w:noProof/>
          <w:color w:val="auto"/>
          <w:sz w:val="22"/>
          <w:szCs w:val="22"/>
        </w:rPr>
      </w:pPr>
      <w:del w:id="146" w:author="Yaniv Kalsky" w:date="2016-11-10T12:36:00Z">
        <w:r w:rsidRPr="007640D8" w:rsidDel="007640D8">
          <w:rPr>
            <w:noProof/>
            <w:rPrChange w:id="147" w:author="Yaniv Kalsky" w:date="2016-11-10T12:36:00Z">
              <w:rPr>
                <w:rStyle w:val="Hyperlink"/>
                <w:noProof/>
              </w:rPr>
            </w:rPrChange>
          </w:rPr>
          <w:delText>1</w:delText>
        </w:r>
        <w:r w:rsidDel="007640D8">
          <w:rPr>
            <w:rFonts w:eastAsiaTheme="minorEastAsia" w:cstheme="minorBidi"/>
            <w:b w:val="0"/>
            <w:noProof/>
            <w:color w:val="auto"/>
            <w:sz w:val="22"/>
            <w:szCs w:val="22"/>
          </w:rPr>
          <w:tab/>
        </w:r>
        <w:r w:rsidRPr="007640D8" w:rsidDel="007640D8">
          <w:rPr>
            <w:noProof/>
            <w:rPrChange w:id="148" w:author="Yaniv Kalsky" w:date="2016-11-10T12:36:00Z">
              <w:rPr>
                <w:rStyle w:val="Hyperlink"/>
                <w:noProof/>
              </w:rPr>
            </w:rPrChange>
          </w:rPr>
          <w:delText>Overview</w:delText>
        </w:r>
        <w:r w:rsidDel="007640D8">
          <w:rPr>
            <w:noProof/>
            <w:webHidden/>
          </w:rPr>
          <w:tab/>
        </w:r>
        <w:r w:rsidR="00905A65" w:rsidDel="007640D8">
          <w:rPr>
            <w:noProof/>
            <w:webHidden/>
          </w:rPr>
          <w:delText>4</w:delText>
        </w:r>
      </w:del>
    </w:p>
    <w:p w14:paraId="7402765D" w14:textId="51A83358" w:rsidR="00B85525" w:rsidDel="007640D8" w:rsidRDefault="00B85525">
      <w:pPr>
        <w:pStyle w:val="TOC1"/>
        <w:tabs>
          <w:tab w:val="left" w:pos="440"/>
          <w:tab w:val="right" w:leader="dot" w:pos="8630"/>
        </w:tabs>
        <w:rPr>
          <w:del w:id="149" w:author="Yaniv Kalsky" w:date="2016-11-10T12:36:00Z"/>
          <w:rFonts w:eastAsiaTheme="minorEastAsia" w:cstheme="minorBidi"/>
          <w:b w:val="0"/>
          <w:noProof/>
          <w:color w:val="auto"/>
          <w:sz w:val="22"/>
          <w:szCs w:val="22"/>
        </w:rPr>
      </w:pPr>
      <w:del w:id="150" w:author="Yaniv Kalsky" w:date="2016-11-10T12:36:00Z">
        <w:r w:rsidRPr="007640D8" w:rsidDel="007640D8">
          <w:rPr>
            <w:noProof/>
            <w:rPrChange w:id="151" w:author="Yaniv Kalsky" w:date="2016-11-10T12:36:00Z">
              <w:rPr>
                <w:rStyle w:val="Hyperlink"/>
                <w:noProof/>
              </w:rPr>
            </w:rPrChange>
          </w:rPr>
          <w:delText>2</w:delText>
        </w:r>
        <w:r w:rsidDel="007640D8">
          <w:rPr>
            <w:rFonts w:eastAsiaTheme="minorEastAsia" w:cstheme="minorBidi"/>
            <w:b w:val="0"/>
            <w:noProof/>
            <w:color w:val="auto"/>
            <w:sz w:val="22"/>
            <w:szCs w:val="22"/>
          </w:rPr>
          <w:tab/>
        </w:r>
        <w:r w:rsidRPr="007640D8" w:rsidDel="007640D8">
          <w:rPr>
            <w:noProof/>
            <w:rPrChange w:id="152" w:author="Yaniv Kalsky" w:date="2016-11-10T12:36:00Z">
              <w:rPr>
                <w:rStyle w:val="Hyperlink"/>
                <w:noProof/>
              </w:rPr>
            </w:rPrChange>
          </w:rPr>
          <w:delText>Package Content</w:delText>
        </w:r>
        <w:r w:rsidDel="007640D8">
          <w:rPr>
            <w:noProof/>
            <w:webHidden/>
          </w:rPr>
          <w:tab/>
        </w:r>
        <w:r w:rsidR="00905A65" w:rsidDel="007640D8">
          <w:rPr>
            <w:noProof/>
            <w:webHidden/>
          </w:rPr>
          <w:delText>5</w:delText>
        </w:r>
      </w:del>
    </w:p>
    <w:p w14:paraId="1D83CB5E" w14:textId="24B42D14" w:rsidR="00B85525" w:rsidDel="007640D8" w:rsidRDefault="00B85525">
      <w:pPr>
        <w:pStyle w:val="TOC2"/>
        <w:tabs>
          <w:tab w:val="left" w:pos="880"/>
          <w:tab w:val="right" w:leader="dot" w:pos="8630"/>
        </w:tabs>
        <w:rPr>
          <w:del w:id="153" w:author="Yaniv Kalsky" w:date="2016-11-10T12:36:00Z"/>
          <w:rFonts w:eastAsiaTheme="minorEastAsia" w:cstheme="minorBidi"/>
          <w:b w:val="0"/>
          <w:noProof/>
          <w:color w:val="auto"/>
        </w:rPr>
      </w:pPr>
      <w:del w:id="154" w:author="Yaniv Kalsky" w:date="2016-11-10T12:36:00Z">
        <w:r w:rsidRPr="007640D8" w:rsidDel="007640D8">
          <w:rPr>
            <w:noProof/>
            <w:rPrChange w:id="155" w:author="Yaniv Kalsky" w:date="2016-11-10T12:36:00Z">
              <w:rPr>
                <w:rStyle w:val="Hyperlink"/>
                <w:noProof/>
              </w:rPr>
            </w:rPrChange>
          </w:rPr>
          <w:delText>2.1</w:delText>
        </w:r>
        <w:r w:rsidDel="007640D8">
          <w:rPr>
            <w:rFonts w:eastAsiaTheme="minorEastAsia" w:cstheme="minorBidi"/>
            <w:b w:val="0"/>
            <w:noProof/>
            <w:color w:val="auto"/>
          </w:rPr>
          <w:tab/>
        </w:r>
        <w:r w:rsidRPr="007640D8" w:rsidDel="007640D8">
          <w:rPr>
            <w:noProof/>
            <w:rPrChange w:id="156" w:author="Yaniv Kalsky" w:date="2016-11-10T12:36:00Z">
              <w:rPr>
                <w:rStyle w:val="Hyperlink"/>
                <w:noProof/>
              </w:rPr>
            </w:rPrChange>
          </w:rPr>
          <w:delText>NFV Sandbox</w:delText>
        </w:r>
        <w:r w:rsidDel="007640D8">
          <w:rPr>
            <w:noProof/>
            <w:webHidden/>
          </w:rPr>
          <w:tab/>
        </w:r>
        <w:r w:rsidR="00905A65" w:rsidDel="007640D8">
          <w:rPr>
            <w:noProof/>
            <w:webHidden/>
          </w:rPr>
          <w:delText>5</w:delText>
        </w:r>
      </w:del>
    </w:p>
    <w:p w14:paraId="641D991B" w14:textId="22CC1672" w:rsidR="00B85525" w:rsidDel="007640D8" w:rsidRDefault="00B85525">
      <w:pPr>
        <w:pStyle w:val="TOC2"/>
        <w:tabs>
          <w:tab w:val="left" w:pos="880"/>
          <w:tab w:val="right" w:leader="dot" w:pos="8630"/>
        </w:tabs>
        <w:rPr>
          <w:del w:id="157" w:author="Yaniv Kalsky" w:date="2016-11-10T12:36:00Z"/>
          <w:rFonts w:eastAsiaTheme="minorEastAsia" w:cstheme="minorBidi"/>
          <w:b w:val="0"/>
          <w:noProof/>
          <w:color w:val="auto"/>
        </w:rPr>
      </w:pPr>
      <w:del w:id="158" w:author="Yaniv Kalsky" w:date="2016-11-10T12:36:00Z">
        <w:r w:rsidRPr="007640D8" w:rsidDel="007640D8">
          <w:rPr>
            <w:noProof/>
            <w:rPrChange w:id="159" w:author="Yaniv Kalsky" w:date="2016-11-10T12:36:00Z">
              <w:rPr>
                <w:rStyle w:val="Hyperlink"/>
                <w:noProof/>
              </w:rPr>
            </w:rPrChange>
          </w:rPr>
          <w:delText>2.2</w:delText>
        </w:r>
        <w:r w:rsidDel="007640D8">
          <w:rPr>
            <w:rFonts w:eastAsiaTheme="minorEastAsia" w:cstheme="minorBidi"/>
            <w:b w:val="0"/>
            <w:noProof/>
            <w:color w:val="auto"/>
          </w:rPr>
          <w:tab/>
        </w:r>
        <w:r w:rsidRPr="007640D8" w:rsidDel="007640D8">
          <w:rPr>
            <w:noProof/>
            <w:rPrChange w:id="160" w:author="Yaniv Kalsky" w:date="2016-11-10T12:36:00Z">
              <w:rPr>
                <w:rStyle w:val="Hyperlink"/>
                <w:noProof/>
              </w:rPr>
            </w:rPrChange>
          </w:rPr>
          <w:delText>Quick Start</w:delText>
        </w:r>
        <w:r w:rsidDel="007640D8">
          <w:rPr>
            <w:noProof/>
            <w:webHidden/>
          </w:rPr>
          <w:tab/>
        </w:r>
        <w:r w:rsidR="00905A65" w:rsidDel="007640D8">
          <w:rPr>
            <w:noProof/>
            <w:webHidden/>
          </w:rPr>
          <w:delText>5</w:delText>
        </w:r>
      </w:del>
    </w:p>
    <w:p w14:paraId="5E879758" w14:textId="360589F7" w:rsidR="00B85525" w:rsidDel="007640D8" w:rsidRDefault="00B85525">
      <w:pPr>
        <w:pStyle w:val="TOC2"/>
        <w:tabs>
          <w:tab w:val="left" w:pos="880"/>
          <w:tab w:val="right" w:leader="dot" w:pos="8630"/>
        </w:tabs>
        <w:rPr>
          <w:del w:id="161" w:author="Yaniv Kalsky" w:date="2016-11-10T12:36:00Z"/>
          <w:rFonts w:eastAsiaTheme="minorEastAsia" w:cstheme="minorBidi"/>
          <w:b w:val="0"/>
          <w:noProof/>
          <w:color w:val="auto"/>
        </w:rPr>
      </w:pPr>
      <w:del w:id="162" w:author="Yaniv Kalsky" w:date="2016-11-10T12:36:00Z">
        <w:r w:rsidRPr="007640D8" w:rsidDel="007640D8">
          <w:rPr>
            <w:noProof/>
            <w:rPrChange w:id="163" w:author="Yaniv Kalsky" w:date="2016-11-10T12:36:00Z">
              <w:rPr>
                <w:rStyle w:val="Hyperlink"/>
                <w:noProof/>
              </w:rPr>
            </w:rPrChange>
          </w:rPr>
          <w:delText>2.3</w:delText>
        </w:r>
        <w:r w:rsidDel="007640D8">
          <w:rPr>
            <w:rFonts w:eastAsiaTheme="minorEastAsia" w:cstheme="minorBidi"/>
            <w:b w:val="0"/>
            <w:noProof/>
            <w:color w:val="auto"/>
          </w:rPr>
          <w:tab/>
        </w:r>
        <w:r w:rsidRPr="007640D8" w:rsidDel="007640D8">
          <w:rPr>
            <w:noProof/>
            <w:rPrChange w:id="164" w:author="Yaniv Kalsky" w:date="2016-11-10T12:36:00Z">
              <w:rPr>
                <w:rStyle w:val="Hyperlink"/>
                <w:noProof/>
              </w:rPr>
            </w:rPrChange>
          </w:rPr>
          <w:delText>Deploying the CloudShell appliance</w:delText>
        </w:r>
        <w:r w:rsidDel="007640D8">
          <w:rPr>
            <w:noProof/>
            <w:webHidden/>
          </w:rPr>
          <w:tab/>
        </w:r>
        <w:r w:rsidR="00905A65" w:rsidDel="007640D8">
          <w:rPr>
            <w:noProof/>
            <w:webHidden/>
          </w:rPr>
          <w:delText>6</w:delText>
        </w:r>
      </w:del>
    </w:p>
    <w:p w14:paraId="12C5F273" w14:textId="57F9814B" w:rsidR="00B85525" w:rsidDel="007640D8" w:rsidRDefault="00B85525">
      <w:pPr>
        <w:pStyle w:val="TOC3"/>
        <w:tabs>
          <w:tab w:val="left" w:pos="1320"/>
          <w:tab w:val="right" w:leader="dot" w:pos="8630"/>
        </w:tabs>
        <w:rPr>
          <w:del w:id="165" w:author="Yaniv Kalsky" w:date="2016-11-10T12:36:00Z"/>
          <w:rFonts w:eastAsiaTheme="minorEastAsia" w:cstheme="minorBidi"/>
          <w:noProof/>
          <w:color w:val="auto"/>
        </w:rPr>
      </w:pPr>
      <w:del w:id="166" w:author="Yaniv Kalsky" w:date="2016-11-10T12:36:00Z">
        <w:r w:rsidRPr="007640D8" w:rsidDel="007640D8">
          <w:rPr>
            <w:noProof/>
            <w:rPrChange w:id="167" w:author="Yaniv Kalsky" w:date="2016-11-10T12:36:00Z">
              <w:rPr>
                <w:rStyle w:val="Hyperlink"/>
                <w:noProof/>
              </w:rPr>
            </w:rPrChange>
          </w:rPr>
          <w:delText>2.3.1</w:delText>
        </w:r>
        <w:r w:rsidDel="007640D8">
          <w:rPr>
            <w:rFonts w:eastAsiaTheme="minorEastAsia" w:cstheme="minorBidi"/>
            <w:noProof/>
            <w:color w:val="auto"/>
          </w:rPr>
          <w:tab/>
        </w:r>
        <w:r w:rsidRPr="007640D8" w:rsidDel="007640D8">
          <w:rPr>
            <w:noProof/>
            <w:rPrChange w:id="168" w:author="Yaniv Kalsky" w:date="2016-11-10T12:36:00Z">
              <w:rPr>
                <w:rStyle w:val="Hyperlink"/>
                <w:noProof/>
              </w:rPr>
            </w:rPrChange>
          </w:rPr>
          <w:delText>Configuring CloudShell VM</w:delText>
        </w:r>
        <w:r w:rsidDel="007640D8">
          <w:rPr>
            <w:noProof/>
            <w:webHidden/>
          </w:rPr>
          <w:tab/>
        </w:r>
        <w:r w:rsidR="00905A65" w:rsidDel="007640D8">
          <w:rPr>
            <w:noProof/>
            <w:webHidden/>
          </w:rPr>
          <w:delText>7</w:delText>
        </w:r>
      </w:del>
    </w:p>
    <w:p w14:paraId="4EF2D355" w14:textId="30ABD3D1" w:rsidR="00B85525" w:rsidDel="007640D8" w:rsidRDefault="00B85525">
      <w:pPr>
        <w:pStyle w:val="TOC3"/>
        <w:tabs>
          <w:tab w:val="left" w:pos="1320"/>
          <w:tab w:val="right" w:leader="dot" w:pos="8630"/>
        </w:tabs>
        <w:rPr>
          <w:del w:id="169" w:author="Yaniv Kalsky" w:date="2016-11-10T12:36:00Z"/>
          <w:rFonts w:eastAsiaTheme="minorEastAsia" w:cstheme="minorBidi"/>
          <w:noProof/>
          <w:color w:val="auto"/>
        </w:rPr>
      </w:pPr>
      <w:del w:id="170" w:author="Yaniv Kalsky" w:date="2016-11-10T12:36:00Z">
        <w:r w:rsidRPr="007640D8" w:rsidDel="007640D8">
          <w:rPr>
            <w:noProof/>
            <w:rPrChange w:id="171" w:author="Yaniv Kalsky" w:date="2016-11-10T12:36:00Z">
              <w:rPr>
                <w:rStyle w:val="Hyperlink"/>
                <w:noProof/>
              </w:rPr>
            </w:rPrChange>
          </w:rPr>
          <w:delText>2.3.2</w:delText>
        </w:r>
        <w:r w:rsidDel="007640D8">
          <w:rPr>
            <w:rFonts w:eastAsiaTheme="minorEastAsia" w:cstheme="minorBidi"/>
            <w:noProof/>
            <w:color w:val="auto"/>
          </w:rPr>
          <w:tab/>
        </w:r>
        <w:r w:rsidRPr="007640D8" w:rsidDel="007640D8">
          <w:rPr>
            <w:noProof/>
            <w:rPrChange w:id="172" w:author="Yaniv Kalsky" w:date="2016-11-10T12:36:00Z">
              <w:rPr>
                <w:rStyle w:val="Hyperlink"/>
                <w:noProof/>
              </w:rPr>
            </w:rPrChange>
          </w:rPr>
          <w:delText>Installing Ranorex license token</w:delText>
        </w:r>
        <w:r w:rsidDel="007640D8">
          <w:rPr>
            <w:noProof/>
            <w:webHidden/>
          </w:rPr>
          <w:tab/>
        </w:r>
        <w:r w:rsidR="00905A65" w:rsidDel="007640D8">
          <w:rPr>
            <w:noProof/>
            <w:webHidden/>
          </w:rPr>
          <w:delText>8</w:delText>
        </w:r>
      </w:del>
    </w:p>
    <w:p w14:paraId="54A24E80" w14:textId="58A1072B" w:rsidR="00B85525" w:rsidDel="007640D8" w:rsidRDefault="00B85525">
      <w:pPr>
        <w:pStyle w:val="TOC3"/>
        <w:tabs>
          <w:tab w:val="left" w:pos="1320"/>
          <w:tab w:val="right" w:leader="dot" w:pos="8630"/>
        </w:tabs>
        <w:rPr>
          <w:del w:id="173" w:author="Yaniv Kalsky" w:date="2016-11-10T12:36:00Z"/>
          <w:rFonts w:eastAsiaTheme="minorEastAsia" w:cstheme="minorBidi"/>
          <w:noProof/>
          <w:color w:val="auto"/>
        </w:rPr>
      </w:pPr>
      <w:del w:id="174" w:author="Yaniv Kalsky" w:date="2016-11-10T12:36:00Z">
        <w:r w:rsidRPr="007640D8" w:rsidDel="007640D8">
          <w:rPr>
            <w:noProof/>
            <w:rPrChange w:id="175" w:author="Yaniv Kalsky" w:date="2016-11-10T12:36:00Z">
              <w:rPr>
                <w:rStyle w:val="Hyperlink"/>
                <w:noProof/>
              </w:rPr>
            </w:rPrChange>
          </w:rPr>
          <w:delText>2.3.3</w:delText>
        </w:r>
        <w:r w:rsidDel="007640D8">
          <w:rPr>
            <w:rFonts w:eastAsiaTheme="minorEastAsia" w:cstheme="minorBidi"/>
            <w:noProof/>
            <w:color w:val="auto"/>
          </w:rPr>
          <w:tab/>
        </w:r>
        <w:r w:rsidRPr="007640D8" w:rsidDel="007640D8">
          <w:rPr>
            <w:noProof/>
            <w:rPrChange w:id="176" w:author="Yaniv Kalsky" w:date="2016-11-10T12:36:00Z">
              <w:rPr>
                <w:rStyle w:val="Hyperlink"/>
                <w:noProof/>
              </w:rPr>
            </w:rPrChange>
          </w:rPr>
          <w:delText>Installing CloudShell license token</w:delText>
        </w:r>
        <w:r w:rsidDel="007640D8">
          <w:rPr>
            <w:noProof/>
            <w:webHidden/>
          </w:rPr>
          <w:tab/>
        </w:r>
        <w:r w:rsidR="00905A65" w:rsidDel="007640D8">
          <w:rPr>
            <w:noProof/>
            <w:webHidden/>
          </w:rPr>
          <w:delText>9</w:delText>
        </w:r>
      </w:del>
    </w:p>
    <w:p w14:paraId="71AA708B" w14:textId="1EE6BA7E" w:rsidR="00B85525" w:rsidDel="007640D8" w:rsidRDefault="00B85525">
      <w:pPr>
        <w:pStyle w:val="TOC3"/>
        <w:tabs>
          <w:tab w:val="left" w:pos="1320"/>
          <w:tab w:val="right" w:leader="dot" w:pos="8630"/>
        </w:tabs>
        <w:rPr>
          <w:del w:id="177" w:author="Yaniv Kalsky" w:date="2016-11-10T12:36:00Z"/>
          <w:rFonts w:eastAsiaTheme="minorEastAsia" w:cstheme="minorBidi"/>
          <w:noProof/>
          <w:color w:val="auto"/>
        </w:rPr>
      </w:pPr>
      <w:del w:id="178" w:author="Yaniv Kalsky" w:date="2016-11-10T12:36:00Z">
        <w:r w:rsidRPr="007640D8" w:rsidDel="007640D8">
          <w:rPr>
            <w:noProof/>
            <w:rPrChange w:id="179" w:author="Yaniv Kalsky" w:date="2016-11-10T12:36:00Z">
              <w:rPr>
                <w:rStyle w:val="Hyperlink"/>
                <w:noProof/>
              </w:rPr>
            </w:rPrChange>
          </w:rPr>
          <w:delText>2.3.4</w:delText>
        </w:r>
        <w:r w:rsidDel="007640D8">
          <w:rPr>
            <w:rFonts w:eastAsiaTheme="minorEastAsia" w:cstheme="minorBidi"/>
            <w:noProof/>
            <w:color w:val="auto"/>
          </w:rPr>
          <w:tab/>
        </w:r>
        <w:r w:rsidRPr="007640D8" w:rsidDel="007640D8">
          <w:rPr>
            <w:noProof/>
            <w:rPrChange w:id="180" w:author="Yaniv Kalsky" w:date="2016-11-10T12:36:00Z">
              <w:rPr>
                <w:rStyle w:val="Hyperlink"/>
                <w:noProof/>
              </w:rPr>
            </w:rPrChange>
          </w:rPr>
          <w:delText>CloudShell Services overview</w:delText>
        </w:r>
        <w:r w:rsidDel="007640D8">
          <w:rPr>
            <w:noProof/>
            <w:webHidden/>
          </w:rPr>
          <w:tab/>
        </w:r>
        <w:r w:rsidR="00905A65" w:rsidDel="007640D8">
          <w:rPr>
            <w:noProof/>
            <w:webHidden/>
          </w:rPr>
          <w:delText>9</w:delText>
        </w:r>
      </w:del>
    </w:p>
    <w:p w14:paraId="32AC81DA" w14:textId="42177D3D" w:rsidR="00B85525" w:rsidDel="007640D8" w:rsidRDefault="00B85525">
      <w:pPr>
        <w:pStyle w:val="TOC2"/>
        <w:tabs>
          <w:tab w:val="left" w:pos="880"/>
          <w:tab w:val="right" w:leader="dot" w:pos="8630"/>
        </w:tabs>
        <w:rPr>
          <w:del w:id="181" w:author="Yaniv Kalsky" w:date="2016-11-10T12:36:00Z"/>
          <w:rFonts w:eastAsiaTheme="minorEastAsia" w:cstheme="minorBidi"/>
          <w:b w:val="0"/>
          <w:noProof/>
          <w:color w:val="auto"/>
        </w:rPr>
      </w:pPr>
      <w:del w:id="182" w:author="Yaniv Kalsky" w:date="2016-11-10T12:36:00Z">
        <w:r w:rsidRPr="007640D8" w:rsidDel="007640D8">
          <w:rPr>
            <w:noProof/>
            <w:rPrChange w:id="183" w:author="Yaniv Kalsky" w:date="2016-11-10T12:36:00Z">
              <w:rPr>
                <w:rStyle w:val="Hyperlink"/>
                <w:noProof/>
              </w:rPr>
            </w:rPrChange>
          </w:rPr>
          <w:delText>2.4</w:delText>
        </w:r>
        <w:r w:rsidDel="007640D8">
          <w:rPr>
            <w:rFonts w:eastAsiaTheme="minorEastAsia" w:cstheme="minorBidi"/>
            <w:b w:val="0"/>
            <w:noProof/>
            <w:color w:val="auto"/>
          </w:rPr>
          <w:tab/>
        </w:r>
        <w:r w:rsidRPr="007640D8" w:rsidDel="007640D8">
          <w:rPr>
            <w:noProof/>
            <w:rPrChange w:id="184" w:author="Yaniv Kalsky" w:date="2016-11-10T12:36:00Z">
              <w:rPr>
                <w:rStyle w:val="Hyperlink"/>
                <w:noProof/>
              </w:rPr>
            </w:rPrChange>
          </w:rPr>
          <w:delText>CloudShell Portal</w:delText>
        </w:r>
        <w:r w:rsidDel="007640D8">
          <w:rPr>
            <w:noProof/>
            <w:webHidden/>
          </w:rPr>
          <w:tab/>
        </w:r>
        <w:r w:rsidR="00905A65" w:rsidDel="007640D8">
          <w:rPr>
            <w:noProof/>
            <w:webHidden/>
          </w:rPr>
          <w:delText>11</w:delText>
        </w:r>
      </w:del>
    </w:p>
    <w:p w14:paraId="1EFE5DB1" w14:textId="498F1AFF" w:rsidR="00B85525" w:rsidDel="007640D8" w:rsidRDefault="00B85525">
      <w:pPr>
        <w:pStyle w:val="TOC2"/>
        <w:tabs>
          <w:tab w:val="left" w:pos="880"/>
          <w:tab w:val="right" w:leader="dot" w:pos="8630"/>
        </w:tabs>
        <w:rPr>
          <w:del w:id="185" w:author="Yaniv Kalsky" w:date="2016-11-10T12:36:00Z"/>
          <w:rFonts w:eastAsiaTheme="minorEastAsia" w:cstheme="minorBidi"/>
          <w:b w:val="0"/>
          <w:noProof/>
          <w:color w:val="auto"/>
        </w:rPr>
      </w:pPr>
      <w:del w:id="186" w:author="Yaniv Kalsky" w:date="2016-11-10T12:36:00Z">
        <w:r w:rsidRPr="007640D8" w:rsidDel="007640D8">
          <w:rPr>
            <w:noProof/>
            <w:rPrChange w:id="187" w:author="Yaniv Kalsky" w:date="2016-11-10T12:36:00Z">
              <w:rPr>
                <w:rStyle w:val="Hyperlink"/>
                <w:noProof/>
              </w:rPr>
            </w:rPrChange>
          </w:rPr>
          <w:delText>2.5</w:delText>
        </w:r>
        <w:r w:rsidDel="007640D8">
          <w:rPr>
            <w:rFonts w:eastAsiaTheme="minorEastAsia" w:cstheme="minorBidi"/>
            <w:b w:val="0"/>
            <w:noProof/>
            <w:color w:val="auto"/>
          </w:rPr>
          <w:tab/>
        </w:r>
        <w:r w:rsidRPr="007640D8" w:rsidDel="007640D8">
          <w:rPr>
            <w:noProof/>
            <w:rPrChange w:id="188" w:author="Yaniv Kalsky" w:date="2016-11-10T12:36:00Z">
              <w:rPr>
                <w:rStyle w:val="Hyperlink"/>
                <w:noProof/>
              </w:rPr>
            </w:rPrChange>
          </w:rPr>
          <w:delText>Importing the NFV Package</w:delText>
        </w:r>
        <w:r w:rsidDel="007640D8">
          <w:rPr>
            <w:noProof/>
            <w:webHidden/>
          </w:rPr>
          <w:tab/>
        </w:r>
        <w:r w:rsidR="00905A65" w:rsidDel="007640D8">
          <w:rPr>
            <w:noProof/>
            <w:webHidden/>
          </w:rPr>
          <w:delText>13</w:delText>
        </w:r>
      </w:del>
    </w:p>
    <w:p w14:paraId="1F5D0C72" w14:textId="1D7A91FA" w:rsidR="00B85525" w:rsidDel="007640D8" w:rsidRDefault="00B85525">
      <w:pPr>
        <w:pStyle w:val="TOC3"/>
        <w:tabs>
          <w:tab w:val="left" w:pos="1320"/>
          <w:tab w:val="right" w:leader="dot" w:pos="8630"/>
        </w:tabs>
        <w:rPr>
          <w:del w:id="189" w:author="Yaniv Kalsky" w:date="2016-11-10T12:36:00Z"/>
          <w:rFonts w:eastAsiaTheme="minorEastAsia" w:cstheme="minorBidi"/>
          <w:noProof/>
          <w:color w:val="auto"/>
        </w:rPr>
      </w:pPr>
      <w:del w:id="190" w:author="Yaniv Kalsky" w:date="2016-11-10T12:36:00Z">
        <w:r w:rsidRPr="007640D8" w:rsidDel="007640D8">
          <w:rPr>
            <w:noProof/>
            <w:rPrChange w:id="191" w:author="Yaniv Kalsky" w:date="2016-11-10T12:36:00Z">
              <w:rPr>
                <w:rStyle w:val="Hyperlink"/>
                <w:noProof/>
              </w:rPr>
            </w:rPrChange>
          </w:rPr>
          <w:delText>2.5.1</w:delText>
        </w:r>
        <w:r w:rsidDel="007640D8">
          <w:rPr>
            <w:rFonts w:eastAsiaTheme="minorEastAsia" w:cstheme="minorBidi"/>
            <w:noProof/>
            <w:color w:val="auto"/>
          </w:rPr>
          <w:tab/>
        </w:r>
        <w:r w:rsidRPr="007640D8" w:rsidDel="007640D8">
          <w:rPr>
            <w:noProof/>
            <w:rPrChange w:id="192" w:author="Yaniv Kalsky" w:date="2016-11-10T12:36:00Z">
              <w:rPr>
                <w:rStyle w:val="Hyperlink"/>
                <w:noProof/>
              </w:rPr>
            </w:rPrChange>
          </w:rPr>
          <w:delText>Importing the NFV Solution package to CloudShell portal</w:delText>
        </w:r>
        <w:r w:rsidDel="007640D8">
          <w:rPr>
            <w:noProof/>
            <w:webHidden/>
          </w:rPr>
          <w:tab/>
        </w:r>
        <w:r w:rsidR="00905A65" w:rsidDel="007640D8">
          <w:rPr>
            <w:noProof/>
            <w:webHidden/>
          </w:rPr>
          <w:delText>13</w:delText>
        </w:r>
      </w:del>
    </w:p>
    <w:p w14:paraId="4FB32D48" w14:textId="08CD61D5" w:rsidR="00B85525" w:rsidDel="007640D8" w:rsidRDefault="00B85525">
      <w:pPr>
        <w:pStyle w:val="TOC2"/>
        <w:tabs>
          <w:tab w:val="left" w:pos="880"/>
          <w:tab w:val="right" w:leader="dot" w:pos="8630"/>
        </w:tabs>
        <w:rPr>
          <w:del w:id="193" w:author="Yaniv Kalsky" w:date="2016-11-10T12:36:00Z"/>
          <w:rFonts w:eastAsiaTheme="minorEastAsia" w:cstheme="minorBidi"/>
          <w:b w:val="0"/>
          <w:noProof/>
          <w:color w:val="auto"/>
        </w:rPr>
      </w:pPr>
      <w:del w:id="194" w:author="Yaniv Kalsky" w:date="2016-11-10T12:36:00Z">
        <w:r w:rsidRPr="007640D8" w:rsidDel="007640D8">
          <w:rPr>
            <w:noProof/>
            <w:rPrChange w:id="195" w:author="Yaniv Kalsky" w:date="2016-11-10T12:36:00Z">
              <w:rPr>
                <w:rStyle w:val="Hyperlink"/>
                <w:noProof/>
              </w:rPr>
            </w:rPrChange>
          </w:rPr>
          <w:delText>2.6</w:delText>
        </w:r>
        <w:r w:rsidDel="007640D8">
          <w:rPr>
            <w:rFonts w:eastAsiaTheme="minorEastAsia" w:cstheme="minorBidi"/>
            <w:b w:val="0"/>
            <w:noProof/>
            <w:color w:val="auto"/>
          </w:rPr>
          <w:tab/>
        </w:r>
        <w:r w:rsidRPr="007640D8" w:rsidDel="007640D8">
          <w:rPr>
            <w:noProof/>
            <w:rPrChange w:id="196" w:author="Yaniv Kalsky" w:date="2016-11-10T12:36:00Z">
              <w:rPr>
                <w:rStyle w:val="Hyperlink"/>
                <w:noProof/>
              </w:rPr>
            </w:rPrChange>
          </w:rPr>
          <w:delText>Inputs spreadsheet</w:delText>
        </w:r>
        <w:r w:rsidDel="007640D8">
          <w:rPr>
            <w:noProof/>
            <w:webHidden/>
          </w:rPr>
          <w:tab/>
        </w:r>
        <w:r w:rsidR="00905A65" w:rsidDel="007640D8">
          <w:rPr>
            <w:noProof/>
            <w:webHidden/>
          </w:rPr>
          <w:delText>14</w:delText>
        </w:r>
      </w:del>
    </w:p>
    <w:p w14:paraId="27DD0204" w14:textId="5FFA6F1D" w:rsidR="00B85525" w:rsidDel="007640D8" w:rsidRDefault="00B85525">
      <w:pPr>
        <w:pStyle w:val="TOC2"/>
        <w:tabs>
          <w:tab w:val="left" w:pos="880"/>
          <w:tab w:val="right" w:leader="dot" w:pos="8630"/>
        </w:tabs>
        <w:rPr>
          <w:del w:id="197" w:author="Yaniv Kalsky" w:date="2016-11-10T12:36:00Z"/>
          <w:rFonts w:eastAsiaTheme="minorEastAsia" w:cstheme="minorBidi"/>
          <w:b w:val="0"/>
          <w:noProof/>
          <w:color w:val="auto"/>
        </w:rPr>
      </w:pPr>
      <w:del w:id="198" w:author="Yaniv Kalsky" w:date="2016-11-10T12:36:00Z">
        <w:r w:rsidRPr="007640D8" w:rsidDel="007640D8">
          <w:rPr>
            <w:noProof/>
            <w:rPrChange w:id="199" w:author="Yaniv Kalsky" w:date="2016-11-10T12:36:00Z">
              <w:rPr>
                <w:rStyle w:val="Hyperlink"/>
                <w:noProof/>
              </w:rPr>
            </w:rPrChange>
          </w:rPr>
          <w:delText>2.7</w:delText>
        </w:r>
        <w:r w:rsidDel="007640D8">
          <w:rPr>
            <w:rFonts w:eastAsiaTheme="minorEastAsia" w:cstheme="minorBidi"/>
            <w:b w:val="0"/>
            <w:noProof/>
            <w:color w:val="auto"/>
          </w:rPr>
          <w:tab/>
        </w:r>
        <w:r w:rsidRPr="007640D8" w:rsidDel="007640D8">
          <w:rPr>
            <w:noProof/>
            <w:rPrChange w:id="200" w:author="Yaniv Kalsky" w:date="2016-11-10T12:36:00Z">
              <w:rPr>
                <w:rStyle w:val="Hyperlink"/>
                <w:noProof/>
              </w:rPr>
            </w:rPrChange>
          </w:rPr>
          <w:delText>Logs</w:delText>
        </w:r>
        <w:r w:rsidDel="007640D8">
          <w:rPr>
            <w:noProof/>
            <w:webHidden/>
          </w:rPr>
          <w:tab/>
        </w:r>
        <w:r w:rsidR="00905A65" w:rsidDel="007640D8">
          <w:rPr>
            <w:noProof/>
            <w:webHidden/>
          </w:rPr>
          <w:delText>14</w:delText>
        </w:r>
      </w:del>
    </w:p>
    <w:p w14:paraId="64A32BA4" w14:textId="44D72B76" w:rsidR="00B85525" w:rsidDel="007640D8" w:rsidRDefault="00B85525">
      <w:pPr>
        <w:pStyle w:val="TOC2"/>
        <w:tabs>
          <w:tab w:val="left" w:pos="880"/>
          <w:tab w:val="right" w:leader="dot" w:pos="8630"/>
        </w:tabs>
        <w:rPr>
          <w:del w:id="201" w:author="Yaniv Kalsky" w:date="2016-11-10T12:36:00Z"/>
          <w:rFonts w:eastAsiaTheme="minorEastAsia" w:cstheme="minorBidi"/>
          <w:b w:val="0"/>
          <w:noProof/>
          <w:color w:val="auto"/>
        </w:rPr>
      </w:pPr>
      <w:del w:id="202" w:author="Yaniv Kalsky" w:date="2016-11-10T12:36:00Z">
        <w:r w:rsidRPr="007640D8" w:rsidDel="007640D8">
          <w:rPr>
            <w:noProof/>
            <w:rPrChange w:id="203" w:author="Yaniv Kalsky" w:date="2016-11-10T12:36:00Z">
              <w:rPr>
                <w:rStyle w:val="Hyperlink"/>
                <w:noProof/>
              </w:rPr>
            </w:rPrChange>
          </w:rPr>
          <w:delText>2.8</w:delText>
        </w:r>
        <w:r w:rsidDel="007640D8">
          <w:rPr>
            <w:rFonts w:eastAsiaTheme="minorEastAsia" w:cstheme="minorBidi"/>
            <w:b w:val="0"/>
            <w:noProof/>
            <w:color w:val="auto"/>
          </w:rPr>
          <w:tab/>
        </w:r>
        <w:r w:rsidRPr="007640D8" w:rsidDel="007640D8">
          <w:rPr>
            <w:noProof/>
            <w:rPrChange w:id="204" w:author="Yaniv Kalsky" w:date="2016-11-10T12:36:00Z">
              <w:rPr>
                <w:rStyle w:val="Hyperlink"/>
                <w:noProof/>
              </w:rPr>
            </w:rPrChange>
          </w:rPr>
          <w:delText>Executing in steps</w:delText>
        </w:r>
        <w:r w:rsidDel="007640D8">
          <w:rPr>
            <w:noProof/>
            <w:webHidden/>
          </w:rPr>
          <w:tab/>
        </w:r>
        <w:r w:rsidR="00905A65" w:rsidDel="007640D8">
          <w:rPr>
            <w:noProof/>
            <w:webHidden/>
          </w:rPr>
          <w:delText>15</w:delText>
        </w:r>
      </w:del>
    </w:p>
    <w:p w14:paraId="62CE2AC3" w14:textId="19A1BA1A" w:rsidR="00B85525" w:rsidDel="007640D8" w:rsidRDefault="00B85525">
      <w:pPr>
        <w:pStyle w:val="TOC1"/>
        <w:tabs>
          <w:tab w:val="left" w:pos="440"/>
          <w:tab w:val="right" w:leader="dot" w:pos="8630"/>
        </w:tabs>
        <w:rPr>
          <w:del w:id="205" w:author="Yaniv Kalsky" w:date="2016-11-10T12:36:00Z"/>
          <w:rFonts w:eastAsiaTheme="minorEastAsia" w:cstheme="minorBidi"/>
          <w:b w:val="0"/>
          <w:noProof/>
          <w:color w:val="auto"/>
          <w:sz w:val="22"/>
          <w:szCs w:val="22"/>
        </w:rPr>
      </w:pPr>
      <w:del w:id="206" w:author="Yaniv Kalsky" w:date="2016-11-10T12:36:00Z">
        <w:r w:rsidRPr="007640D8" w:rsidDel="007640D8">
          <w:rPr>
            <w:noProof/>
            <w:rPrChange w:id="207" w:author="Yaniv Kalsky" w:date="2016-11-10T12:36:00Z">
              <w:rPr>
                <w:rStyle w:val="Hyperlink"/>
                <w:noProof/>
              </w:rPr>
            </w:rPrChange>
          </w:rPr>
          <w:delText>3</w:delText>
        </w:r>
        <w:r w:rsidDel="007640D8">
          <w:rPr>
            <w:rFonts w:eastAsiaTheme="minorEastAsia" w:cstheme="minorBidi"/>
            <w:b w:val="0"/>
            <w:noProof/>
            <w:color w:val="auto"/>
            <w:sz w:val="22"/>
            <w:szCs w:val="22"/>
          </w:rPr>
          <w:tab/>
        </w:r>
        <w:r w:rsidRPr="007640D8" w:rsidDel="007640D8">
          <w:rPr>
            <w:noProof/>
            <w:rPrChange w:id="208" w:author="Yaniv Kalsky" w:date="2016-11-10T12:36:00Z">
              <w:rPr>
                <w:rStyle w:val="Hyperlink"/>
                <w:noProof/>
              </w:rPr>
            </w:rPrChange>
          </w:rPr>
          <w:delText>Compatibility</w:delText>
        </w:r>
        <w:r w:rsidDel="007640D8">
          <w:rPr>
            <w:noProof/>
            <w:webHidden/>
          </w:rPr>
          <w:tab/>
        </w:r>
        <w:r w:rsidR="00905A65" w:rsidDel="007640D8">
          <w:rPr>
            <w:noProof/>
            <w:webHidden/>
          </w:rPr>
          <w:delText>18</w:delText>
        </w:r>
      </w:del>
    </w:p>
    <w:p w14:paraId="1A4B622B" w14:textId="37CC5249" w:rsidR="00B85525" w:rsidDel="007640D8" w:rsidRDefault="00B85525">
      <w:pPr>
        <w:pStyle w:val="TOC2"/>
        <w:tabs>
          <w:tab w:val="left" w:pos="880"/>
          <w:tab w:val="right" w:leader="dot" w:pos="8630"/>
        </w:tabs>
        <w:rPr>
          <w:del w:id="209" w:author="Yaniv Kalsky" w:date="2016-11-10T12:36:00Z"/>
          <w:rFonts w:eastAsiaTheme="minorEastAsia" w:cstheme="minorBidi"/>
          <w:b w:val="0"/>
          <w:noProof/>
          <w:color w:val="auto"/>
        </w:rPr>
      </w:pPr>
      <w:del w:id="210" w:author="Yaniv Kalsky" w:date="2016-11-10T12:36:00Z">
        <w:r w:rsidRPr="007640D8" w:rsidDel="007640D8">
          <w:rPr>
            <w:noProof/>
            <w:rPrChange w:id="211" w:author="Yaniv Kalsky" w:date="2016-11-10T12:36:00Z">
              <w:rPr>
                <w:rStyle w:val="Hyperlink"/>
                <w:noProof/>
              </w:rPr>
            </w:rPrChange>
          </w:rPr>
          <w:delText>3.1</w:delText>
        </w:r>
        <w:r w:rsidDel="007640D8">
          <w:rPr>
            <w:rFonts w:eastAsiaTheme="minorEastAsia" w:cstheme="minorBidi"/>
            <w:b w:val="0"/>
            <w:noProof/>
            <w:color w:val="auto"/>
          </w:rPr>
          <w:tab/>
        </w:r>
        <w:r w:rsidRPr="007640D8" w:rsidDel="007640D8">
          <w:rPr>
            <w:noProof/>
            <w:rPrChange w:id="212" w:author="Yaniv Kalsky" w:date="2016-11-10T12:36:00Z">
              <w:rPr>
                <w:rStyle w:val="Hyperlink"/>
                <w:noProof/>
              </w:rPr>
            </w:rPrChange>
          </w:rPr>
          <w:delText>CloudShell compatibility</w:delText>
        </w:r>
        <w:r w:rsidDel="007640D8">
          <w:rPr>
            <w:noProof/>
            <w:webHidden/>
          </w:rPr>
          <w:tab/>
        </w:r>
        <w:r w:rsidR="00905A65" w:rsidDel="007640D8">
          <w:rPr>
            <w:noProof/>
            <w:webHidden/>
          </w:rPr>
          <w:delText>18</w:delText>
        </w:r>
      </w:del>
    </w:p>
    <w:p w14:paraId="5901D19A" w14:textId="3EA89CD7" w:rsidR="00B85525" w:rsidDel="007640D8" w:rsidRDefault="00B85525">
      <w:pPr>
        <w:pStyle w:val="TOC1"/>
        <w:tabs>
          <w:tab w:val="left" w:pos="440"/>
          <w:tab w:val="right" w:leader="dot" w:pos="8630"/>
        </w:tabs>
        <w:rPr>
          <w:del w:id="213" w:author="Yaniv Kalsky" w:date="2016-11-10T12:36:00Z"/>
          <w:rFonts w:eastAsiaTheme="minorEastAsia" w:cstheme="minorBidi"/>
          <w:b w:val="0"/>
          <w:noProof/>
          <w:color w:val="auto"/>
          <w:sz w:val="22"/>
          <w:szCs w:val="22"/>
        </w:rPr>
      </w:pPr>
      <w:del w:id="214" w:author="Yaniv Kalsky" w:date="2016-11-10T12:36:00Z">
        <w:r w:rsidRPr="007640D8" w:rsidDel="007640D8">
          <w:rPr>
            <w:noProof/>
            <w:rPrChange w:id="215" w:author="Yaniv Kalsky" w:date="2016-11-10T12:36:00Z">
              <w:rPr>
                <w:rStyle w:val="Hyperlink"/>
                <w:noProof/>
              </w:rPr>
            </w:rPrChange>
          </w:rPr>
          <w:delText>4</w:delText>
        </w:r>
        <w:r w:rsidDel="007640D8">
          <w:rPr>
            <w:rFonts w:eastAsiaTheme="minorEastAsia" w:cstheme="minorBidi"/>
            <w:b w:val="0"/>
            <w:noProof/>
            <w:color w:val="auto"/>
            <w:sz w:val="22"/>
            <w:szCs w:val="22"/>
          </w:rPr>
          <w:tab/>
        </w:r>
        <w:r w:rsidRPr="007640D8" w:rsidDel="007640D8">
          <w:rPr>
            <w:noProof/>
            <w:rPrChange w:id="216" w:author="Yaniv Kalsky" w:date="2016-11-10T12:36:00Z">
              <w:rPr>
                <w:rStyle w:val="Hyperlink"/>
                <w:noProof/>
              </w:rPr>
            </w:rPrChange>
          </w:rPr>
          <w:delText>Technical Guide</w:delText>
        </w:r>
        <w:r w:rsidDel="007640D8">
          <w:rPr>
            <w:noProof/>
            <w:webHidden/>
          </w:rPr>
          <w:tab/>
        </w:r>
        <w:r w:rsidR="00905A65" w:rsidDel="007640D8">
          <w:rPr>
            <w:noProof/>
            <w:webHidden/>
          </w:rPr>
          <w:delText>19</w:delText>
        </w:r>
      </w:del>
    </w:p>
    <w:p w14:paraId="35D2F3D0" w14:textId="1DB08AF0" w:rsidR="00B85525" w:rsidDel="007640D8" w:rsidRDefault="00B85525">
      <w:pPr>
        <w:pStyle w:val="TOC2"/>
        <w:tabs>
          <w:tab w:val="left" w:pos="880"/>
          <w:tab w:val="right" w:leader="dot" w:pos="8630"/>
        </w:tabs>
        <w:rPr>
          <w:del w:id="217" w:author="Yaniv Kalsky" w:date="2016-11-10T12:36:00Z"/>
          <w:rFonts w:eastAsiaTheme="minorEastAsia" w:cstheme="minorBidi"/>
          <w:b w:val="0"/>
          <w:noProof/>
          <w:color w:val="auto"/>
        </w:rPr>
      </w:pPr>
      <w:del w:id="218" w:author="Yaniv Kalsky" w:date="2016-11-10T12:36:00Z">
        <w:r w:rsidRPr="007640D8" w:rsidDel="007640D8">
          <w:rPr>
            <w:noProof/>
            <w:rPrChange w:id="219" w:author="Yaniv Kalsky" w:date="2016-11-10T12:36:00Z">
              <w:rPr>
                <w:rStyle w:val="Hyperlink"/>
                <w:noProof/>
              </w:rPr>
            </w:rPrChange>
          </w:rPr>
          <w:delText>4.1</w:delText>
        </w:r>
        <w:r w:rsidDel="007640D8">
          <w:rPr>
            <w:rFonts w:eastAsiaTheme="minorEastAsia" w:cstheme="minorBidi"/>
            <w:b w:val="0"/>
            <w:noProof/>
            <w:color w:val="auto"/>
          </w:rPr>
          <w:tab/>
        </w:r>
        <w:r w:rsidRPr="007640D8" w:rsidDel="007640D8">
          <w:rPr>
            <w:noProof/>
            <w:rPrChange w:id="220" w:author="Yaniv Kalsky" w:date="2016-11-10T12:36:00Z">
              <w:rPr>
                <w:rStyle w:val="Hyperlink"/>
                <w:noProof/>
              </w:rPr>
            </w:rPrChange>
          </w:rPr>
          <w:delText>Main Workflow</w:delText>
        </w:r>
        <w:r w:rsidDel="007640D8">
          <w:rPr>
            <w:noProof/>
            <w:webHidden/>
          </w:rPr>
          <w:tab/>
        </w:r>
        <w:r w:rsidR="00905A65" w:rsidDel="007640D8">
          <w:rPr>
            <w:noProof/>
            <w:webHidden/>
          </w:rPr>
          <w:delText>19</w:delText>
        </w:r>
      </w:del>
    </w:p>
    <w:p w14:paraId="78E0377E" w14:textId="384CB625" w:rsidR="00B85525" w:rsidDel="007640D8" w:rsidRDefault="00B85525">
      <w:pPr>
        <w:pStyle w:val="TOC2"/>
        <w:tabs>
          <w:tab w:val="left" w:pos="880"/>
          <w:tab w:val="right" w:leader="dot" w:pos="8630"/>
        </w:tabs>
        <w:rPr>
          <w:del w:id="221" w:author="Yaniv Kalsky" w:date="2016-11-10T12:36:00Z"/>
          <w:rFonts w:eastAsiaTheme="minorEastAsia" w:cstheme="minorBidi"/>
          <w:b w:val="0"/>
          <w:noProof/>
          <w:color w:val="auto"/>
        </w:rPr>
      </w:pPr>
      <w:del w:id="222" w:author="Yaniv Kalsky" w:date="2016-11-10T12:36:00Z">
        <w:r w:rsidRPr="007640D8" w:rsidDel="007640D8">
          <w:rPr>
            <w:noProof/>
            <w:rPrChange w:id="223" w:author="Yaniv Kalsky" w:date="2016-11-10T12:36:00Z">
              <w:rPr>
                <w:rStyle w:val="Hyperlink"/>
                <w:noProof/>
              </w:rPr>
            </w:rPrChange>
          </w:rPr>
          <w:delText>4.2</w:delText>
        </w:r>
        <w:r w:rsidDel="007640D8">
          <w:rPr>
            <w:rFonts w:eastAsiaTheme="minorEastAsia" w:cstheme="minorBidi"/>
            <w:b w:val="0"/>
            <w:noProof/>
            <w:color w:val="auto"/>
          </w:rPr>
          <w:tab/>
        </w:r>
        <w:r w:rsidRPr="007640D8" w:rsidDel="007640D8">
          <w:rPr>
            <w:noProof/>
            <w:rPrChange w:id="224" w:author="Yaniv Kalsky" w:date="2016-11-10T12:36:00Z">
              <w:rPr>
                <w:rStyle w:val="Hyperlink"/>
                <w:noProof/>
              </w:rPr>
            </w:rPrChange>
          </w:rPr>
          <w:delText>Shells &amp; Functions</w:delText>
        </w:r>
        <w:r w:rsidDel="007640D8">
          <w:rPr>
            <w:noProof/>
            <w:webHidden/>
          </w:rPr>
          <w:tab/>
        </w:r>
        <w:r w:rsidR="00905A65" w:rsidDel="007640D8">
          <w:rPr>
            <w:noProof/>
            <w:webHidden/>
          </w:rPr>
          <w:delText>19</w:delText>
        </w:r>
      </w:del>
    </w:p>
    <w:p w14:paraId="4CBDE12C" w14:textId="09E71B86" w:rsidR="00B85525" w:rsidDel="007640D8" w:rsidRDefault="00B85525">
      <w:pPr>
        <w:pStyle w:val="TOC2"/>
        <w:tabs>
          <w:tab w:val="left" w:pos="880"/>
          <w:tab w:val="right" w:leader="dot" w:pos="8630"/>
        </w:tabs>
        <w:rPr>
          <w:del w:id="225" w:author="Yaniv Kalsky" w:date="2016-11-10T12:36:00Z"/>
          <w:rFonts w:eastAsiaTheme="minorEastAsia" w:cstheme="minorBidi"/>
          <w:b w:val="0"/>
          <w:noProof/>
          <w:color w:val="auto"/>
        </w:rPr>
      </w:pPr>
      <w:del w:id="226" w:author="Yaniv Kalsky" w:date="2016-11-10T12:36:00Z">
        <w:r w:rsidRPr="007640D8" w:rsidDel="007640D8">
          <w:rPr>
            <w:noProof/>
            <w:rPrChange w:id="227" w:author="Yaniv Kalsky" w:date="2016-11-10T12:36:00Z">
              <w:rPr>
                <w:rStyle w:val="Hyperlink"/>
                <w:noProof/>
              </w:rPr>
            </w:rPrChange>
          </w:rPr>
          <w:delText>4.3</w:delText>
        </w:r>
        <w:r w:rsidDel="007640D8">
          <w:rPr>
            <w:rFonts w:eastAsiaTheme="minorEastAsia" w:cstheme="minorBidi"/>
            <w:b w:val="0"/>
            <w:noProof/>
            <w:color w:val="auto"/>
          </w:rPr>
          <w:tab/>
        </w:r>
        <w:r w:rsidRPr="007640D8" w:rsidDel="007640D8">
          <w:rPr>
            <w:noProof/>
            <w:rPrChange w:id="228" w:author="Yaniv Kalsky" w:date="2016-11-10T12:36:00Z">
              <w:rPr>
                <w:rStyle w:val="Hyperlink"/>
                <w:noProof/>
              </w:rPr>
            </w:rPrChange>
          </w:rPr>
          <w:delText>vCenter Configuration</w:delText>
        </w:r>
        <w:r w:rsidDel="007640D8">
          <w:rPr>
            <w:noProof/>
            <w:webHidden/>
          </w:rPr>
          <w:tab/>
        </w:r>
        <w:r w:rsidR="00905A65" w:rsidDel="007640D8">
          <w:rPr>
            <w:noProof/>
            <w:webHidden/>
          </w:rPr>
          <w:delText>22</w:delText>
        </w:r>
      </w:del>
    </w:p>
    <w:p w14:paraId="2B742D54" w14:textId="677CB06E" w:rsidR="00B85525" w:rsidDel="007640D8" w:rsidRDefault="00B85525">
      <w:pPr>
        <w:pStyle w:val="TOC3"/>
        <w:tabs>
          <w:tab w:val="left" w:pos="1320"/>
          <w:tab w:val="right" w:leader="dot" w:pos="8630"/>
        </w:tabs>
        <w:rPr>
          <w:del w:id="229" w:author="Yaniv Kalsky" w:date="2016-11-10T12:36:00Z"/>
          <w:rFonts w:eastAsiaTheme="minorEastAsia" w:cstheme="minorBidi"/>
          <w:noProof/>
          <w:color w:val="auto"/>
        </w:rPr>
      </w:pPr>
      <w:del w:id="230" w:author="Yaniv Kalsky" w:date="2016-11-10T12:36:00Z">
        <w:r w:rsidRPr="007640D8" w:rsidDel="007640D8">
          <w:rPr>
            <w:noProof/>
            <w:rPrChange w:id="231" w:author="Yaniv Kalsky" w:date="2016-11-10T12:36:00Z">
              <w:rPr>
                <w:rStyle w:val="Hyperlink"/>
                <w:noProof/>
              </w:rPr>
            </w:rPrChange>
          </w:rPr>
          <w:delText>4.3.1</w:delText>
        </w:r>
        <w:r w:rsidDel="007640D8">
          <w:rPr>
            <w:rFonts w:eastAsiaTheme="minorEastAsia" w:cstheme="minorBidi"/>
            <w:noProof/>
            <w:color w:val="auto"/>
          </w:rPr>
          <w:tab/>
        </w:r>
        <w:r w:rsidRPr="007640D8" w:rsidDel="007640D8">
          <w:rPr>
            <w:noProof/>
            <w:rPrChange w:id="232" w:author="Yaniv Kalsky" w:date="2016-11-10T12:36:00Z">
              <w:rPr>
                <w:rStyle w:val="Hyperlink"/>
                <w:noProof/>
              </w:rPr>
            </w:rPrChange>
          </w:rPr>
          <w:delText>vCenter Configuration breakdown</w:delText>
        </w:r>
        <w:r w:rsidDel="007640D8">
          <w:rPr>
            <w:noProof/>
            <w:webHidden/>
          </w:rPr>
          <w:tab/>
        </w:r>
        <w:r w:rsidR="00905A65" w:rsidDel="007640D8">
          <w:rPr>
            <w:noProof/>
            <w:webHidden/>
          </w:rPr>
          <w:delText>22</w:delText>
        </w:r>
      </w:del>
    </w:p>
    <w:p w14:paraId="22FBA8EA" w14:textId="3697765B" w:rsidR="00B85525" w:rsidDel="007640D8" w:rsidRDefault="00B85525">
      <w:pPr>
        <w:pStyle w:val="TOC2"/>
        <w:tabs>
          <w:tab w:val="left" w:pos="880"/>
          <w:tab w:val="right" w:leader="dot" w:pos="8630"/>
        </w:tabs>
        <w:rPr>
          <w:del w:id="233" w:author="Yaniv Kalsky" w:date="2016-11-10T12:36:00Z"/>
          <w:rFonts w:eastAsiaTheme="minorEastAsia" w:cstheme="minorBidi"/>
          <w:b w:val="0"/>
          <w:noProof/>
          <w:color w:val="auto"/>
        </w:rPr>
      </w:pPr>
      <w:del w:id="234" w:author="Yaniv Kalsky" w:date="2016-11-10T12:36:00Z">
        <w:r w:rsidRPr="007640D8" w:rsidDel="007640D8">
          <w:rPr>
            <w:noProof/>
            <w:rPrChange w:id="235" w:author="Yaniv Kalsky" w:date="2016-11-10T12:36:00Z">
              <w:rPr>
                <w:rStyle w:val="Hyperlink"/>
                <w:noProof/>
              </w:rPr>
            </w:rPrChange>
          </w:rPr>
          <w:delText>4.4</w:delText>
        </w:r>
        <w:r w:rsidDel="007640D8">
          <w:rPr>
            <w:rFonts w:eastAsiaTheme="minorEastAsia" w:cstheme="minorBidi"/>
            <w:b w:val="0"/>
            <w:noProof/>
            <w:color w:val="auto"/>
          </w:rPr>
          <w:tab/>
        </w:r>
        <w:r w:rsidRPr="007640D8" w:rsidDel="007640D8">
          <w:rPr>
            <w:noProof/>
            <w:rPrChange w:id="236" w:author="Yaniv Kalsky" w:date="2016-11-10T12:36:00Z">
              <w:rPr>
                <w:rStyle w:val="Hyperlink"/>
                <w:noProof/>
              </w:rPr>
            </w:rPrChange>
          </w:rPr>
          <w:delText>Versa configuration &amp; workflow</w:delText>
        </w:r>
        <w:r w:rsidDel="007640D8">
          <w:rPr>
            <w:noProof/>
            <w:webHidden/>
          </w:rPr>
          <w:tab/>
        </w:r>
        <w:r w:rsidR="00905A65" w:rsidDel="007640D8">
          <w:rPr>
            <w:noProof/>
            <w:webHidden/>
          </w:rPr>
          <w:delText>22</w:delText>
        </w:r>
      </w:del>
    </w:p>
    <w:p w14:paraId="2B8BD1BB" w14:textId="2EE85EAB" w:rsidR="00B85525" w:rsidDel="007640D8" w:rsidRDefault="00B85525">
      <w:pPr>
        <w:pStyle w:val="TOC3"/>
        <w:tabs>
          <w:tab w:val="left" w:pos="1320"/>
          <w:tab w:val="right" w:leader="dot" w:pos="8630"/>
        </w:tabs>
        <w:rPr>
          <w:del w:id="237" w:author="Yaniv Kalsky" w:date="2016-11-10T12:36:00Z"/>
          <w:rFonts w:eastAsiaTheme="minorEastAsia" w:cstheme="minorBidi"/>
          <w:noProof/>
          <w:color w:val="auto"/>
        </w:rPr>
      </w:pPr>
      <w:del w:id="238" w:author="Yaniv Kalsky" w:date="2016-11-10T12:36:00Z">
        <w:r w:rsidRPr="007640D8" w:rsidDel="007640D8">
          <w:rPr>
            <w:noProof/>
            <w:rPrChange w:id="239" w:author="Yaniv Kalsky" w:date="2016-11-10T12:36:00Z">
              <w:rPr>
                <w:rStyle w:val="Hyperlink"/>
                <w:noProof/>
              </w:rPr>
            </w:rPrChange>
          </w:rPr>
          <w:delText>4.4.1</w:delText>
        </w:r>
        <w:r w:rsidDel="007640D8">
          <w:rPr>
            <w:rFonts w:eastAsiaTheme="minorEastAsia" w:cstheme="minorBidi"/>
            <w:noProof/>
            <w:color w:val="auto"/>
          </w:rPr>
          <w:tab/>
        </w:r>
        <w:r w:rsidRPr="007640D8" w:rsidDel="007640D8">
          <w:rPr>
            <w:noProof/>
            <w:rPrChange w:id="240" w:author="Yaniv Kalsky" w:date="2016-11-10T12:36:00Z">
              <w:rPr>
                <w:rStyle w:val="Hyperlink"/>
                <w:noProof/>
              </w:rPr>
            </w:rPrChange>
          </w:rPr>
          <w:delText>Versa Configuration breakdown</w:delText>
        </w:r>
        <w:r w:rsidDel="007640D8">
          <w:rPr>
            <w:noProof/>
            <w:webHidden/>
          </w:rPr>
          <w:tab/>
        </w:r>
        <w:r w:rsidR="00905A65" w:rsidDel="007640D8">
          <w:rPr>
            <w:noProof/>
            <w:webHidden/>
          </w:rPr>
          <w:delText>24</w:delText>
        </w:r>
      </w:del>
    </w:p>
    <w:p w14:paraId="2DF9B9AB" w14:textId="174592DF" w:rsidR="00B85525" w:rsidDel="007640D8" w:rsidRDefault="00B85525">
      <w:pPr>
        <w:pStyle w:val="TOC2"/>
        <w:tabs>
          <w:tab w:val="left" w:pos="880"/>
          <w:tab w:val="right" w:leader="dot" w:pos="8630"/>
        </w:tabs>
        <w:rPr>
          <w:del w:id="241" w:author="Yaniv Kalsky" w:date="2016-11-10T12:36:00Z"/>
          <w:rFonts w:eastAsiaTheme="minorEastAsia" w:cstheme="minorBidi"/>
          <w:b w:val="0"/>
          <w:noProof/>
          <w:color w:val="auto"/>
        </w:rPr>
      </w:pPr>
      <w:del w:id="242" w:author="Yaniv Kalsky" w:date="2016-11-10T12:36:00Z">
        <w:r w:rsidRPr="007640D8" w:rsidDel="007640D8">
          <w:rPr>
            <w:noProof/>
            <w:rPrChange w:id="243" w:author="Yaniv Kalsky" w:date="2016-11-10T12:36:00Z">
              <w:rPr>
                <w:rStyle w:val="Hyperlink"/>
                <w:noProof/>
              </w:rPr>
            </w:rPrChange>
          </w:rPr>
          <w:delText>4.5</w:delText>
        </w:r>
        <w:r w:rsidDel="007640D8">
          <w:rPr>
            <w:rFonts w:eastAsiaTheme="minorEastAsia" w:cstheme="minorBidi"/>
            <w:b w:val="0"/>
            <w:noProof/>
            <w:color w:val="auto"/>
          </w:rPr>
          <w:tab/>
        </w:r>
        <w:r w:rsidRPr="007640D8" w:rsidDel="007640D8">
          <w:rPr>
            <w:noProof/>
            <w:rPrChange w:id="244" w:author="Yaniv Kalsky" w:date="2016-11-10T12:36:00Z">
              <w:rPr>
                <w:rStyle w:val="Hyperlink"/>
                <w:noProof/>
              </w:rPr>
            </w:rPrChange>
          </w:rPr>
          <w:delText>Nagios</w:delText>
        </w:r>
        <w:r w:rsidDel="007640D8">
          <w:rPr>
            <w:noProof/>
            <w:webHidden/>
          </w:rPr>
          <w:tab/>
        </w:r>
        <w:r w:rsidR="00905A65" w:rsidDel="007640D8">
          <w:rPr>
            <w:noProof/>
            <w:webHidden/>
          </w:rPr>
          <w:delText>25</w:delText>
        </w:r>
      </w:del>
    </w:p>
    <w:p w14:paraId="60549A94" w14:textId="1E2C64E4" w:rsidR="00B85525" w:rsidDel="007640D8" w:rsidRDefault="00B85525">
      <w:pPr>
        <w:pStyle w:val="TOC3"/>
        <w:tabs>
          <w:tab w:val="left" w:pos="1320"/>
          <w:tab w:val="right" w:leader="dot" w:pos="8630"/>
        </w:tabs>
        <w:rPr>
          <w:del w:id="245" w:author="Yaniv Kalsky" w:date="2016-11-10T12:36:00Z"/>
          <w:rFonts w:eastAsiaTheme="minorEastAsia" w:cstheme="minorBidi"/>
          <w:noProof/>
          <w:color w:val="auto"/>
        </w:rPr>
      </w:pPr>
      <w:del w:id="246" w:author="Yaniv Kalsky" w:date="2016-11-10T12:36:00Z">
        <w:r w:rsidRPr="007640D8" w:rsidDel="007640D8">
          <w:rPr>
            <w:noProof/>
            <w:rPrChange w:id="247" w:author="Yaniv Kalsky" w:date="2016-11-10T12:36:00Z">
              <w:rPr>
                <w:rStyle w:val="Hyperlink"/>
                <w:noProof/>
              </w:rPr>
            </w:rPrChange>
          </w:rPr>
          <w:delText>4.5.1</w:delText>
        </w:r>
        <w:r w:rsidDel="007640D8">
          <w:rPr>
            <w:rFonts w:eastAsiaTheme="minorEastAsia" w:cstheme="minorBidi"/>
            <w:noProof/>
            <w:color w:val="auto"/>
          </w:rPr>
          <w:tab/>
        </w:r>
        <w:r w:rsidRPr="007640D8" w:rsidDel="007640D8">
          <w:rPr>
            <w:noProof/>
            <w:rPrChange w:id="248" w:author="Yaniv Kalsky" w:date="2016-11-10T12:36:00Z">
              <w:rPr>
                <w:rStyle w:val="Hyperlink"/>
                <w:noProof/>
              </w:rPr>
            </w:rPrChange>
          </w:rPr>
          <w:delText>Nagios relationship with CloudShell</w:delText>
        </w:r>
        <w:r w:rsidDel="007640D8">
          <w:rPr>
            <w:noProof/>
            <w:webHidden/>
          </w:rPr>
          <w:tab/>
        </w:r>
        <w:r w:rsidR="00905A65" w:rsidDel="007640D8">
          <w:rPr>
            <w:noProof/>
            <w:webHidden/>
          </w:rPr>
          <w:delText>25</w:delText>
        </w:r>
      </w:del>
    </w:p>
    <w:p w14:paraId="28BB0838" w14:textId="6E683D6C" w:rsidR="00B85525" w:rsidDel="007640D8" w:rsidRDefault="00B85525">
      <w:pPr>
        <w:pStyle w:val="TOC3"/>
        <w:tabs>
          <w:tab w:val="left" w:pos="1320"/>
          <w:tab w:val="right" w:leader="dot" w:pos="8630"/>
        </w:tabs>
        <w:rPr>
          <w:del w:id="249" w:author="Yaniv Kalsky" w:date="2016-11-10T12:36:00Z"/>
          <w:rFonts w:eastAsiaTheme="minorEastAsia" w:cstheme="minorBidi"/>
          <w:noProof/>
          <w:color w:val="auto"/>
        </w:rPr>
      </w:pPr>
      <w:del w:id="250" w:author="Yaniv Kalsky" w:date="2016-11-10T12:36:00Z">
        <w:r w:rsidRPr="007640D8" w:rsidDel="007640D8">
          <w:rPr>
            <w:noProof/>
            <w:rPrChange w:id="251" w:author="Yaniv Kalsky" w:date="2016-11-10T12:36:00Z">
              <w:rPr>
                <w:rStyle w:val="Hyperlink"/>
                <w:noProof/>
              </w:rPr>
            </w:rPrChange>
          </w:rPr>
          <w:delText>4.5.2</w:delText>
        </w:r>
        <w:r w:rsidDel="007640D8">
          <w:rPr>
            <w:rFonts w:eastAsiaTheme="minorEastAsia" w:cstheme="minorBidi"/>
            <w:noProof/>
            <w:color w:val="auto"/>
          </w:rPr>
          <w:tab/>
        </w:r>
        <w:r w:rsidRPr="007640D8" w:rsidDel="007640D8">
          <w:rPr>
            <w:noProof/>
            <w:rPrChange w:id="252" w:author="Yaniv Kalsky" w:date="2016-11-10T12:36:00Z">
              <w:rPr>
                <w:rStyle w:val="Hyperlink"/>
                <w:noProof/>
              </w:rPr>
            </w:rPrChange>
          </w:rPr>
          <w:delText>Quick overview on Nagios component &amp; how-to</w:delText>
        </w:r>
        <w:r w:rsidDel="007640D8">
          <w:rPr>
            <w:noProof/>
            <w:webHidden/>
          </w:rPr>
          <w:tab/>
        </w:r>
        <w:r w:rsidR="00905A65" w:rsidDel="007640D8">
          <w:rPr>
            <w:noProof/>
            <w:webHidden/>
          </w:rPr>
          <w:delText>26</w:delText>
        </w:r>
      </w:del>
    </w:p>
    <w:p w14:paraId="2A3707C3" w14:textId="1992B018" w:rsidR="00B85525" w:rsidDel="007640D8" w:rsidRDefault="00B85525">
      <w:pPr>
        <w:pStyle w:val="TOC2"/>
        <w:tabs>
          <w:tab w:val="left" w:pos="880"/>
          <w:tab w:val="right" w:leader="dot" w:pos="8630"/>
        </w:tabs>
        <w:rPr>
          <w:del w:id="253" w:author="Yaniv Kalsky" w:date="2016-11-10T12:36:00Z"/>
          <w:rFonts w:eastAsiaTheme="minorEastAsia" w:cstheme="minorBidi"/>
          <w:b w:val="0"/>
          <w:noProof/>
          <w:color w:val="auto"/>
        </w:rPr>
      </w:pPr>
      <w:del w:id="254" w:author="Yaniv Kalsky" w:date="2016-11-10T12:36:00Z">
        <w:r w:rsidRPr="007640D8" w:rsidDel="007640D8">
          <w:rPr>
            <w:noProof/>
            <w:rPrChange w:id="255" w:author="Yaniv Kalsky" w:date="2016-11-10T12:36:00Z">
              <w:rPr>
                <w:rStyle w:val="Hyperlink"/>
                <w:noProof/>
              </w:rPr>
            </w:rPrChange>
          </w:rPr>
          <w:delText>4.6</w:delText>
        </w:r>
        <w:r w:rsidDel="007640D8">
          <w:rPr>
            <w:rFonts w:eastAsiaTheme="minorEastAsia" w:cstheme="minorBidi"/>
            <w:b w:val="0"/>
            <w:noProof/>
            <w:color w:val="auto"/>
          </w:rPr>
          <w:tab/>
        </w:r>
        <w:r w:rsidRPr="007640D8" w:rsidDel="007640D8">
          <w:rPr>
            <w:noProof/>
            <w:rPrChange w:id="256" w:author="Yaniv Kalsky" w:date="2016-11-10T12:36:00Z">
              <w:rPr>
                <w:rStyle w:val="Hyperlink"/>
                <w:noProof/>
              </w:rPr>
            </w:rPrChange>
          </w:rPr>
          <w:delText>vROPS</w:delText>
        </w:r>
        <w:r w:rsidDel="007640D8">
          <w:rPr>
            <w:noProof/>
            <w:webHidden/>
          </w:rPr>
          <w:tab/>
        </w:r>
        <w:r w:rsidR="00905A65" w:rsidDel="007640D8">
          <w:rPr>
            <w:noProof/>
            <w:webHidden/>
          </w:rPr>
          <w:delText>26</w:delText>
        </w:r>
      </w:del>
    </w:p>
    <w:p w14:paraId="1C319F41" w14:textId="70052ED2" w:rsidR="00B85525" w:rsidDel="007640D8" w:rsidRDefault="00B85525">
      <w:pPr>
        <w:pStyle w:val="TOC2"/>
        <w:tabs>
          <w:tab w:val="left" w:pos="880"/>
          <w:tab w:val="right" w:leader="dot" w:pos="8630"/>
        </w:tabs>
        <w:rPr>
          <w:del w:id="257" w:author="Yaniv Kalsky" w:date="2016-11-10T12:36:00Z"/>
          <w:rFonts w:eastAsiaTheme="minorEastAsia" w:cstheme="minorBidi"/>
          <w:b w:val="0"/>
          <w:noProof/>
          <w:color w:val="auto"/>
        </w:rPr>
      </w:pPr>
      <w:del w:id="258" w:author="Yaniv Kalsky" w:date="2016-11-10T12:36:00Z">
        <w:r w:rsidRPr="007640D8" w:rsidDel="007640D8">
          <w:rPr>
            <w:noProof/>
            <w:rPrChange w:id="259" w:author="Yaniv Kalsky" w:date="2016-11-10T12:36:00Z">
              <w:rPr>
                <w:rStyle w:val="Hyperlink"/>
                <w:noProof/>
              </w:rPr>
            </w:rPrChange>
          </w:rPr>
          <w:delText>4.7</w:delText>
        </w:r>
        <w:r w:rsidDel="007640D8">
          <w:rPr>
            <w:rFonts w:eastAsiaTheme="minorEastAsia" w:cstheme="minorBidi"/>
            <w:b w:val="0"/>
            <w:noProof/>
            <w:color w:val="auto"/>
          </w:rPr>
          <w:tab/>
        </w:r>
        <w:r w:rsidRPr="007640D8" w:rsidDel="007640D8">
          <w:rPr>
            <w:noProof/>
            <w:rPrChange w:id="260" w:author="Yaniv Kalsky" w:date="2016-11-10T12:36:00Z">
              <w:rPr>
                <w:rStyle w:val="Hyperlink"/>
                <w:noProof/>
              </w:rPr>
            </w:rPrChange>
          </w:rPr>
          <w:delText>vLog Insight</w:delText>
        </w:r>
        <w:r w:rsidDel="007640D8">
          <w:rPr>
            <w:noProof/>
            <w:webHidden/>
          </w:rPr>
          <w:tab/>
        </w:r>
        <w:r w:rsidR="00905A65" w:rsidDel="007640D8">
          <w:rPr>
            <w:noProof/>
            <w:webHidden/>
          </w:rPr>
          <w:delText>27</w:delText>
        </w:r>
      </w:del>
    </w:p>
    <w:p w14:paraId="36B74B2B" w14:textId="20403C12" w:rsidR="00B85525" w:rsidDel="007640D8" w:rsidRDefault="00B85525">
      <w:pPr>
        <w:pStyle w:val="TOC2"/>
        <w:tabs>
          <w:tab w:val="left" w:pos="880"/>
          <w:tab w:val="right" w:leader="dot" w:pos="8630"/>
        </w:tabs>
        <w:rPr>
          <w:del w:id="261" w:author="Yaniv Kalsky" w:date="2016-11-10T12:36:00Z"/>
          <w:rFonts w:eastAsiaTheme="minorEastAsia" w:cstheme="minorBidi"/>
          <w:b w:val="0"/>
          <w:noProof/>
          <w:color w:val="auto"/>
        </w:rPr>
      </w:pPr>
      <w:del w:id="262" w:author="Yaniv Kalsky" w:date="2016-11-10T12:36:00Z">
        <w:r w:rsidRPr="007640D8" w:rsidDel="007640D8">
          <w:rPr>
            <w:noProof/>
            <w:rPrChange w:id="263" w:author="Yaniv Kalsky" w:date="2016-11-10T12:36:00Z">
              <w:rPr>
                <w:rStyle w:val="Hyperlink"/>
                <w:noProof/>
              </w:rPr>
            </w:rPrChange>
          </w:rPr>
          <w:delText>4.8</w:delText>
        </w:r>
        <w:r w:rsidDel="007640D8">
          <w:rPr>
            <w:rFonts w:eastAsiaTheme="minorEastAsia" w:cstheme="minorBidi"/>
            <w:b w:val="0"/>
            <w:noProof/>
            <w:color w:val="auto"/>
          </w:rPr>
          <w:tab/>
        </w:r>
        <w:r w:rsidRPr="007640D8" w:rsidDel="007640D8">
          <w:rPr>
            <w:noProof/>
            <w:rPrChange w:id="264" w:author="Yaniv Kalsky" w:date="2016-11-10T12:36:00Z">
              <w:rPr>
                <w:rStyle w:val="Hyperlink"/>
                <w:noProof/>
              </w:rPr>
            </w:rPrChange>
          </w:rPr>
          <w:delText>NSX</w:delText>
        </w:r>
        <w:r w:rsidDel="007640D8">
          <w:rPr>
            <w:noProof/>
            <w:webHidden/>
          </w:rPr>
          <w:tab/>
        </w:r>
        <w:r w:rsidR="00905A65" w:rsidDel="007640D8">
          <w:rPr>
            <w:noProof/>
            <w:webHidden/>
          </w:rPr>
          <w:delText>27</w:delText>
        </w:r>
      </w:del>
    </w:p>
    <w:p w14:paraId="30CB8032" w14:textId="3F79AD7E" w:rsidR="00B85525" w:rsidDel="007640D8" w:rsidRDefault="00B85525">
      <w:pPr>
        <w:pStyle w:val="TOC1"/>
        <w:tabs>
          <w:tab w:val="left" w:pos="440"/>
          <w:tab w:val="right" w:leader="dot" w:pos="8630"/>
        </w:tabs>
        <w:rPr>
          <w:del w:id="265" w:author="Yaniv Kalsky" w:date="2016-11-10T12:36:00Z"/>
          <w:rFonts w:eastAsiaTheme="minorEastAsia" w:cstheme="minorBidi"/>
          <w:b w:val="0"/>
          <w:noProof/>
          <w:color w:val="auto"/>
          <w:sz w:val="22"/>
          <w:szCs w:val="22"/>
        </w:rPr>
      </w:pPr>
      <w:del w:id="266" w:author="Yaniv Kalsky" w:date="2016-11-10T12:36:00Z">
        <w:r w:rsidRPr="007640D8" w:rsidDel="007640D8">
          <w:rPr>
            <w:noProof/>
            <w:rPrChange w:id="267" w:author="Yaniv Kalsky" w:date="2016-11-10T12:36:00Z">
              <w:rPr>
                <w:rStyle w:val="Hyperlink"/>
                <w:noProof/>
              </w:rPr>
            </w:rPrChange>
          </w:rPr>
          <w:delText>5</w:delText>
        </w:r>
        <w:r w:rsidDel="007640D8">
          <w:rPr>
            <w:rFonts w:eastAsiaTheme="minorEastAsia" w:cstheme="minorBidi"/>
            <w:b w:val="0"/>
            <w:noProof/>
            <w:color w:val="auto"/>
            <w:sz w:val="22"/>
            <w:szCs w:val="22"/>
          </w:rPr>
          <w:tab/>
        </w:r>
        <w:r w:rsidRPr="007640D8" w:rsidDel="007640D8">
          <w:rPr>
            <w:noProof/>
            <w:rPrChange w:id="268" w:author="Yaniv Kalsky" w:date="2016-11-10T12:36:00Z">
              <w:rPr>
                <w:rStyle w:val="Hyperlink"/>
                <w:noProof/>
              </w:rPr>
            </w:rPrChange>
          </w:rPr>
          <w:delText>Relevant HW/SW compatibility</w:delText>
        </w:r>
        <w:r w:rsidDel="007640D8">
          <w:rPr>
            <w:noProof/>
            <w:webHidden/>
          </w:rPr>
          <w:tab/>
        </w:r>
        <w:r w:rsidR="00905A65" w:rsidDel="007640D8">
          <w:rPr>
            <w:noProof/>
            <w:webHidden/>
          </w:rPr>
          <w:delText>29</w:delText>
        </w:r>
      </w:del>
    </w:p>
    <w:p w14:paraId="0A01D443" w14:textId="153F9B47" w:rsidR="00B85525" w:rsidDel="007640D8" w:rsidRDefault="00B85525">
      <w:pPr>
        <w:pStyle w:val="TOC1"/>
        <w:tabs>
          <w:tab w:val="left" w:pos="440"/>
          <w:tab w:val="right" w:leader="dot" w:pos="8630"/>
        </w:tabs>
        <w:rPr>
          <w:del w:id="269" w:author="Yaniv Kalsky" w:date="2016-11-10T12:36:00Z"/>
          <w:rFonts w:eastAsiaTheme="minorEastAsia" w:cstheme="minorBidi"/>
          <w:b w:val="0"/>
          <w:noProof/>
          <w:color w:val="auto"/>
          <w:sz w:val="22"/>
          <w:szCs w:val="22"/>
        </w:rPr>
      </w:pPr>
      <w:del w:id="270" w:author="Yaniv Kalsky" w:date="2016-11-10T12:36:00Z">
        <w:r w:rsidRPr="007640D8" w:rsidDel="007640D8">
          <w:rPr>
            <w:noProof/>
            <w:rPrChange w:id="271" w:author="Yaniv Kalsky" w:date="2016-11-10T12:36:00Z">
              <w:rPr>
                <w:rStyle w:val="Hyperlink"/>
                <w:noProof/>
              </w:rPr>
            </w:rPrChange>
          </w:rPr>
          <w:delText>6</w:delText>
        </w:r>
        <w:r w:rsidDel="007640D8">
          <w:rPr>
            <w:rFonts w:eastAsiaTheme="minorEastAsia" w:cstheme="minorBidi"/>
            <w:b w:val="0"/>
            <w:noProof/>
            <w:color w:val="auto"/>
            <w:sz w:val="22"/>
            <w:szCs w:val="22"/>
          </w:rPr>
          <w:tab/>
        </w:r>
        <w:r w:rsidRPr="007640D8" w:rsidDel="007640D8">
          <w:rPr>
            <w:noProof/>
            <w:rPrChange w:id="272" w:author="Yaniv Kalsky" w:date="2016-11-10T12:36:00Z">
              <w:rPr>
                <w:rStyle w:val="Hyperlink"/>
                <w:noProof/>
              </w:rPr>
            </w:rPrChange>
          </w:rPr>
          <w:delText>Managing scripts and drivers</w:delText>
        </w:r>
        <w:r w:rsidDel="007640D8">
          <w:rPr>
            <w:noProof/>
            <w:webHidden/>
          </w:rPr>
          <w:tab/>
        </w:r>
        <w:r w:rsidR="00905A65" w:rsidDel="007640D8">
          <w:rPr>
            <w:noProof/>
            <w:webHidden/>
          </w:rPr>
          <w:delText>30</w:delText>
        </w:r>
      </w:del>
    </w:p>
    <w:p w14:paraId="0338B681" w14:textId="3FF53438" w:rsidR="00B85525" w:rsidDel="007640D8" w:rsidRDefault="00B85525">
      <w:pPr>
        <w:pStyle w:val="TOC2"/>
        <w:tabs>
          <w:tab w:val="left" w:pos="880"/>
          <w:tab w:val="right" w:leader="dot" w:pos="8630"/>
        </w:tabs>
        <w:rPr>
          <w:del w:id="273" w:author="Yaniv Kalsky" w:date="2016-11-10T12:36:00Z"/>
          <w:rFonts w:eastAsiaTheme="minorEastAsia" w:cstheme="minorBidi"/>
          <w:b w:val="0"/>
          <w:noProof/>
          <w:color w:val="auto"/>
        </w:rPr>
      </w:pPr>
      <w:del w:id="274" w:author="Yaniv Kalsky" w:date="2016-11-10T12:36:00Z">
        <w:r w:rsidRPr="007640D8" w:rsidDel="007640D8">
          <w:rPr>
            <w:noProof/>
            <w:rPrChange w:id="275" w:author="Yaniv Kalsky" w:date="2016-11-10T12:36:00Z">
              <w:rPr>
                <w:rStyle w:val="Hyperlink"/>
                <w:noProof/>
              </w:rPr>
            </w:rPrChange>
          </w:rPr>
          <w:delText>6.1</w:delText>
        </w:r>
        <w:r w:rsidDel="007640D8">
          <w:rPr>
            <w:rFonts w:eastAsiaTheme="minorEastAsia" w:cstheme="minorBidi"/>
            <w:b w:val="0"/>
            <w:noProof/>
            <w:color w:val="auto"/>
          </w:rPr>
          <w:tab/>
        </w:r>
        <w:r w:rsidRPr="007640D8" w:rsidDel="007640D8">
          <w:rPr>
            <w:noProof/>
            <w:rPrChange w:id="276" w:author="Yaniv Kalsky" w:date="2016-11-10T12:36:00Z">
              <w:rPr>
                <w:rStyle w:val="Hyperlink"/>
                <w:noProof/>
              </w:rPr>
            </w:rPrChange>
          </w:rPr>
          <w:delText>Downloading a script/driver file from CloudShell</w:delText>
        </w:r>
        <w:r w:rsidDel="007640D8">
          <w:rPr>
            <w:noProof/>
            <w:webHidden/>
          </w:rPr>
          <w:tab/>
        </w:r>
        <w:r w:rsidR="00905A65" w:rsidDel="007640D8">
          <w:rPr>
            <w:noProof/>
            <w:webHidden/>
          </w:rPr>
          <w:delText>31</w:delText>
        </w:r>
      </w:del>
    </w:p>
    <w:p w14:paraId="31BE3421" w14:textId="604F1A18" w:rsidR="00B85525" w:rsidDel="007640D8" w:rsidRDefault="00B85525">
      <w:pPr>
        <w:pStyle w:val="TOC2"/>
        <w:tabs>
          <w:tab w:val="left" w:pos="880"/>
          <w:tab w:val="right" w:leader="dot" w:pos="8630"/>
        </w:tabs>
        <w:rPr>
          <w:del w:id="277" w:author="Yaniv Kalsky" w:date="2016-11-10T12:36:00Z"/>
          <w:rFonts w:eastAsiaTheme="minorEastAsia" w:cstheme="minorBidi"/>
          <w:b w:val="0"/>
          <w:noProof/>
          <w:color w:val="auto"/>
        </w:rPr>
      </w:pPr>
      <w:del w:id="278" w:author="Yaniv Kalsky" w:date="2016-11-10T12:36:00Z">
        <w:r w:rsidRPr="007640D8" w:rsidDel="007640D8">
          <w:rPr>
            <w:noProof/>
            <w:rPrChange w:id="279" w:author="Yaniv Kalsky" w:date="2016-11-10T12:36:00Z">
              <w:rPr>
                <w:rStyle w:val="Hyperlink"/>
                <w:noProof/>
              </w:rPr>
            </w:rPrChange>
          </w:rPr>
          <w:delText>6.2</w:delText>
        </w:r>
        <w:r w:rsidDel="007640D8">
          <w:rPr>
            <w:rFonts w:eastAsiaTheme="minorEastAsia" w:cstheme="minorBidi"/>
            <w:b w:val="0"/>
            <w:noProof/>
            <w:color w:val="auto"/>
          </w:rPr>
          <w:tab/>
        </w:r>
        <w:r w:rsidRPr="007640D8" w:rsidDel="007640D8">
          <w:rPr>
            <w:noProof/>
            <w:rPrChange w:id="280" w:author="Yaniv Kalsky" w:date="2016-11-10T12:36:00Z">
              <w:rPr>
                <w:rStyle w:val="Hyperlink"/>
                <w:noProof/>
              </w:rPr>
            </w:rPrChange>
          </w:rPr>
          <w:delText>Updating a script file</w:delText>
        </w:r>
        <w:r w:rsidDel="007640D8">
          <w:rPr>
            <w:noProof/>
            <w:webHidden/>
          </w:rPr>
          <w:tab/>
        </w:r>
        <w:r w:rsidR="00905A65" w:rsidDel="007640D8">
          <w:rPr>
            <w:noProof/>
            <w:webHidden/>
          </w:rPr>
          <w:delText>31</w:delText>
        </w:r>
      </w:del>
    </w:p>
    <w:p w14:paraId="68E2917B" w14:textId="0BC8F4EC" w:rsidR="00B85525" w:rsidDel="007640D8" w:rsidRDefault="00B85525">
      <w:pPr>
        <w:pStyle w:val="TOC2"/>
        <w:tabs>
          <w:tab w:val="left" w:pos="880"/>
          <w:tab w:val="right" w:leader="dot" w:pos="8630"/>
        </w:tabs>
        <w:rPr>
          <w:del w:id="281" w:author="Yaniv Kalsky" w:date="2016-11-10T12:36:00Z"/>
          <w:rFonts w:eastAsiaTheme="minorEastAsia" w:cstheme="minorBidi"/>
          <w:b w:val="0"/>
          <w:noProof/>
          <w:color w:val="auto"/>
        </w:rPr>
      </w:pPr>
      <w:del w:id="282" w:author="Yaniv Kalsky" w:date="2016-11-10T12:36:00Z">
        <w:r w:rsidRPr="007640D8" w:rsidDel="007640D8">
          <w:rPr>
            <w:noProof/>
            <w:rPrChange w:id="283" w:author="Yaniv Kalsky" w:date="2016-11-10T12:36:00Z">
              <w:rPr>
                <w:rStyle w:val="Hyperlink"/>
                <w:noProof/>
              </w:rPr>
            </w:rPrChange>
          </w:rPr>
          <w:delText>6.3</w:delText>
        </w:r>
        <w:r w:rsidDel="007640D8">
          <w:rPr>
            <w:rFonts w:eastAsiaTheme="minorEastAsia" w:cstheme="minorBidi"/>
            <w:b w:val="0"/>
            <w:noProof/>
            <w:color w:val="auto"/>
          </w:rPr>
          <w:tab/>
        </w:r>
        <w:r w:rsidRPr="007640D8" w:rsidDel="007640D8">
          <w:rPr>
            <w:noProof/>
            <w:rPrChange w:id="284" w:author="Yaniv Kalsky" w:date="2016-11-10T12:36:00Z">
              <w:rPr>
                <w:rStyle w:val="Hyperlink"/>
                <w:noProof/>
              </w:rPr>
            </w:rPrChange>
          </w:rPr>
          <w:delText>Updating a driver</w:delText>
        </w:r>
        <w:r w:rsidDel="007640D8">
          <w:rPr>
            <w:noProof/>
            <w:webHidden/>
          </w:rPr>
          <w:tab/>
        </w:r>
        <w:r w:rsidR="00905A65" w:rsidDel="007640D8">
          <w:rPr>
            <w:noProof/>
            <w:webHidden/>
          </w:rPr>
          <w:delText>31</w:delText>
        </w:r>
      </w:del>
    </w:p>
    <w:p w14:paraId="56F41511" w14:textId="6042ED83" w:rsidR="00B85525" w:rsidDel="007640D8" w:rsidRDefault="00B85525">
      <w:pPr>
        <w:pStyle w:val="TOC1"/>
        <w:tabs>
          <w:tab w:val="left" w:pos="440"/>
          <w:tab w:val="right" w:leader="dot" w:pos="8630"/>
        </w:tabs>
        <w:rPr>
          <w:del w:id="285" w:author="Yaniv Kalsky" w:date="2016-11-10T12:36:00Z"/>
          <w:rFonts w:eastAsiaTheme="minorEastAsia" w:cstheme="minorBidi"/>
          <w:b w:val="0"/>
          <w:noProof/>
          <w:color w:val="auto"/>
          <w:sz w:val="22"/>
          <w:szCs w:val="22"/>
        </w:rPr>
      </w:pPr>
      <w:del w:id="286" w:author="Yaniv Kalsky" w:date="2016-11-10T12:36:00Z">
        <w:r w:rsidRPr="007640D8" w:rsidDel="007640D8">
          <w:rPr>
            <w:noProof/>
            <w:rPrChange w:id="287" w:author="Yaniv Kalsky" w:date="2016-11-10T12:36:00Z">
              <w:rPr>
                <w:rStyle w:val="Hyperlink"/>
                <w:noProof/>
              </w:rPr>
            </w:rPrChange>
          </w:rPr>
          <w:delText>7</w:delText>
        </w:r>
        <w:r w:rsidDel="007640D8">
          <w:rPr>
            <w:rFonts w:eastAsiaTheme="minorEastAsia" w:cstheme="minorBidi"/>
            <w:b w:val="0"/>
            <w:noProof/>
            <w:color w:val="auto"/>
            <w:sz w:val="22"/>
            <w:szCs w:val="22"/>
          </w:rPr>
          <w:tab/>
        </w:r>
        <w:r w:rsidRPr="007640D8" w:rsidDel="007640D8">
          <w:rPr>
            <w:noProof/>
            <w:rPrChange w:id="288" w:author="Yaniv Kalsky" w:date="2016-11-10T12:36:00Z">
              <w:rPr>
                <w:rStyle w:val="Hyperlink"/>
                <w:noProof/>
              </w:rPr>
            </w:rPrChange>
          </w:rPr>
          <w:delText>Post-Deployment How-to and extra steps</w:delText>
        </w:r>
        <w:r w:rsidDel="007640D8">
          <w:rPr>
            <w:noProof/>
            <w:webHidden/>
          </w:rPr>
          <w:tab/>
        </w:r>
        <w:r w:rsidR="00905A65" w:rsidDel="007640D8">
          <w:rPr>
            <w:noProof/>
            <w:webHidden/>
          </w:rPr>
          <w:delText>33</w:delText>
        </w:r>
      </w:del>
    </w:p>
    <w:p w14:paraId="6CD910E7" w14:textId="27F4BEB4" w:rsidR="00B85525" w:rsidDel="007640D8" w:rsidRDefault="00B85525">
      <w:pPr>
        <w:pStyle w:val="TOC2"/>
        <w:tabs>
          <w:tab w:val="left" w:pos="880"/>
          <w:tab w:val="right" w:leader="dot" w:pos="8630"/>
        </w:tabs>
        <w:rPr>
          <w:del w:id="289" w:author="Yaniv Kalsky" w:date="2016-11-10T12:36:00Z"/>
          <w:rFonts w:eastAsiaTheme="minorEastAsia" w:cstheme="minorBidi"/>
          <w:b w:val="0"/>
          <w:noProof/>
          <w:color w:val="auto"/>
        </w:rPr>
      </w:pPr>
      <w:del w:id="290" w:author="Yaniv Kalsky" w:date="2016-11-10T12:36:00Z">
        <w:r w:rsidRPr="007640D8" w:rsidDel="007640D8">
          <w:rPr>
            <w:noProof/>
            <w:rPrChange w:id="291" w:author="Yaniv Kalsky" w:date="2016-11-10T12:36:00Z">
              <w:rPr>
                <w:rStyle w:val="Hyperlink"/>
                <w:noProof/>
              </w:rPr>
            </w:rPrChange>
          </w:rPr>
          <w:delText>7.1</w:delText>
        </w:r>
        <w:r w:rsidDel="007640D8">
          <w:rPr>
            <w:rFonts w:eastAsiaTheme="minorEastAsia" w:cstheme="minorBidi"/>
            <w:b w:val="0"/>
            <w:noProof/>
            <w:color w:val="auto"/>
          </w:rPr>
          <w:tab/>
        </w:r>
        <w:r w:rsidRPr="007640D8" w:rsidDel="007640D8">
          <w:rPr>
            <w:noProof/>
            <w:rPrChange w:id="292" w:author="Yaniv Kalsky" w:date="2016-11-10T12:36:00Z">
              <w:rPr>
                <w:rStyle w:val="Hyperlink"/>
                <w:noProof/>
              </w:rPr>
            </w:rPrChange>
          </w:rPr>
          <w:delText>Using the ScaleIO web plugin</w:delText>
        </w:r>
        <w:r w:rsidDel="007640D8">
          <w:rPr>
            <w:noProof/>
            <w:webHidden/>
          </w:rPr>
          <w:tab/>
        </w:r>
        <w:r w:rsidR="00905A65" w:rsidDel="007640D8">
          <w:rPr>
            <w:noProof/>
            <w:webHidden/>
          </w:rPr>
          <w:delText>33</w:delText>
        </w:r>
      </w:del>
    </w:p>
    <w:p w14:paraId="5E6A650D" w14:textId="081628E4" w:rsidR="00B85525" w:rsidDel="007640D8" w:rsidRDefault="00B85525">
      <w:pPr>
        <w:pStyle w:val="TOC2"/>
        <w:tabs>
          <w:tab w:val="left" w:pos="880"/>
          <w:tab w:val="right" w:leader="dot" w:pos="8630"/>
        </w:tabs>
        <w:rPr>
          <w:del w:id="293" w:author="Yaniv Kalsky" w:date="2016-11-10T12:36:00Z"/>
          <w:rFonts w:eastAsiaTheme="minorEastAsia" w:cstheme="minorBidi"/>
          <w:b w:val="0"/>
          <w:noProof/>
          <w:color w:val="auto"/>
        </w:rPr>
      </w:pPr>
      <w:del w:id="294" w:author="Yaniv Kalsky" w:date="2016-11-10T12:36:00Z">
        <w:r w:rsidRPr="007640D8" w:rsidDel="007640D8">
          <w:rPr>
            <w:noProof/>
            <w:rPrChange w:id="295" w:author="Yaniv Kalsky" w:date="2016-11-10T12:36:00Z">
              <w:rPr>
                <w:rStyle w:val="Hyperlink"/>
                <w:noProof/>
              </w:rPr>
            </w:rPrChange>
          </w:rPr>
          <w:delText>7.2</w:delText>
        </w:r>
        <w:r w:rsidDel="007640D8">
          <w:rPr>
            <w:rFonts w:eastAsiaTheme="minorEastAsia" w:cstheme="minorBidi"/>
            <w:b w:val="0"/>
            <w:noProof/>
            <w:color w:val="auto"/>
          </w:rPr>
          <w:tab/>
        </w:r>
        <w:r w:rsidRPr="007640D8" w:rsidDel="007640D8">
          <w:rPr>
            <w:noProof/>
            <w:rPrChange w:id="296" w:author="Yaniv Kalsky" w:date="2016-11-10T12:36:00Z">
              <w:rPr>
                <w:rStyle w:val="Hyperlink"/>
                <w:noProof/>
              </w:rPr>
            </w:rPrChange>
          </w:rPr>
          <w:delText>Nagios</w:delText>
        </w:r>
        <w:r w:rsidDel="007640D8">
          <w:rPr>
            <w:noProof/>
            <w:webHidden/>
          </w:rPr>
          <w:tab/>
        </w:r>
        <w:r w:rsidR="00905A65" w:rsidDel="007640D8">
          <w:rPr>
            <w:noProof/>
            <w:webHidden/>
          </w:rPr>
          <w:delText>33</w:delText>
        </w:r>
      </w:del>
    </w:p>
    <w:p w14:paraId="32B39CBC" w14:textId="7167D8B5" w:rsidR="00B85525" w:rsidDel="007640D8" w:rsidRDefault="00B85525">
      <w:pPr>
        <w:pStyle w:val="TOC2"/>
        <w:tabs>
          <w:tab w:val="left" w:pos="880"/>
          <w:tab w:val="right" w:leader="dot" w:pos="8630"/>
        </w:tabs>
        <w:rPr>
          <w:del w:id="297" w:author="Yaniv Kalsky" w:date="2016-11-10T12:36:00Z"/>
          <w:rFonts w:eastAsiaTheme="minorEastAsia" w:cstheme="minorBidi"/>
          <w:b w:val="0"/>
          <w:noProof/>
          <w:color w:val="auto"/>
        </w:rPr>
      </w:pPr>
      <w:del w:id="298" w:author="Yaniv Kalsky" w:date="2016-11-10T12:36:00Z">
        <w:r w:rsidRPr="007640D8" w:rsidDel="007640D8">
          <w:rPr>
            <w:noProof/>
            <w:rPrChange w:id="299" w:author="Yaniv Kalsky" w:date="2016-11-10T12:36:00Z">
              <w:rPr>
                <w:rStyle w:val="Hyperlink"/>
                <w:noProof/>
              </w:rPr>
            </w:rPrChange>
          </w:rPr>
          <w:delText>7.3</w:delText>
        </w:r>
        <w:r w:rsidDel="007640D8">
          <w:rPr>
            <w:rFonts w:eastAsiaTheme="minorEastAsia" w:cstheme="minorBidi"/>
            <w:b w:val="0"/>
            <w:noProof/>
            <w:color w:val="auto"/>
          </w:rPr>
          <w:tab/>
        </w:r>
        <w:r w:rsidRPr="007640D8" w:rsidDel="007640D8">
          <w:rPr>
            <w:noProof/>
            <w:rPrChange w:id="300" w:author="Yaniv Kalsky" w:date="2016-11-10T12:36:00Z">
              <w:rPr>
                <w:rStyle w:val="Hyperlink"/>
                <w:noProof/>
              </w:rPr>
            </w:rPrChange>
          </w:rPr>
          <w:delText>vLog Insight, vROPS &amp; NSX</w:delText>
        </w:r>
        <w:r w:rsidDel="007640D8">
          <w:rPr>
            <w:noProof/>
            <w:webHidden/>
          </w:rPr>
          <w:tab/>
        </w:r>
        <w:r w:rsidR="00905A65" w:rsidDel="007640D8">
          <w:rPr>
            <w:noProof/>
            <w:webHidden/>
          </w:rPr>
          <w:delText>34</w:delText>
        </w:r>
      </w:del>
    </w:p>
    <w:p w14:paraId="2F909930" w14:textId="0E0724E5" w:rsidR="00B85525" w:rsidDel="007640D8" w:rsidRDefault="00B85525">
      <w:pPr>
        <w:pStyle w:val="TOC1"/>
        <w:tabs>
          <w:tab w:val="left" w:pos="440"/>
          <w:tab w:val="right" w:leader="dot" w:pos="8630"/>
        </w:tabs>
        <w:rPr>
          <w:del w:id="301" w:author="Yaniv Kalsky" w:date="2016-11-10T12:36:00Z"/>
          <w:rFonts w:eastAsiaTheme="minorEastAsia" w:cstheme="minorBidi"/>
          <w:b w:val="0"/>
          <w:noProof/>
          <w:color w:val="auto"/>
          <w:sz w:val="22"/>
          <w:szCs w:val="22"/>
        </w:rPr>
      </w:pPr>
      <w:del w:id="302" w:author="Yaniv Kalsky" w:date="2016-11-10T12:36:00Z">
        <w:r w:rsidRPr="007640D8" w:rsidDel="007640D8">
          <w:rPr>
            <w:noProof/>
            <w:rPrChange w:id="303" w:author="Yaniv Kalsky" w:date="2016-11-10T12:36:00Z">
              <w:rPr>
                <w:rStyle w:val="Hyperlink"/>
                <w:noProof/>
              </w:rPr>
            </w:rPrChange>
          </w:rPr>
          <w:delText>8</w:delText>
        </w:r>
        <w:r w:rsidDel="007640D8">
          <w:rPr>
            <w:rFonts w:eastAsiaTheme="minorEastAsia" w:cstheme="minorBidi"/>
            <w:b w:val="0"/>
            <w:noProof/>
            <w:color w:val="auto"/>
            <w:sz w:val="22"/>
            <w:szCs w:val="22"/>
          </w:rPr>
          <w:tab/>
        </w:r>
        <w:r w:rsidRPr="007640D8" w:rsidDel="007640D8">
          <w:rPr>
            <w:noProof/>
            <w:rPrChange w:id="304" w:author="Yaniv Kalsky" w:date="2016-11-10T12:36:00Z">
              <w:rPr>
                <w:rStyle w:val="Hyperlink"/>
                <w:noProof/>
              </w:rPr>
            </w:rPrChange>
          </w:rPr>
          <w:delText>Known Gaps</w:delText>
        </w:r>
        <w:r w:rsidDel="007640D8">
          <w:rPr>
            <w:noProof/>
            <w:webHidden/>
          </w:rPr>
          <w:tab/>
        </w:r>
        <w:r w:rsidR="00905A65" w:rsidDel="007640D8">
          <w:rPr>
            <w:noProof/>
            <w:webHidden/>
          </w:rPr>
          <w:delText>36</w:delText>
        </w:r>
      </w:del>
    </w:p>
    <w:p w14:paraId="59518573" w14:textId="50126DF5" w:rsidR="00B85525" w:rsidDel="007640D8" w:rsidRDefault="00B85525">
      <w:pPr>
        <w:pStyle w:val="TOC2"/>
        <w:tabs>
          <w:tab w:val="left" w:pos="880"/>
          <w:tab w:val="right" w:leader="dot" w:pos="8630"/>
        </w:tabs>
        <w:rPr>
          <w:del w:id="305" w:author="Yaniv Kalsky" w:date="2016-11-10T12:36:00Z"/>
          <w:rFonts w:eastAsiaTheme="minorEastAsia" w:cstheme="minorBidi"/>
          <w:b w:val="0"/>
          <w:noProof/>
          <w:color w:val="auto"/>
        </w:rPr>
      </w:pPr>
      <w:del w:id="306" w:author="Yaniv Kalsky" w:date="2016-11-10T12:36:00Z">
        <w:r w:rsidRPr="007640D8" w:rsidDel="007640D8">
          <w:rPr>
            <w:noProof/>
            <w:rPrChange w:id="307" w:author="Yaniv Kalsky" w:date="2016-11-10T12:36:00Z">
              <w:rPr>
                <w:rStyle w:val="Hyperlink"/>
                <w:noProof/>
              </w:rPr>
            </w:rPrChange>
          </w:rPr>
          <w:delText>8.1</w:delText>
        </w:r>
        <w:r w:rsidDel="007640D8">
          <w:rPr>
            <w:rFonts w:eastAsiaTheme="minorEastAsia" w:cstheme="minorBidi"/>
            <w:b w:val="0"/>
            <w:noProof/>
            <w:color w:val="auto"/>
          </w:rPr>
          <w:tab/>
        </w:r>
        <w:r w:rsidRPr="007640D8" w:rsidDel="007640D8">
          <w:rPr>
            <w:noProof/>
            <w:rPrChange w:id="308" w:author="Yaniv Kalsky" w:date="2016-11-10T12:36:00Z">
              <w:rPr>
                <w:rStyle w:val="Hyperlink"/>
                <w:noProof/>
              </w:rPr>
            </w:rPrChange>
          </w:rPr>
          <w:delText>Versa Gaps</w:delText>
        </w:r>
        <w:r w:rsidDel="007640D8">
          <w:rPr>
            <w:noProof/>
            <w:webHidden/>
          </w:rPr>
          <w:tab/>
        </w:r>
        <w:r w:rsidR="00905A65" w:rsidDel="007640D8">
          <w:rPr>
            <w:noProof/>
            <w:webHidden/>
          </w:rPr>
          <w:delText>36</w:delText>
        </w:r>
      </w:del>
    </w:p>
    <w:p w14:paraId="277983C4" w14:textId="17C4CA0A" w:rsidR="00B85525" w:rsidDel="007640D8" w:rsidRDefault="00B85525">
      <w:pPr>
        <w:pStyle w:val="TOC2"/>
        <w:tabs>
          <w:tab w:val="left" w:pos="880"/>
          <w:tab w:val="right" w:leader="dot" w:pos="8630"/>
        </w:tabs>
        <w:rPr>
          <w:del w:id="309" w:author="Yaniv Kalsky" w:date="2016-11-10T12:36:00Z"/>
          <w:rFonts w:eastAsiaTheme="minorEastAsia" w:cstheme="minorBidi"/>
          <w:b w:val="0"/>
          <w:noProof/>
          <w:color w:val="auto"/>
        </w:rPr>
      </w:pPr>
      <w:del w:id="310" w:author="Yaniv Kalsky" w:date="2016-11-10T12:36:00Z">
        <w:r w:rsidRPr="007640D8" w:rsidDel="007640D8">
          <w:rPr>
            <w:noProof/>
            <w:rPrChange w:id="311" w:author="Yaniv Kalsky" w:date="2016-11-10T12:36:00Z">
              <w:rPr>
                <w:rStyle w:val="Hyperlink"/>
                <w:noProof/>
              </w:rPr>
            </w:rPrChange>
          </w:rPr>
          <w:delText>8.2</w:delText>
        </w:r>
        <w:r w:rsidDel="007640D8">
          <w:rPr>
            <w:rFonts w:eastAsiaTheme="minorEastAsia" w:cstheme="minorBidi"/>
            <w:b w:val="0"/>
            <w:noProof/>
            <w:color w:val="auto"/>
          </w:rPr>
          <w:tab/>
        </w:r>
        <w:r w:rsidRPr="007640D8" w:rsidDel="007640D8">
          <w:rPr>
            <w:noProof/>
            <w:rPrChange w:id="312" w:author="Yaniv Kalsky" w:date="2016-11-10T12:36:00Z">
              <w:rPr>
                <w:rStyle w:val="Hyperlink"/>
                <w:noProof/>
              </w:rPr>
            </w:rPrChange>
          </w:rPr>
          <w:delText>vCenter Gaps</w:delText>
        </w:r>
        <w:r w:rsidDel="007640D8">
          <w:rPr>
            <w:noProof/>
            <w:webHidden/>
          </w:rPr>
          <w:tab/>
        </w:r>
        <w:r w:rsidR="00905A65" w:rsidDel="007640D8">
          <w:rPr>
            <w:noProof/>
            <w:webHidden/>
          </w:rPr>
          <w:delText>36</w:delText>
        </w:r>
      </w:del>
    </w:p>
    <w:p w14:paraId="7BC0BAC2" w14:textId="462BD04D" w:rsidR="00B85525" w:rsidDel="007640D8" w:rsidRDefault="00B85525">
      <w:pPr>
        <w:pStyle w:val="TOC2"/>
        <w:tabs>
          <w:tab w:val="left" w:pos="880"/>
          <w:tab w:val="right" w:leader="dot" w:pos="8630"/>
        </w:tabs>
        <w:rPr>
          <w:del w:id="313" w:author="Yaniv Kalsky" w:date="2016-11-10T12:36:00Z"/>
          <w:rFonts w:eastAsiaTheme="minorEastAsia" w:cstheme="minorBidi"/>
          <w:b w:val="0"/>
          <w:noProof/>
          <w:color w:val="auto"/>
        </w:rPr>
      </w:pPr>
      <w:del w:id="314" w:author="Yaniv Kalsky" w:date="2016-11-10T12:36:00Z">
        <w:r w:rsidRPr="007640D8" w:rsidDel="007640D8">
          <w:rPr>
            <w:noProof/>
            <w:rPrChange w:id="315" w:author="Yaniv Kalsky" w:date="2016-11-10T12:36:00Z">
              <w:rPr>
                <w:rStyle w:val="Hyperlink"/>
                <w:noProof/>
              </w:rPr>
            </w:rPrChange>
          </w:rPr>
          <w:delText>8.3</w:delText>
        </w:r>
        <w:r w:rsidDel="007640D8">
          <w:rPr>
            <w:rFonts w:eastAsiaTheme="minorEastAsia" w:cstheme="minorBidi"/>
            <w:b w:val="0"/>
            <w:noProof/>
            <w:color w:val="auto"/>
          </w:rPr>
          <w:tab/>
        </w:r>
        <w:r w:rsidRPr="007640D8" w:rsidDel="007640D8">
          <w:rPr>
            <w:noProof/>
            <w:rPrChange w:id="316" w:author="Yaniv Kalsky" w:date="2016-11-10T12:36:00Z">
              <w:rPr>
                <w:rStyle w:val="Hyperlink"/>
                <w:noProof/>
              </w:rPr>
            </w:rPrChange>
          </w:rPr>
          <w:delText>Nagios Gaps</w:delText>
        </w:r>
        <w:r w:rsidDel="007640D8">
          <w:rPr>
            <w:noProof/>
            <w:webHidden/>
          </w:rPr>
          <w:tab/>
        </w:r>
        <w:r w:rsidR="00905A65" w:rsidDel="007640D8">
          <w:rPr>
            <w:noProof/>
            <w:webHidden/>
          </w:rPr>
          <w:delText>37</w:delText>
        </w:r>
      </w:del>
    </w:p>
    <w:p w14:paraId="2BC9AC66" w14:textId="31D55974" w:rsidR="00B85525" w:rsidDel="007640D8" w:rsidRDefault="00B85525">
      <w:pPr>
        <w:pStyle w:val="TOC2"/>
        <w:tabs>
          <w:tab w:val="left" w:pos="880"/>
          <w:tab w:val="right" w:leader="dot" w:pos="8630"/>
        </w:tabs>
        <w:rPr>
          <w:del w:id="317" w:author="Yaniv Kalsky" w:date="2016-11-10T12:36:00Z"/>
          <w:rFonts w:eastAsiaTheme="minorEastAsia" w:cstheme="minorBidi"/>
          <w:b w:val="0"/>
          <w:noProof/>
          <w:color w:val="auto"/>
        </w:rPr>
      </w:pPr>
      <w:del w:id="318" w:author="Yaniv Kalsky" w:date="2016-11-10T12:36:00Z">
        <w:r w:rsidRPr="007640D8" w:rsidDel="007640D8">
          <w:rPr>
            <w:noProof/>
            <w:rPrChange w:id="319" w:author="Yaniv Kalsky" w:date="2016-11-10T12:36:00Z">
              <w:rPr>
                <w:rStyle w:val="Hyperlink"/>
                <w:noProof/>
              </w:rPr>
            </w:rPrChange>
          </w:rPr>
          <w:delText>8.4</w:delText>
        </w:r>
        <w:r w:rsidDel="007640D8">
          <w:rPr>
            <w:rFonts w:eastAsiaTheme="minorEastAsia" w:cstheme="minorBidi"/>
            <w:b w:val="0"/>
            <w:noProof/>
            <w:color w:val="auto"/>
          </w:rPr>
          <w:tab/>
        </w:r>
        <w:r w:rsidRPr="007640D8" w:rsidDel="007640D8">
          <w:rPr>
            <w:noProof/>
            <w:rPrChange w:id="320" w:author="Yaniv Kalsky" w:date="2016-11-10T12:36:00Z">
              <w:rPr>
                <w:rStyle w:val="Hyperlink"/>
                <w:noProof/>
              </w:rPr>
            </w:rPrChange>
          </w:rPr>
          <w:delText>ScaleIO Gaps</w:delText>
        </w:r>
        <w:r w:rsidDel="007640D8">
          <w:rPr>
            <w:noProof/>
            <w:webHidden/>
          </w:rPr>
          <w:tab/>
        </w:r>
        <w:r w:rsidR="00905A65" w:rsidDel="007640D8">
          <w:rPr>
            <w:noProof/>
            <w:webHidden/>
          </w:rPr>
          <w:delText>37</w:delText>
        </w:r>
      </w:del>
    </w:p>
    <w:p w14:paraId="72E78BB6" w14:textId="7D2C17C9" w:rsidR="00B85525" w:rsidDel="007640D8" w:rsidRDefault="00B85525">
      <w:pPr>
        <w:pStyle w:val="TOC1"/>
        <w:tabs>
          <w:tab w:val="left" w:pos="440"/>
          <w:tab w:val="right" w:leader="dot" w:pos="8630"/>
        </w:tabs>
        <w:rPr>
          <w:del w:id="321" w:author="Yaniv Kalsky" w:date="2016-11-10T12:36:00Z"/>
          <w:rFonts w:eastAsiaTheme="minorEastAsia" w:cstheme="minorBidi"/>
          <w:b w:val="0"/>
          <w:noProof/>
          <w:color w:val="auto"/>
          <w:sz w:val="22"/>
          <w:szCs w:val="22"/>
        </w:rPr>
      </w:pPr>
      <w:del w:id="322" w:author="Yaniv Kalsky" w:date="2016-11-10T12:36:00Z">
        <w:r w:rsidRPr="007640D8" w:rsidDel="007640D8">
          <w:rPr>
            <w:noProof/>
            <w:rPrChange w:id="323" w:author="Yaniv Kalsky" w:date="2016-11-10T12:36:00Z">
              <w:rPr>
                <w:rStyle w:val="Hyperlink"/>
                <w:noProof/>
              </w:rPr>
            </w:rPrChange>
          </w:rPr>
          <w:delText>9</w:delText>
        </w:r>
        <w:r w:rsidDel="007640D8">
          <w:rPr>
            <w:rFonts w:eastAsiaTheme="minorEastAsia" w:cstheme="minorBidi"/>
            <w:b w:val="0"/>
            <w:noProof/>
            <w:color w:val="auto"/>
            <w:sz w:val="22"/>
            <w:szCs w:val="22"/>
          </w:rPr>
          <w:tab/>
        </w:r>
        <w:r w:rsidRPr="007640D8" w:rsidDel="007640D8">
          <w:rPr>
            <w:noProof/>
            <w:rPrChange w:id="324" w:author="Yaniv Kalsky" w:date="2016-11-10T12:36:00Z">
              <w:rPr>
                <w:rStyle w:val="Hyperlink"/>
                <w:noProof/>
              </w:rPr>
            </w:rPrChange>
          </w:rPr>
          <w:delText>Known Issues</w:delText>
        </w:r>
        <w:r w:rsidDel="007640D8">
          <w:rPr>
            <w:noProof/>
            <w:webHidden/>
          </w:rPr>
          <w:tab/>
        </w:r>
        <w:r w:rsidR="00905A65" w:rsidDel="007640D8">
          <w:rPr>
            <w:noProof/>
            <w:webHidden/>
          </w:rPr>
          <w:delText>38</w:delText>
        </w:r>
      </w:del>
    </w:p>
    <w:p w14:paraId="37E7A9F9" w14:textId="1E86B41C" w:rsidR="00B85525" w:rsidDel="007640D8" w:rsidRDefault="00B85525">
      <w:pPr>
        <w:pStyle w:val="TOC1"/>
        <w:tabs>
          <w:tab w:val="left" w:pos="660"/>
          <w:tab w:val="right" w:leader="dot" w:pos="8630"/>
        </w:tabs>
        <w:rPr>
          <w:del w:id="325" w:author="Yaniv Kalsky" w:date="2016-11-10T12:36:00Z"/>
          <w:rFonts w:eastAsiaTheme="minorEastAsia" w:cstheme="minorBidi"/>
          <w:b w:val="0"/>
          <w:noProof/>
          <w:color w:val="auto"/>
          <w:sz w:val="22"/>
          <w:szCs w:val="22"/>
        </w:rPr>
      </w:pPr>
      <w:del w:id="326" w:author="Yaniv Kalsky" w:date="2016-11-10T12:36:00Z">
        <w:r w:rsidRPr="007640D8" w:rsidDel="007640D8">
          <w:rPr>
            <w:noProof/>
            <w:rPrChange w:id="327" w:author="Yaniv Kalsky" w:date="2016-11-10T12:36:00Z">
              <w:rPr>
                <w:rStyle w:val="Hyperlink"/>
                <w:noProof/>
              </w:rPr>
            </w:rPrChange>
          </w:rPr>
          <w:delText>10</w:delText>
        </w:r>
        <w:r w:rsidDel="007640D8">
          <w:rPr>
            <w:rFonts w:eastAsiaTheme="minorEastAsia" w:cstheme="minorBidi"/>
            <w:b w:val="0"/>
            <w:noProof/>
            <w:color w:val="auto"/>
            <w:sz w:val="22"/>
            <w:szCs w:val="22"/>
          </w:rPr>
          <w:tab/>
        </w:r>
        <w:r w:rsidRPr="007640D8" w:rsidDel="007640D8">
          <w:rPr>
            <w:noProof/>
            <w:rPrChange w:id="328" w:author="Yaniv Kalsky" w:date="2016-11-10T12:36:00Z">
              <w:rPr>
                <w:rStyle w:val="Hyperlink"/>
                <w:noProof/>
              </w:rPr>
            </w:rPrChange>
          </w:rPr>
          <w:delText>Changes from the previous code release</w:delText>
        </w:r>
        <w:r w:rsidDel="007640D8">
          <w:rPr>
            <w:noProof/>
            <w:webHidden/>
          </w:rPr>
          <w:tab/>
        </w:r>
        <w:r w:rsidR="00905A65" w:rsidDel="007640D8">
          <w:rPr>
            <w:noProof/>
            <w:webHidden/>
          </w:rPr>
          <w:delText>39</w:delText>
        </w:r>
      </w:del>
    </w:p>
    <w:p w14:paraId="4D707BD0" w14:textId="72163D46" w:rsidR="00B85525" w:rsidDel="007640D8" w:rsidRDefault="00B85525">
      <w:pPr>
        <w:pStyle w:val="TOC1"/>
        <w:tabs>
          <w:tab w:val="right" w:leader="dot" w:pos="8630"/>
        </w:tabs>
        <w:rPr>
          <w:del w:id="329" w:author="Yaniv Kalsky" w:date="2016-11-10T12:36:00Z"/>
          <w:rFonts w:eastAsiaTheme="minorEastAsia" w:cstheme="minorBidi"/>
          <w:b w:val="0"/>
          <w:noProof/>
          <w:color w:val="auto"/>
          <w:sz w:val="22"/>
          <w:szCs w:val="22"/>
        </w:rPr>
      </w:pPr>
      <w:del w:id="330" w:author="Yaniv Kalsky" w:date="2016-11-10T12:36:00Z">
        <w:r w:rsidRPr="007640D8" w:rsidDel="007640D8">
          <w:rPr>
            <w:noProof/>
            <w:rPrChange w:id="331" w:author="Yaniv Kalsky" w:date="2016-11-10T12:36:00Z">
              <w:rPr>
                <w:rStyle w:val="Hyperlink"/>
                <w:noProof/>
              </w:rPr>
            </w:rPrChange>
          </w:rPr>
          <w:delText>Legal Notice</w:delText>
        </w:r>
        <w:r w:rsidDel="007640D8">
          <w:rPr>
            <w:noProof/>
            <w:webHidden/>
          </w:rPr>
          <w:tab/>
        </w:r>
        <w:r w:rsidR="00905A65" w:rsidDel="007640D8">
          <w:rPr>
            <w:noProof/>
            <w:webHidden/>
          </w:rPr>
          <w:delText>40</w:delText>
        </w:r>
      </w:del>
    </w:p>
    <w:p w14:paraId="5C93C5EE" w14:textId="5ADC94C1" w:rsidR="00160ED3" w:rsidRPr="00160ED3" w:rsidRDefault="00074A28" w:rsidP="00074A28">
      <w:pPr>
        <w:pStyle w:val="Heading1"/>
      </w:pPr>
      <w:r>
        <w:lastRenderedPageBreak/>
        <w:fldChar w:fldCharType="end"/>
      </w:r>
      <w:bookmarkStart w:id="332" w:name="_Toc466544742"/>
      <w:r w:rsidR="00160ED3">
        <w:t>Overview</w:t>
      </w:r>
      <w:bookmarkEnd w:id="2"/>
      <w:bookmarkEnd w:id="332"/>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333" w:name="_Toc466544743"/>
      <w:r>
        <w:lastRenderedPageBreak/>
        <w:t>Package Content</w:t>
      </w:r>
      <w:bookmarkEnd w:id="333"/>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334" w:name="_Supporting_Drivers"/>
      <w:bookmarkStart w:id="335" w:name="_Supporting_Drivers_1"/>
      <w:bookmarkStart w:id="336" w:name="_Supporting_Drivers_2"/>
      <w:bookmarkStart w:id="337" w:name="_Supporting_Drivers_3"/>
      <w:bookmarkStart w:id="338" w:name="_Toc466544744"/>
      <w:bookmarkEnd w:id="334"/>
      <w:bookmarkEnd w:id="335"/>
      <w:bookmarkEnd w:id="336"/>
      <w:bookmarkEnd w:id="337"/>
      <w:r>
        <w:t>NFV</w:t>
      </w:r>
      <w:r w:rsidR="0092739C">
        <w:t xml:space="preserve"> San</w:t>
      </w:r>
      <w:r w:rsidR="00A05252">
        <w:t>d</w:t>
      </w:r>
      <w:r w:rsidR="0092739C">
        <w:t>box</w:t>
      </w:r>
      <w:bookmarkEnd w:id="338"/>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7F113DD3" w:rsidR="009C6F6F" w:rsidRDefault="00597091" w:rsidP="009C6F6F">
      <w:pPr>
        <w:pStyle w:val="ListParagraph"/>
        <w:numPr>
          <w:ilvl w:val="0"/>
          <w:numId w:val="29"/>
        </w:numPr>
      </w:pPr>
      <w:r>
        <w:t xml:space="preserve">SIO </w:t>
      </w:r>
      <w:del w:id="339" w:author="Eric Rosenquist" w:date="2016-11-09T16:00:00Z">
        <w:r w:rsidDel="00FD2C7F">
          <w:delText xml:space="preserve">VCD </w:delText>
        </w:r>
      </w:del>
      <w:proofErr w:type="spellStart"/>
      <w:ins w:id="340" w:author="Eric Rosenquist" w:date="2016-11-09T16:00:00Z">
        <w:r w:rsidR="00FD2C7F">
          <w:t>vRA</w:t>
        </w:r>
        <w:proofErr w:type="spellEnd"/>
        <w:r w:rsidR="00FD2C7F">
          <w:t xml:space="preserve"> </w:t>
        </w:r>
      </w:ins>
      <w:r>
        <w:t>NSX</w:t>
      </w:r>
    </w:p>
    <w:p w14:paraId="02337204" w14:textId="048430FC" w:rsidR="009C6F6F" w:rsidRPr="00485A23" w:rsidDel="0009296E" w:rsidRDefault="00597091" w:rsidP="009C6F6F">
      <w:pPr>
        <w:pStyle w:val="ListParagraph"/>
        <w:numPr>
          <w:ilvl w:val="0"/>
          <w:numId w:val="29"/>
        </w:numPr>
        <w:rPr>
          <w:del w:id="341" w:author="Yaniv Kalsky" w:date="2016-11-10T12:17:00Z"/>
          <w:color w:val="C4BC96" w:themeColor="background2" w:themeShade="BF"/>
        </w:rPr>
      </w:pPr>
      <w:del w:id="342" w:author="Yaniv Kalsky" w:date="2016-11-10T12:17:00Z">
        <w:r w:rsidRPr="00485A23" w:rsidDel="0009296E">
          <w:rPr>
            <w:color w:val="C4BC96" w:themeColor="background2" w:themeShade="BF"/>
          </w:rPr>
          <w:delText>SIO VIO NSX</w:delText>
        </w:r>
      </w:del>
    </w:p>
    <w:p w14:paraId="5ED9B211" w14:textId="6F9EDB19" w:rsidR="009C6F6F" w:rsidRDefault="00F209C1" w:rsidP="00485A23">
      <w:r>
        <w:t xml:space="preserve">Note: at the moment only the </w:t>
      </w:r>
      <w:del w:id="343" w:author="Eric Rosenquist" w:date="2016-11-09T16:00:00Z">
        <w:r w:rsidDel="00FD2C7F">
          <w:delText xml:space="preserve">VCD </w:delText>
        </w:r>
      </w:del>
      <w:proofErr w:type="spellStart"/>
      <w:ins w:id="344" w:author="Eric Rosenquist" w:date="2016-11-09T16:00:00Z">
        <w:r w:rsidR="00FD2C7F">
          <w:t>vRA</w:t>
        </w:r>
        <w:proofErr w:type="spellEnd"/>
        <w:r w:rsidR="00FD2C7F">
          <w:t xml:space="preserve"> </w:t>
        </w:r>
      </w:ins>
      <w:r>
        <w:t>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345" w:name="_Orchestration_Driver"/>
      <w:bookmarkStart w:id="346" w:name="_Orchestration_Driver_1"/>
      <w:bookmarkStart w:id="347" w:name="_Orchestration_Driver_2"/>
      <w:bookmarkStart w:id="348" w:name="_Toc466544745"/>
      <w:bookmarkEnd w:id="345"/>
      <w:bookmarkEnd w:id="346"/>
      <w:bookmarkEnd w:id="347"/>
      <w:r>
        <w:t>Quick Start</w:t>
      </w:r>
      <w:bookmarkEnd w:id="348"/>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41B7DE11" w14:textId="77777777" w:rsidR="009E3D64" w:rsidRDefault="009E3D64" w:rsidP="009E3D64">
      <w:pPr>
        <w:pStyle w:val="nnormal"/>
        <w:numPr>
          <w:ilvl w:val="0"/>
          <w:numId w:val="28"/>
        </w:numPr>
        <w:rPr>
          <w:moveTo w:id="349" w:author="Eric Rosenquist" w:date="2016-11-09T16:19:00Z"/>
        </w:rPr>
      </w:pPr>
      <w:moveToRangeStart w:id="350" w:author="Eric Rosenquist" w:date="2016-11-09T16:19:00Z" w:name="move466471718"/>
      <w:moveTo w:id="351" w:author="Eric Rosenquist" w:date="2016-11-09T16:19:00Z">
        <w:r>
          <w:t xml:space="preserve">Open the CloudShell portal in a web browser, e.g. </w:t>
        </w:r>
        <w:r>
          <w:fldChar w:fldCharType="begin"/>
        </w:r>
        <w:r>
          <w:instrText xml:space="preserve"> HYPERLINK "http://cloudshell1" </w:instrText>
        </w:r>
        <w:r>
          <w:fldChar w:fldCharType="separate"/>
        </w:r>
        <w:r w:rsidRPr="00DA7B25">
          <w:rPr>
            <w:rStyle w:val="Hyperlink"/>
          </w:rPr>
          <w:t>http://cloudshell1</w:t>
        </w:r>
        <w:r>
          <w:rPr>
            <w:rStyle w:val="Hyperlink"/>
          </w:rPr>
          <w:fldChar w:fldCharType="end"/>
        </w:r>
        <w:r>
          <w:t xml:space="preserve"> and log in as admin/admin.</w:t>
        </w:r>
      </w:moveTo>
    </w:p>
    <w:moveToRangeEnd w:id="350"/>
    <w:p w14:paraId="23B9A4E4" w14:textId="3239D850" w:rsidR="00B36BDB" w:rsidRDefault="00B36BDB" w:rsidP="00B36BDB">
      <w:pPr>
        <w:pStyle w:val="nnormal"/>
        <w:numPr>
          <w:ilvl w:val="0"/>
          <w:numId w:val="28"/>
        </w:numPr>
        <w:rPr>
          <w:ins w:id="352" w:author="Eric Rosenquist" w:date="2016-11-09T16:20:00Z"/>
        </w:rPr>
      </w:pPr>
      <w:ins w:id="353" w:author="Eric Rosenquist" w:date="2016-11-09T16:20:00Z">
        <w:r>
          <w:t xml:space="preserve">Create a Site Manager resource </w:t>
        </w:r>
      </w:ins>
      <w:ins w:id="354" w:author="Eric Rosenquist" w:date="2016-11-09T16:21:00Z">
        <w:r>
          <w:t xml:space="preserve">and fill the </w:t>
        </w:r>
      </w:ins>
      <w:ins w:id="355" w:author="Eric Rosenquist" w:date="2016-11-09T16:20:00Z">
        <w:r>
          <w:t>desired IP ranges</w:t>
        </w:r>
      </w:ins>
    </w:p>
    <w:p w14:paraId="23F78317" w14:textId="7C942F09" w:rsidR="00B36BDB" w:rsidRDefault="00B36BDB" w:rsidP="00B36BDB">
      <w:pPr>
        <w:pStyle w:val="nnormal"/>
        <w:numPr>
          <w:ilvl w:val="0"/>
          <w:numId w:val="28"/>
        </w:numPr>
        <w:rPr>
          <w:ins w:id="356" w:author="Eric Rosenquist" w:date="2016-11-09T16:21:00Z"/>
        </w:rPr>
      </w:pPr>
      <w:ins w:id="357" w:author="Eric Rosenquist" w:date="2016-11-09T16:20:00Z">
        <w:r>
          <w:t xml:space="preserve">Create </w:t>
        </w:r>
      </w:ins>
      <w:ins w:id="358" w:author="Eric Rosenquist" w:date="2016-11-09T16:21:00Z">
        <w:r>
          <w:t>a</w:t>
        </w:r>
      </w:ins>
      <w:ins w:id="359" w:author="Eric Rosenquist" w:date="2016-11-09T16:26:00Z">
        <w:r>
          <w:t>n</w:t>
        </w:r>
      </w:ins>
      <w:ins w:id="360" w:author="Eric Rosenquist" w:date="2016-11-09T16:21:00Z">
        <w:r>
          <w:t xml:space="preserve"> </w:t>
        </w:r>
      </w:ins>
      <w:proofErr w:type="spellStart"/>
      <w:ins w:id="361" w:author="Eric Rosenquist" w:date="2016-11-09T16:20:00Z">
        <w:r>
          <w:t>OnRack</w:t>
        </w:r>
        <w:proofErr w:type="spellEnd"/>
        <w:r>
          <w:t xml:space="preserve"> </w:t>
        </w:r>
      </w:ins>
      <w:ins w:id="362" w:author="Eric Rosenquist" w:date="2016-11-09T16:26:00Z">
        <w:r>
          <w:t xml:space="preserve">resource </w:t>
        </w:r>
      </w:ins>
      <w:ins w:id="363" w:author="Eric Rosenquist" w:date="2016-11-09T16:21:00Z">
        <w:r>
          <w:t>and fill the IP and credentials</w:t>
        </w:r>
      </w:ins>
    </w:p>
    <w:p w14:paraId="029E8F40" w14:textId="346002E7" w:rsidR="00B36BDB" w:rsidRDefault="00B36BDB" w:rsidP="00B36BDB">
      <w:pPr>
        <w:pStyle w:val="nnormal"/>
        <w:numPr>
          <w:ilvl w:val="0"/>
          <w:numId w:val="28"/>
        </w:numPr>
        <w:rPr>
          <w:ins w:id="364" w:author="Eric Rosenquist" w:date="2016-11-09T16:20:00Z"/>
        </w:rPr>
      </w:pPr>
      <w:ins w:id="365" w:author="Eric Rosenquist" w:date="2016-11-09T16:21:00Z">
        <w:r>
          <w:t xml:space="preserve">Reserve the sandbox </w:t>
        </w:r>
        <w:proofErr w:type="spellStart"/>
        <w:r>
          <w:t>OnRack</w:t>
        </w:r>
        <w:proofErr w:type="spellEnd"/>
        <w:r>
          <w:t xml:space="preserve"> Discovery. It will </w:t>
        </w:r>
      </w:ins>
      <w:ins w:id="366" w:author="Eric Rosenquist" w:date="2016-11-09T16:25:00Z">
        <w:r>
          <w:t xml:space="preserve">automatically </w:t>
        </w:r>
      </w:ins>
      <w:ins w:id="367" w:author="Eric Rosenquist" w:date="2016-11-09T16:27:00Z">
        <w:r>
          <w:t xml:space="preserve">add </w:t>
        </w:r>
      </w:ins>
      <w:ins w:id="368" w:author="Eric Rosenquist" w:date="2016-11-09T16:25:00Z">
        <w:r>
          <w:t xml:space="preserve">all </w:t>
        </w:r>
      </w:ins>
      <w:proofErr w:type="spellStart"/>
      <w:ins w:id="369" w:author="Eric Rosenquist" w:date="2016-11-09T16:21:00Z">
        <w:r>
          <w:t>OnRack</w:t>
        </w:r>
        <w:proofErr w:type="spellEnd"/>
        <w:r>
          <w:t xml:space="preserve"> resource</w:t>
        </w:r>
      </w:ins>
      <w:ins w:id="370" w:author="Eric Rosenquist" w:date="2016-11-09T16:26:00Z">
        <w:r>
          <w:t>s defined in step #5</w:t>
        </w:r>
      </w:ins>
      <w:ins w:id="371" w:author="Eric Rosenquist" w:date="2016-11-09T16:22:00Z">
        <w:r>
          <w:t xml:space="preserve">, run </w:t>
        </w:r>
        <w:proofErr w:type="spellStart"/>
        <w:r>
          <w:t>autodiscovery</w:t>
        </w:r>
        <w:proofErr w:type="spellEnd"/>
        <w:r>
          <w:t xml:space="preserve"> on them, and sync </w:t>
        </w:r>
      </w:ins>
      <w:ins w:id="372" w:author="Eric Rosenquist" w:date="2016-11-09T16:26:00Z">
        <w:r>
          <w:t xml:space="preserve">CloudShell with the </w:t>
        </w:r>
        <w:proofErr w:type="spellStart"/>
        <w:r>
          <w:t>OnRack</w:t>
        </w:r>
        <w:proofErr w:type="spellEnd"/>
        <w:r>
          <w:t xml:space="preserve"> </w:t>
        </w:r>
      </w:ins>
      <w:ins w:id="373" w:author="Eric Rosenquist" w:date="2016-11-09T16:22:00Z">
        <w:r>
          <w:t xml:space="preserve">server inventory. End the reservation after this process completes. You can repeat this </w:t>
        </w:r>
      </w:ins>
      <w:ins w:id="374" w:author="Eric Rosenquist" w:date="2016-11-09T16:23:00Z">
        <w:r>
          <w:t xml:space="preserve">discovery </w:t>
        </w:r>
      </w:ins>
      <w:ins w:id="375" w:author="Eric Rosenquist" w:date="2016-11-09T16:22:00Z">
        <w:r>
          <w:t xml:space="preserve">step </w:t>
        </w:r>
      </w:ins>
      <w:ins w:id="376" w:author="Eric Rosenquist" w:date="2016-11-09T16:26:00Z">
        <w:r>
          <w:t xml:space="preserve">later </w:t>
        </w:r>
      </w:ins>
      <w:ins w:id="377" w:author="Eric Rosenquist" w:date="2016-11-09T16:22:00Z">
        <w:r>
          <w:t xml:space="preserve">whenever the </w:t>
        </w:r>
      </w:ins>
      <w:proofErr w:type="spellStart"/>
      <w:ins w:id="378" w:author="Eric Rosenquist" w:date="2016-11-09T16:23:00Z">
        <w:r>
          <w:t>OnRack</w:t>
        </w:r>
        <w:proofErr w:type="spellEnd"/>
        <w:r>
          <w:t xml:space="preserve"> </w:t>
        </w:r>
      </w:ins>
      <w:ins w:id="379" w:author="Eric Rosenquist" w:date="2016-11-09T16:22:00Z">
        <w:r>
          <w:t>server inventory may have changed.</w:t>
        </w:r>
      </w:ins>
    </w:p>
    <w:p w14:paraId="17208515" w14:textId="6AB69AD3" w:rsidR="00966BED" w:rsidDel="009E3D64" w:rsidRDefault="00BA13DF" w:rsidP="00966BED">
      <w:pPr>
        <w:pStyle w:val="nnormal"/>
        <w:numPr>
          <w:ilvl w:val="0"/>
          <w:numId w:val="28"/>
        </w:numPr>
        <w:rPr>
          <w:del w:id="380" w:author="Eric Rosenquist" w:date="2016-11-09T16:19:00Z"/>
        </w:rPr>
      </w:pPr>
      <w:del w:id="381" w:author="Eric Rosenquist" w:date="2016-11-09T16:19:00Z">
        <w:r w:rsidDel="009E3D64">
          <w:delText xml:space="preserve">Get the </w:delText>
        </w:r>
        <w:r w:rsidR="00510C01" w:rsidDel="009E3D64">
          <w:delText xml:space="preserve">NFV </w:delText>
        </w:r>
        <w:r w:rsidDel="009E3D64">
          <w:delText>inputs file from the CloudShell machine (</w:delText>
        </w:r>
        <w:r w:rsidR="00510C01" w:rsidDel="009E3D64">
          <w:delText>“</w:delText>
        </w:r>
        <w:r w:rsidDel="009E3D64">
          <w:delText>C:\</w:delText>
        </w:r>
        <w:r w:rsidR="00510C01" w:rsidDel="009E3D64">
          <w:delText>deploy\</w:delText>
        </w:r>
        <w:r w:rsidR="00485A23" w:rsidDel="009E3D64">
          <w:delText>NFV Build Info</w:delText>
        </w:r>
        <w:r w:rsidDel="009E3D64">
          <w:delText>.xls</w:delText>
        </w:r>
        <w:r w:rsidR="00510C01" w:rsidDel="009E3D64">
          <w:delText>”</w:delText>
        </w:r>
        <w:r w:rsidDel="009E3D64">
          <w:delText xml:space="preserve">) and edit the file in Excel. Once ready, place the file back </w:delText>
        </w:r>
        <w:r w:rsidR="00741489" w:rsidDel="009E3D64">
          <w:delText xml:space="preserve">in </w:delText>
        </w:r>
        <w:r w:rsidR="00510C01" w:rsidDel="009E3D64">
          <w:delText>“C:\deploy\</w:delText>
        </w:r>
        <w:r w:rsidR="00485A23" w:rsidDel="009E3D64">
          <w:delText>NFV Build Info</w:delText>
        </w:r>
        <w:r w:rsidR="00510C01" w:rsidDel="009E3D64">
          <w:delText>.xls”</w:delText>
        </w:r>
        <w:r w:rsidR="005D2F6E" w:rsidDel="009E3D64">
          <w:delText xml:space="preserve"> on the CloudShell machine</w:delText>
        </w:r>
        <w:r w:rsidR="003E2701" w:rsidDel="009E3D64">
          <w:delText>.</w:delText>
        </w:r>
      </w:del>
    </w:p>
    <w:p w14:paraId="281F722D" w14:textId="141F6A54" w:rsidR="000E4275" w:rsidDel="009E3D64" w:rsidRDefault="00966BED" w:rsidP="00CC7CDA">
      <w:pPr>
        <w:pStyle w:val="nnormal"/>
        <w:numPr>
          <w:ilvl w:val="1"/>
          <w:numId w:val="28"/>
        </w:numPr>
        <w:rPr>
          <w:del w:id="382" w:author="Eric Rosenquist" w:date="2016-11-09T16:19:00Z"/>
        </w:rPr>
      </w:pPr>
      <w:del w:id="383" w:author="Eric Rosenquist" w:date="2016-11-09T16:19:00Z">
        <w:r w:rsidDel="009E3D64">
          <w:delText xml:space="preserve">On the excel, edit the “Admin Info” sheet, adding Management </w:delText>
        </w:r>
      </w:del>
    </w:p>
    <w:p w14:paraId="552C92B0" w14:textId="1D0A4B4D" w:rsidR="00966BED" w:rsidDel="009E3D64" w:rsidRDefault="00966BED" w:rsidP="00FF2328">
      <w:pPr>
        <w:pStyle w:val="nnormal"/>
        <w:ind w:left="2160"/>
        <w:rPr>
          <w:del w:id="384" w:author="Eric Rosenquist" w:date="2016-11-09T16:19:00Z"/>
        </w:rPr>
      </w:pPr>
      <w:del w:id="385" w:author="Eric Rosenquist" w:date="2016-11-09T16:19:00Z">
        <w:r w:rsidDel="009E3D64">
          <w:delText xml:space="preserve">and Data IP information. Start IP to End IP should be at least a range of </w:delText>
        </w:r>
        <w:r w:rsidR="00BB0927" w:rsidDel="009E3D64">
          <w:delText>4</w:delText>
        </w:r>
        <w:r w:rsidDel="009E3D64">
          <w:delText>0 IP addresses, preferably on a /24 subnet.</w:delText>
        </w:r>
      </w:del>
    </w:p>
    <w:p w14:paraId="6B8E6D2C" w14:textId="2ACFE321" w:rsidR="000E4275" w:rsidDel="009E3D64" w:rsidRDefault="00966BED" w:rsidP="00FF2328">
      <w:pPr>
        <w:pStyle w:val="nnormal"/>
        <w:ind w:left="2160" w:hanging="720"/>
        <w:rPr>
          <w:del w:id="386" w:author="Eric Rosenquist" w:date="2016-11-09T16:19:00Z"/>
        </w:rPr>
      </w:pPr>
      <w:del w:id="387" w:author="Eric Rosenquist" w:date="2016-11-09T16:19:00Z">
        <w:r w:rsidDel="009E3D64">
          <w:delText xml:space="preserve">3.2 </w:delText>
        </w:r>
        <w:r w:rsidDel="009E3D64">
          <w:tab/>
          <w:delText xml:space="preserve">OnRack and Licensing information should also be filled in the </w:delText>
        </w:r>
      </w:del>
    </w:p>
    <w:p w14:paraId="33B81C19" w14:textId="0933D517" w:rsidR="00966BED" w:rsidDel="009E3D64" w:rsidRDefault="000E4275" w:rsidP="00FF2328">
      <w:pPr>
        <w:pStyle w:val="nnormal"/>
        <w:ind w:left="1440" w:hanging="720"/>
        <w:rPr>
          <w:del w:id="388" w:author="Eric Rosenquist" w:date="2016-11-09T16:19:00Z"/>
        </w:rPr>
      </w:pPr>
      <w:del w:id="389" w:author="Eric Rosenquist" w:date="2016-11-09T16:19:00Z">
        <w:r w:rsidDel="009E3D64">
          <w:tab/>
        </w:r>
        <w:r w:rsidDel="009E3D64">
          <w:tab/>
        </w:r>
        <w:r w:rsidR="00966BED" w:rsidDel="009E3D64">
          <w:delText xml:space="preserve">“Admin Info” sheet. </w:delText>
        </w:r>
      </w:del>
    </w:p>
    <w:p w14:paraId="0DEFABD2" w14:textId="3C6A82D9" w:rsidR="00966BED" w:rsidDel="009E3D64" w:rsidRDefault="00966BED" w:rsidP="00FF2328">
      <w:pPr>
        <w:pStyle w:val="nnormal"/>
        <w:ind w:left="1440" w:hanging="720"/>
        <w:rPr>
          <w:del w:id="390" w:author="Eric Rosenquist" w:date="2016-11-09T16:19:00Z"/>
        </w:rPr>
      </w:pPr>
      <w:del w:id="391" w:author="Eric Rosenquist" w:date="2016-11-09T16:19:00Z">
        <w:r w:rsidDel="009E3D64">
          <w:rPr>
            <w:noProof/>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del>
    </w:p>
    <w:p w14:paraId="5CA25A21" w14:textId="1BDE26C7" w:rsidR="00966BED" w:rsidDel="009E3D64" w:rsidRDefault="00966BED" w:rsidP="00FF2328">
      <w:pPr>
        <w:pStyle w:val="nnormal"/>
        <w:ind w:left="2160" w:hanging="720"/>
        <w:rPr>
          <w:del w:id="392" w:author="Eric Rosenquist" w:date="2016-11-09T16:19:00Z"/>
        </w:rPr>
      </w:pPr>
      <w:del w:id="393" w:author="Eric Rosenquist" w:date="2016-11-09T16:19:00Z">
        <w:r w:rsidDel="009E3D64">
          <w:delText xml:space="preserve">3.3 </w:delText>
        </w:r>
        <w:r w:rsidDel="009E3D64">
          <w:tab/>
          <w:delText xml:space="preserve">For ESXi and OnRack discovery, open the “Hosts Info” sheet, </w:delText>
        </w:r>
      </w:del>
    </w:p>
    <w:p w14:paraId="35D7B6EB" w14:textId="0AB9F15E" w:rsidR="000E4275" w:rsidDel="009E3D64" w:rsidRDefault="00966BED" w:rsidP="00FF2328">
      <w:pPr>
        <w:pStyle w:val="nnormal"/>
        <w:ind w:left="1440" w:firstLine="720"/>
        <w:rPr>
          <w:del w:id="394" w:author="Eric Rosenquist" w:date="2016-11-09T16:19:00Z"/>
        </w:rPr>
      </w:pPr>
      <w:del w:id="395" w:author="Eric Rosenquist" w:date="2016-11-09T16:19:00Z">
        <w:r w:rsidDel="009E3D64">
          <w:delText xml:space="preserve">once there, add each ESXi MGMT NIC MAC address to its </w:delText>
        </w:r>
      </w:del>
    </w:p>
    <w:p w14:paraId="6C8B3E3F" w14:textId="1A6D4B9D" w:rsidR="00966BED" w:rsidDel="009E3D64" w:rsidRDefault="00966BED" w:rsidP="00FF2328">
      <w:pPr>
        <w:pStyle w:val="nnormal"/>
        <w:ind w:left="1440" w:firstLine="720"/>
        <w:rPr>
          <w:del w:id="396" w:author="Eric Rosenquist" w:date="2016-11-09T16:19:00Z"/>
        </w:rPr>
      </w:pPr>
      <w:del w:id="397" w:author="Eric Rosenquist" w:date="2016-11-09T16:19:00Z">
        <w:r w:rsidDel="009E3D64">
          <w:delText xml:space="preserve">corresponding name, IP and cluster associating. </w:delText>
        </w:r>
      </w:del>
    </w:p>
    <w:p w14:paraId="6325047F" w14:textId="3D92E292" w:rsidR="00966BED" w:rsidDel="009E3D64" w:rsidRDefault="00966BED" w:rsidP="00FF2328">
      <w:pPr>
        <w:pStyle w:val="nnormal"/>
        <w:ind w:left="1440" w:hanging="720"/>
        <w:rPr>
          <w:del w:id="398" w:author="Eric Rosenquist" w:date="2016-11-09T16:19:00Z"/>
        </w:rPr>
      </w:pPr>
      <w:del w:id="399" w:author="Eric Rosenquist" w:date="2016-11-09T16:19:00Z">
        <w:r w:rsidDel="009E3D64">
          <w:rPr>
            <w:noProof/>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del>
    </w:p>
    <w:p w14:paraId="3C3E268B" w14:textId="5EF9D0A8" w:rsidR="000E4275" w:rsidDel="009E3D64" w:rsidRDefault="000E4275" w:rsidP="00FF2328">
      <w:pPr>
        <w:pStyle w:val="nnormal"/>
        <w:ind w:left="2160" w:hanging="720"/>
        <w:rPr>
          <w:del w:id="400" w:author="Eric Rosenquist" w:date="2016-11-09T16:19:00Z"/>
        </w:rPr>
      </w:pPr>
      <w:del w:id="401" w:author="Eric Rosenquist" w:date="2016-11-09T16:19:00Z">
        <w:r w:rsidDel="009E3D64">
          <w:delText>3.4</w:delText>
        </w:r>
        <w:r w:rsidDel="009E3D64">
          <w:tab/>
          <w:delText xml:space="preserve">For other manually entered values, go to the “Build Info” sheet, </w:delText>
        </w:r>
      </w:del>
    </w:p>
    <w:p w14:paraId="7154C1FD" w14:textId="30C69719" w:rsidR="000E4275" w:rsidDel="009E3D64" w:rsidRDefault="000E4275" w:rsidP="00FF2328">
      <w:pPr>
        <w:pStyle w:val="nnormal"/>
        <w:ind w:left="2160"/>
        <w:rPr>
          <w:del w:id="402" w:author="Eric Rosenquist" w:date="2016-11-09T16:19:00Z"/>
        </w:rPr>
      </w:pPr>
      <w:del w:id="403" w:author="Eric Rosenquist" w:date="2016-11-09T16:19:00Z">
        <w:r w:rsidDel="009E3D64">
          <w:delText>in this tab values can be filtered by their type, component, values etc. Value Type should be filtered by “Manual” and every “Value” should be filed to reflect the customer specs.</w:delText>
        </w:r>
      </w:del>
    </w:p>
    <w:p w14:paraId="1E7F8E67" w14:textId="7557E2A2" w:rsidR="000E4275" w:rsidDel="009E3D64" w:rsidRDefault="000E4275" w:rsidP="00FF2328">
      <w:pPr>
        <w:pStyle w:val="nnormal"/>
        <w:rPr>
          <w:del w:id="404" w:author="Eric Rosenquist" w:date="2016-11-09T16:19:00Z"/>
        </w:rPr>
      </w:pPr>
      <w:del w:id="405" w:author="Eric Rosenquist" w:date="2016-11-09T16:19:00Z">
        <w:r w:rsidDel="009E3D64">
          <w:rPr>
            <w:noProof/>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del>
    </w:p>
    <w:p w14:paraId="41A45487" w14:textId="236A57D2" w:rsidR="003E2701" w:rsidDel="009E3D64" w:rsidRDefault="003E2701">
      <w:pPr>
        <w:pStyle w:val="nnormal"/>
        <w:numPr>
          <w:ilvl w:val="0"/>
          <w:numId w:val="28"/>
        </w:numPr>
        <w:rPr>
          <w:moveFrom w:id="406" w:author="Eric Rosenquist" w:date="2016-11-09T16:19:00Z"/>
        </w:rPr>
      </w:pPr>
      <w:moveFromRangeStart w:id="407" w:author="Eric Rosenquist" w:date="2016-11-09T16:19:00Z" w:name="move466471718"/>
      <w:moveFrom w:id="408" w:author="Eric Rosenquist" w:date="2016-11-09T16:19:00Z">
        <w:r w:rsidDel="009E3D64">
          <w:t xml:space="preserve">Open the CloudShell </w:t>
        </w:r>
        <w:r w:rsidR="00BA13DF" w:rsidDel="009E3D64">
          <w:t xml:space="preserve">portal </w:t>
        </w:r>
        <w:r w:rsidDel="009E3D64">
          <w:t xml:space="preserve">in a web browser, e.g. </w:t>
        </w:r>
        <w:r w:rsidR="00FD2C7F" w:rsidDel="009E3D64">
          <w:fldChar w:fldCharType="begin"/>
        </w:r>
        <w:r w:rsidR="00FD2C7F" w:rsidDel="009E3D64">
          <w:instrText xml:space="preserve"> HYPERLINK "http://cloudshell1" </w:instrText>
        </w:r>
        <w:r w:rsidR="00FD2C7F" w:rsidDel="009E3D64">
          <w:fldChar w:fldCharType="separate"/>
        </w:r>
        <w:r w:rsidRPr="00DA7B25" w:rsidDel="009E3D64">
          <w:rPr>
            <w:rStyle w:val="Hyperlink"/>
          </w:rPr>
          <w:t>http://cloudshell1</w:t>
        </w:r>
        <w:r w:rsidR="00FD2C7F" w:rsidDel="009E3D64">
          <w:rPr>
            <w:rStyle w:val="Hyperlink"/>
          </w:rPr>
          <w:fldChar w:fldCharType="end"/>
        </w:r>
        <w:r w:rsidDel="009E3D64">
          <w:t xml:space="preserve"> and log in as admin/admin.</w:t>
        </w:r>
      </w:moveFrom>
    </w:p>
    <w:moveFromRangeEnd w:id="407"/>
    <w:p w14:paraId="6531D3F9" w14:textId="336F9470" w:rsidR="00741489" w:rsidRDefault="00741489" w:rsidP="00485A23">
      <w:pPr>
        <w:pStyle w:val="nnormal"/>
        <w:numPr>
          <w:ilvl w:val="0"/>
          <w:numId w:val="28"/>
        </w:numPr>
      </w:pPr>
      <w:r>
        <w:t>Select a sandbox type</w:t>
      </w:r>
      <w:r w:rsidR="0061039D">
        <w:t xml:space="preserve"> (e.g. </w:t>
      </w:r>
      <w:r w:rsidR="00485A23">
        <w:t xml:space="preserve">SIO </w:t>
      </w:r>
      <w:del w:id="409" w:author="Eric Rosenquist" w:date="2016-11-09T16:00:00Z">
        <w:r w:rsidR="00485A23" w:rsidDel="00FD2C7F">
          <w:delText xml:space="preserve">VCD </w:delText>
        </w:r>
      </w:del>
      <w:proofErr w:type="spellStart"/>
      <w:ins w:id="410" w:author="Eric Rosenquist" w:date="2016-11-09T16:00:00Z">
        <w:r w:rsidR="00FD2C7F">
          <w:t>vRA</w:t>
        </w:r>
        <w:proofErr w:type="spellEnd"/>
        <w:r w:rsidR="00FD2C7F">
          <w:t xml:space="preserve"> </w:t>
        </w:r>
      </w:ins>
      <w:r w:rsidR="00485A23">
        <w:t>NSX</w:t>
      </w:r>
      <w:r w:rsidR="0061039D">
        <w:t xml:space="preserve">) </w:t>
      </w:r>
      <w:r w:rsidR="005D2F6E">
        <w:t xml:space="preserve">and reserve it. Choose a duration greater than 8 hours. </w:t>
      </w:r>
    </w:p>
    <w:p w14:paraId="02AC9AA1" w14:textId="3A8E287C" w:rsidR="009E3D64" w:rsidRDefault="009E3D64" w:rsidP="009E3D64">
      <w:pPr>
        <w:pStyle w:val="nnormal"/>
        <w:numPr>
          <w:ilvl w:val="0"/>
          <w:numId w:val="28"/>
        </w:numPr>
        <w:rPr>
          <w:ins w:id="411" w:author="Eric Rosenquist" w:date="2016-11-09T16:19:00Z"/>
        </w:rPr>
      </w:pPr>
      <w:ins w:id="412" w:author="Eric Rosenquist" w:date="2016-11-09T16:19:00Z">
        <w:r w:rsidRPr="009E3D64">
          <w:rPr>
            <w:rPrChange w:id="413" w:author="Eric Rosenquist" w:date="2016-11-09T16:19:00Z">
              <w:rPr>
                <w:b/>
              </w:rPr>
            </w:rPrChange>
          </w:rPr>
          <w:t xml:space="preserve">Execute </w:t>
        </w:r>
        <w:r w:rsidRPr="00947636">
          <w:rPr>
            <w:b/>
          </w:rPr>
          <w:t>Set Inputs</w:t>
        </w:r>
        <w:r>
          <w:t xml:space="preserve"> to generate IPs and fill attributes</w:t>
        </w:r>
      </w:ins>
      <w:ins w:id="414" w:author="Yaniv Kalsky" w:date="2016-11-10T12:27:00Z">
        <w:r w:rsidR="00152A73">
          <w:t xml:space="preserve"> (optional – it’s part of the steps running</w:t>
        </w:r>
      </w:ins>
    </w:p>
    <w:p w14:paraId="415350D1" w14:textId="0F068953" w:rsidR="009E3D64" w:rsidRDefault="009E3D64" w:rsidP="009E3D64">
      <w:pPr>
        <w:pStyle w:val="nnormal"/>
        <w:numPr>
          <w:ilvl w:val="0"/>
          <w:numId w:val="28"/>
        </w:numPr>
        <w:rPr>
          <w:ins w:id="415" w:author="Eric Rosenquist" w:date="2016-11-09T16:20:00Z"/>
        </w:rPr>
      </w:pPr>
      <w:ins w:id="416" w:author="Eric Rosenquist" w:date="2016-11-09T16:20:00Z">
        <w:r>
          <w:t xml:space="preserve">Customize settings on services (vCenter FQDN, VDS </w:t>
        </w:r>
        <w:proofErr w:type="spellStart"/>
        <w:r>
          <w:t>vmnic</w:t>
        </w:r>
        <w:proofErr w:type="spellEnd"/>
        <w:r>
          <w:t xml:space="preserve"> assignments, etc.)</w:t>
        </w:r>
      </w:ins>
    </w:p>
    <w:p w14:paraId="5556B7EB" w14:textId="796AD969" w:rsidR="0061039D" w:rsidRDefault="0061039D" w:rsidP="00741489">
      <w:pPr>
        <w:pStyle w:val="nnormal"/>
        <w:numPr>
          <w:ilvl w:val="0"/>
          <w:numId w:val="28"/>
        </w:numPr>
      </w:pPr>
      <w:r>
        <w:t xml:space="preserve">Execute </w:t>
      </w:r>
      <w:del w:id="417" w:author="Eric Rosenquist" w:date="2016-11-09T16:20:00Z">
        <w:r w:rsidRPr="009E3D64" w:rsidDel="009E3D64">
          <w:rPr>
            <w:b/>
            <w:rPrChange w:id="418" w:author="Eric Rosenquist" w:date="2016-11-09T16:20:00Z">
              <w:rPr/>
            </w:rPrChange>
          </w:rPr>
          <w:delText>Setup</w:delText>
        </w:r>
      </w:del>
      <w:ins w:id="419" w:author="Eric Rosenquist" w:date="2016-11-09T16:20:00Z">
        <w:r w:rsidR="009E3D64" w:rsidRPr="009E3D64">
          <w:rPr>
            <w:b/>
            <w:rPrChange w:id="420" w:author="Eric Rosenquist" w:date="2016-11-09T16:20:00Z">
              <w:rPr/>
            </w:rPrChange>
          </w:rPr>
          <w:t>Run Orchestration Steps</w:t>
        </w:r>
      </w:ins>
      <w:del w:id="421" w:author="Eric Rosenquist" w:date="2016-11-09T16:19:00Z">
        <w:r w:rsidR="00F8111C" w:rsidDel="009E3D64">
          <w:delText>.</w:delText>
        </w:r>
      </w:del>
    </w:p>
    <w:p w14:paraId="469559F9" w14:textId="430A3363" w:rsidR="005D2F6E" w:rsidRDefault="005D2F6E" w:rsidP="005D2F6E">
      <w:pPr>
        <w:pStyle w:val="Heading2"/>
      </w:pPr>
      <w:bookmarkStart w:id="422" w:name="_Toc466544746"/>
      <w:r>
        <w:lastRenderedPageBreak/>
        <w:t>Deploying the CloudShell appliance</w:t>
      </w:r>
      <w:bookmarkEnd w:id="422"/>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337AFBB6" w:rsidR="002C34B1" w:rsidRDefault="002C34B1" w:rsidP="00CB0D7A">
      <w:pPr>
        <w:pStyle w:val="nnormal"/>
        <w:numPr>
          <w:ilvl w:val="0"/>
          <w:numId w:val="42"/>
        </w:numPr>
      </w:pPr>
      <w:r>
        <w:t>150G of storage</w:t>
      </w: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7AB3E4E6" w:rsidR="003B3C91" w:rsidRDefault="003B3C91">
      <w:pPr>
        <w:pStyle w:val="nnormal"/>
        <w:numPr>
          <w:ilvl w:val="0"/>
          <w:numId w:val="30"/>
        </w:numPr>
        <w:rPr>
          <w:ins w:id="423" w:author="Yaniv Kalsky" w:date="2016-11-10T12:34:00Z"/>
        </w:rPr>
      </w:pPr>
      <w:proofErr w:type="spellStart"/>
      <w:r>
        <w:t>ScaleIO</w:t>
      </w:r>
      <w:proofErr w:type="spellEnd"/>
      <w:r>
        <w:t xml:space="preserve"> OVAs and installation script in c:\deploy</w:t>
      </w:r>
      <w:r w:rsidR="002C22B0">
        <w:t>\sio</w:t>
      </w:r>
    </w:p>
    <w:p w14:paraId="6261532C" w14:textId="68AB87F6" w:rsidR="00152A73" w:rsidRDefault="00152A73">
      <w:pPr>
        <w:pStyle w:val="nnormal"/>
        <w:numPr>
          <w:ilvl w:val="0"/>
          <w:numId w:val="30"/>
        </w:numPr>
      </w:pPr>
      <w:proofErr w:type="spellStart"/>
      <w:ins w:id="424" w:author="Yaniv Kalsky" w:date="2016-11-10T12:34:00Z">
        <w:r>
          <w:t>vRA</w:t>
        </w:r>
        <w:proofErr w:type="spellEnd"/>
        <w:r>
          <w:t xml:space="preserve"> OVA in c:\deploy</w:t>
        </w:r>
      </w:ins>
    </w:p>
    <w:p w14:paraId="7CC1F5CD" w14:textId="66CE0740" w:rsidR="00C965E0" w:rsidRDefault="00C965E0" w:rsidP="00FF2328">
      <w:pPr>
        <w:pStyle w:val="Heading3"/>
        <w:ind w:left="810" w:hanging="810"/>
      </w:pPr>
      <w:bookmarkStart w:id="425" w:name="_Toc466544747"/>
      <w:r>
        <w:t>Configuring CloudShell VM</w:t>
      </w:r>
      <w:bookmarkEnd w:id="425"/>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lastRenderedPageBreak/>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77777777" w:rsidR="004C5FA5" w:rsidRDefault="004C5FA5" w:rsidP="004C5FA5">
      <w:pPr>
        <w:pStyle w:val="nnormal"/>
        <w:rPr>
          <w:noProof/>
        </w:rPr>
      </w:pPr>
      <w:r>
        <w:rPr>
          <w:noProof/>
          <w:lang w:eastAsia="en-US"/>
        </w:rPr>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7402" cy="2221084"/>
                    </a:xfrm>
                    <a:prstGeom prst="rect">
                      <a:avLst/>
                    </a:prstGeom>
                  </pic:spPr>
                </pic:pic>
              </a:graphicData>
            </a:graphic>
          </wp:inline>
        </w:drawing>
      </w:r>
      <w:r>
        <w:rPr>
          <w:noProof/>
        </w:rPr>
        <w:tab/>
      </w:r>
    </w:p>
    <w:p w14:paraId="1D40A47E" w14:textId="06BC9528" w:rsidR="004246EA" w:rsidDel="00FD2C7F" w:rsidRDefault="004246EA" w:rsidP="004246EA">
      <w:pPr>
        <w:pStyle w:val="Heading3"/>
        <w:rPr>
          <w:del w:id="426" w:author="Eric Rosenquist" w:date="2016-11-09T16:01:00Z"/>
          <w:noProof/>
        </w:rPr>
      </w:pPr>
      <w:del w:id="427" w:author="Eric Rosenquist" w:date="2016-11-09T16:01:00Z">
        <w:r w:rsidDel="00FD2C7F">
          <w:rPr>
            <w:noProof/>
          </w:rPr>
          <w:delText xml:space="preserve">  Installing Ranorex license token</w:delText>
        </w:r>
        <w:bookmarkStart w:id="428" w:name="_Toc466544748"/>
        <w:bookmarkEnd w:id="428"/>
      </w:del>
    </w:p>
    <w:p w14:paraId="0905E8B7" w14:textId="6EBF0781" w:rsidR="004246EA" w:rsidDel="00FD2C7F" w:rsidRDefault="004246EA" w:rsidP="004C5FA5">
      <w:pPr>
        <w:pStyle w:val="nnormal"/>
        <w:rPr>
          <w:del w:id="429" w:author="Eric Rosenquist" w:date="2016-11-09T16:01:00Z"/>
          <w:noProof/>
        </w:rPr>
      </w:pPr>
      <w:del w:id="430" w:author="Eric Rosenquist" w:date="2016-11-09T16:01:00Z">
        <w:r w:rsidDel="00FD2C7F">
          <w:rPr>
            <w:noProof/>
          </w:rPr>
          <w:delText>A Ranorex license needs to be assigned as well, using the following procedure:</w:delText>
        </w:r>
        <w:bookmarkStart w:id="431" w:name="_Toc466544749"/>
        <w:bookmarkEnd w:id="431"/>
      </w:del>
    </w:p>
    <w:p w14:paraId="7E7EDA33" w14:textId="5EAAFCCB" w:rsidR="004246EA" w:rsidRPr="004246EA" w:rsidDel="00FD2C7F" w:rsidRDefault="004246EA" w:rsidP="004246EA">
      <w:pPr>
        <w:pStyle w:val="nnormal"/>
        <w:numPr>
          <w:ilvl w:val="0"/>
          <w:numId w:val="49"/>
        </w:numPr>
        <w:rPr>
          <w:del w:id="432" w:author="Eric Rosenquist" w:date="2016-11-09T16:01:00Z"/>
          <w:rFonts w:cs="Arial"/>
          <w:color w:val="666766"/>
          <w:sz w:val="18"/>
          <w:shd w:val="clear" w:color="auto" w:fill="FFFFFF"/>
        </w:rPr>
      </w:pPr>
      <w:del w:id="433" w:author="Eric Rosenquist" w:date="2016-11-09T16:01:00Z">
        <w:r w:rsidDel="00FD2C7F">
          <w:rPr>
            <w:noProof/>
          </w:rPr>
          <w:delText>Open “Ranorex Licensing”</w:delText>
        </w:r>
        <w:r w:rsidDel="00FD2C7F">
          <w:rPr>
            <w:noProof/>
          </w:rPr>
          <w:br/>
        </w:r>
        <w:r w:rsidRPr="004246EA" w:rsidDel="00FD2C7F">
          <w:rPr>
            <w:noProof/>
          </w:rPr>
          <w:drawing>
            <wp:inline distT="0" distB="0" distL="0" distR="0" wp14:anchorId="6AE7012B" wp14:editId="3B24CB74">
              <wp:extent cx="5287113" cy="411537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113" cy="4115374"/>
                      </a:xfrm>
                      <a:prstGeom prst="rect">
                        <a:avLst/>
                      </a:prstGeom>
                    </pic:spPr>
                  </pic:pic>
                </a:graphicData>
              </a:graphic>
            </wp:inline>
          </w:drawing>
        </w:r>
        <w:bookmarkStart w:id="434" w:name="_Toc466544750"/>
        <w:bookmarkEnd w:id="434"/>
      </w:del>
    </w:p>
    <w:p w14:paraId="094BFEDE" w14:textId="699C4901" w:rsidR="004246EA" w:rsidRPr="004246EA" w:rsidDel="00FD2C7F" w:rsidRDefault="004246EA" w:rsidP="004246EA">
      <w:pPr>
        <w:pStyle w:val="nnormal"/>
        <w:numPr>
          <w:ilvl w:val="0"/>
          <w:numId w:val="49"/>
        </w:numPr>
        <w:rPr>
          <w:del w:id="435" w:author="Eric Rosenquist" w:date="2016-11-09T16:01:00Z"/>
          <w:rFonts w:cs="Arial"/>
          <w:color w:val="666766"/>
          <w:sz w:val="18"/>
          <w:shd w:val="clear" w:color="auto" w:fill="FFFFFF"/>
        </w:rPr>
      </w:pPr>
      <w:del w:id="436" w:author="Eric Rosenquist" w:date="2016-11-09T16:01:00Z">
        <w:r w:rsidDel="00FD2C7F">
          <w:rPr>
            <w:noProof/>
          </w:rPr>
          <w:delText>Paste the Ranorex license key and click Install.</w:delText>
        </w:r>
        <w:bookmarkStart w:id="437" w:name="_Toc466544751"/>
        <w:bookmarkEnd w:id="437"/>
      </w:del>
    </w:p>
    <w:p w14:paraId="78F614F5" w14:textId="74EBDB84" w:rsidR="00C965E0" w:rsidRPr="004C5FA5" w:rsidDel="00FD2C7F" w:rsidRDefault="004246EA" w:rsidP="004246EA">
      <w:pPr>
        <w:pStyle w:val="nnormal"/>
        <w:numPr>
          <w:ilvl w:val="0"/>
          <w:numId w:val="49"/>
        </w:numPr>
        <w:rPr>
          <w:del w:id="438" w:author="Eric Rosenquist" w:date="2016-11-09T16:01:00Z"/>
          <w:rFonts w:cs="Arial"/>
          <w:color w:val="666766"/>
          <w:sz w:val="18"/>
          <w:shd w:val="clear" w:color="auto" w:fill="FFFFFF"/>
        </w:rPr>
      </w:pPr>
      <w:del w:id="439" w:author="Eric Rosenquist" w:date="2016-11-09T16:01:00Z">
        <w:r w:rsidDel="00FD2C7F">
          <w:rPr>
            <w:noProof/>
          </w:rPr>
          <w:delText xml:space="preserve">Once approved, click OK. </w:delText>
        </w:r>
        <w:r w:rsidR="004C5FA5" w:rsidDel="00FD2C7F">
          <w:rPr>
            <w:noProof/>
          </w:rPr>
          <w:tab/>
        </w:r>
        <w:r w:rsidR="004C5FA5" w:rsidDel="00FD2C7F">
          <w:rPr>
            <w:noProof/>
          </w:rPr>
          <w:tab/>
        </w:r>
        <w:r w:rsidR="004C5FA5" w:rsidDel="00FD2C7F">
          <w:rPr>
            <w:noProof/>
          </w:rPr>
          <w:tab/>
        </w:r>
        <w:bookmarkStart w:id="440" w:name="_Toc466544752"/>
        <w:bookmarkEnd w:id="440"/>
      </w:del>
    </w:p>
    <w:p w14:paraId="0F8DC6F0" w14:textId="0EECD7EB" w:rsidR="001744E4" w:rsidRDefault="001744E4" w:rsidP="00CC7CDA">
      <w:pPr>
        <w:pStyle w:val="Heading3"/>
        <w:ind w:left="900" w:hanging="900"/>
      </w:pPr>
      <w:bookmarkStart w:id="441" w:name="_Toc466544753"/>
      <w:r>
        <w:t>Installing CloudShell license token</w:t>
      </w:r>
      <w:bookmarkEnd w:id="441"/>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lastRenderedPageBreak/>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442" w:name="_Toc466544754"/>
      <w:r>
        <w:t>CloudShell Services overview</w:t>
      </w:r>
      <w:bookmarkEnd w:id="442"/>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61A55A2F" w:rsidR="00344C1E" w:rsidRDefault="00344C1E" w:rsidP="00160E6F">
      <w:pPr>
        <w:pStyle w:val="nnormal"/>
        <w:pPrChange w:id="443" w:author="Yaniv Kalsky" w:date="2016-11-10T12:35:00Z">
          <w:pPr>
            <w:pStyle w:val="nnormal"/>
          </w:pPr>
        </w:pPrChange>
      </w:pPr>
      <w:r>
        <w:t xml:space="preserve">CloudShell </w:t>
      </w:r>
      <w:r w:rsidR="002C6FE8">
        <w:t xml:space="preserve">Portal </w:t>
      </w:r>
      <w:del w:id="444" w:author="Yaniv Kalsky" w:date="2016-11-10T12:35:00Z">
        <w:r w:rsidR="002C6FE8" w:rsidDel="00160E6F">
          <w:delText>IIS Express</w:delText>
        </w:r>
      </w:del>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1F81B1AA" w:rsidR="002C6FE8" w:rsidRDefault="002C6FE8" w:rsidP="00160E6F">
      <w:pPr>
        <w:pStyle w:val="Heading4"/>
        <w:ind w:left="990" w:hanging="990"/>
        <w:pPrChange w:id="445" w:author="Yaniv Kalsky" w:date="2016-11-10T12:35:00Z">
          <w:pPr>
            <w:pStyle w:val="Heading4"/>
            <w:ind w:left="990" w:hanging="990"/>
          </w:pPr>
        </w:pPrChange>
      </w:pPr>
      <w:r>
        <w:t xml:space="preserve">CloudShell Portal </w:t>
      </w:r>
      <w:del w:id="446" w:author="Yaniv Kalsky" w:date="2016-11-10T12:35:00Z">
        <w:r w:rsidDel="00160E6F">
          <w:delText>IIS Express</w:delText>
        </w:r>
      </w:del>
    </w:p>
    <w:p w14:paraId="576575DD" w14:textId="1BF29DA7" w:rsidR="002C6FE8" w:rsidRPr="002C6FE8" w:rsidRDefault="002C6FE8" w:rsidP="00160E6F">
      <w:pPr>
        <w:rPr>
          <w:lang w:eastAsia="zh-CN"/>
        </w:rPr>
        <w:pPrChange w:id="447" w:author="Yaniv Kalsky" w:date="2016-11-10T12:36:00Z">
          <w:pPr/>
        </w:pPrChange>
      </w:pPr>
      <w:del w:id="448" w:author="Yaniv Kalsky" w:date="2016-11-10T12:35:00Z">
        <w:r w:rsidDel="00160E6F">
          <w:rPr>
            <w:lang w:eastAsia="zh-CN"/>
          </w:rPr>
          <w:delText>This service in charge of running the CloudShell Web Portal,</w:delText>
        </w:r>
        <w:r w:rsidRPr="002C6FE8" w:rsidDel="00160E6F">
          <w:rPr>
            <w:lang w:eastAsia="zh-CN"/>
          </w:rPr>
          <w:delText xml:space="preserve"> </w:delText>
        </w:r>
        <w:r w:rsidDel="00160E6F">
          <w:rPr>
            <w:lang w:eastAsia="zh-CN"/>
          </w:rPr>
          <w:delText>you can start\stop it from the “Services” windows screen. It is set to automatically start when the VM power on.</w:delText>
        </w:r>
      </w:del>
      <w:ins w:id="449" w:author="Yaniv Kalsky" w:date="2016-11-10T12:35:00Z">
        <w:r w:rsidR="00160E6F">
          <w:rPr>
            <w:lang w:eastAsia="zh-CN"/>
          </w:rPr>
          <w:t xml:space="preserve">The CloudShell Portal is running under the IIS installed on the CloudShell VM. </w:t>
        </w:r>
      </w:ins>
      <w:ins w:id="450" w:author="Yaniv Kalsky" w:date="2016-11-10T12:36:00Z">
        <w:r w:rsidR="00160E6F">
          <w:rPr>
            <w:lang w:eastAsia="zh-CN"/>
          </w:rPr>
          <w:t xml:space="preserve">To manage it, use the IIS Manager. </w:t>
        </w:r>
      </w:ins>
    </w:p>
    <w:p w14:paraId="6C08EAC6" w14:textId="4CC24156" w:rsidR="002C6FE8" w:rsidRDefault="002C6FE8" w:rsidP="00FF2328">
      <w:pPr>
        <w:pStyle w:val="Heading4"/>
        <w:ind w:left="990" w:hanging="990"/>
      </w:pPr>
      <w:r>
        <w:lastRenderedPageBreak/>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451" w:name="_Toc466544755"/>
      <w:r>
        <w:lastRenderedPageBreak/>
        <w:t>CloudShell Portal</w:t>
      </w:r>
      <w:bookmarkEnd w:id="451"/>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452" w:name="_Toc466544756"/>
      <w:r>
        <w:t>Importing the NFV Package</w:t>
      </w:r>
      <w:bookmarkEnd w:id="452"/>
    </w:p>
    <w:p w14:paraId="21444375" w14:textId="33D69C80" w:rsidR="00965956" w:rsidRPr="00FF2328" w:rsidRDefault="00B25D3A" w:rsidP="00C8740D">
      <w:pPr>
        <w:pStyle w:val="nnormal"/>
      </w:pPr>
      <w:r>
        <w:t xml:space="preserve">The NFV Environment and Services need to be imported to the CloudShell VM. </w:t>
      </w:r>
    </w:p>
    <w:p w14:paraId="3D72061B" w14:textId="2AA73FE0" w:rsidR="002D7A7F" w:rsidRDefault="002D7A7F" w:rsidP="00DF58BB">
      <w:pPr>
        <w:pStyle w:val="Heading3"/>
        <w:ind w:left="810" w:hanging="810"/>
      </w:pPr>
      <w:bookmarkStart w:id="453" w:name="_Toc466544757"/>
      <w:r>
        <w:t>Importing the NFV Solution package to CloudShell portal</w:t>
      </w:r>
      <w:bookmarkEnd w:id="453"/>
    </w:p>
    <w:p w14:paraId="50FDEDCD" w14:textId="77777777" w:rsidR="00FD2C7F" w:rsidRDefault="002D7A7F" w:rsidP="00B36BDB">
      <w:pPr>
        <w:pStyle w:val="nnormal"/>
        <w:rPr>
          <w:ins w:id="454" w:author="Eric Rosenquist" w:date="2016-11-09T16:04:00Z"/>
        </w:rPr>
      </w:pPr>
      <w:r>
        <w:t xml:space="preserve">After setting the CloudShell license and logging in to the CloudShell Portal with an Admin account, drag the </w:t>
      </w:r>
      <w:del w:id="455" w:author="Eric Rosenquist" w:date="2016-11-09T16:01:00Z">
        <w:r w:rsidDel="00FD2C7F">
          <w:delText xml:space="preserve">file </w:delText>
        </w:r>
      </w:del>
      <w:ins w:id="456" w:author="Eric Rosenquist" w:date="2016-11-09T16:01:00Z">
        <w:r w:rsidR="00FD2C7F">
          <w:t>following files</w:t>
        </w:r>
      </w:ins>
      <w:del w:id="457" w:author="Eric Rosenquist" w:date="2016-11-09T16:02:00Z">
        <w:r w:rsidDel="00FD2C7F">
          <w:delText>“</w:delText>
        </w:r>
        <w:r w:rsidR="002C22B0" w:rsidDel="00FD2C7F">
          <w:delText>NFV Build Environment</w:delText>
        </w:r>
        <w:r w:rsidDel="00FD2C7F">
          <w:delText>.zip”</w:delText>
        </w:r>
      </w:del>
      <w:ins w:id="458" w:author="Eric Rosenquist" w:date="2016-11-09T16:02:00Z">
        <w:r w:rsidR="00FD2C7F">
          <w:t xml:space="preserve"> (in order) </w:t>
        </w:r>
      </w:ins>
      <w:del w:id="459" w:author="Eric Rosenquist" w:date="2016-11-09T16:02:00Z">
        <w:r w:rsidDel="00FD2C7F">
          <w:delText xml:space="preserve"> </w:delText>
        </w:r>
      </w:del>
      <w:r>
        <w:t xml:space="preserve">to the Portal homepage to import </w:t>
      </w:r>
      <w:ins w:id="460" w:author="Eric Rosenquist" w:date="2016-11-09T16:02:00Z">
        <w:r w:rsidR="00FD2C7F">
          <w:t xml:space="preserve">the </w:t>
        </w:r>
      </w:ins>
      <w:del w:id="461" w:author="Eric Rosenquist" w:date="2016-11-09T16:02:00Z">
        <w:r w:rsidDel="00FD2C7F">
          <w:delText xml:space="preserve">its </w:delText>
        </w:r>
      </w:del>
      <w:r>
        <w:t>content to the system</w:t>
      </w:r>
      <w:ins w:id="462" w:author="Eric Rosenquist" w:date="2016-11-09T16:02:00Z">
        <w:r w:rsidR="00FD2C7F">
          <w:t>:</w:t>
        </w:r>
      </w:ins>
    </w:p>
    <w:p w14:paraId="6D4A3B8E" w14:textId="37828CD6" w:rsidR="002D7A7F" w:rsidRDefault="00FD2C7F">
      <w:pPr>
        <w:pStyle w:val="nnormal"/>
        <w:numPr>
          <w:ilvl w:val="0"/>
          <w:numId w:val="51"/>
        </w:numPr>
        <w:rPr>
          <w:ins w:id="463" w:author="Eric Rosenquist" w:date="2016-11-09T16:05:00Z"/>
        </w:rPr>
        <w:pPrChange w:id="464" w:author="Eric Rosenquist" w:date="2016-11-09T16:04:00Z">
          <w:pPr>
            <w:pStyle w:val="nnormal"/>
          </w:pPr>
        </w:pPrChange>
      </w:pPr>
      <w:ins w:id="465" w:author="Eric Rosenquist" w:date="2016-11-09T16:05:00Z">
        <w:r>
          <w:t>c</w:t>
        </w:r>
      </w:ins>
      <w:ins w:id="466" w:author="Eric Rosenquist" w:date="2016-11-09T16:04:00Z">
        <w:r>
          <w:t>ompute-shell.zip</w:t>
        </w:r>
      </w:ins>
      <w:del w:id="467" w:author="Eric Rosenquist" w:date="2016-11-09T16:02:00Z">
        <w:r w:rsidR="002D7A7F" w:rsidDel="00FD2C7F">
          <w:delText xml:space="preserve">. </w:delText>
        </w:r>
      </w:del>
    </w:p>
    <w:p w14:paraId="2661B5C0" w14:textId="06AFD39B" w:rsidR="00FD2C7F" w:rsidRDefault="00FD2C7F">
      <w:pPr>
        <w:pStyle w:val="nnormal"/>
        <w:numPr>
          <w:ilvl w:val="0"/>
          <w:numId w:val="51"/>
        </w:numPr>
        <w:rPr>
          <w:ins w:id="468" w:author="Eric Rosenquist" w:date="2016-11-09T16:05:00Z"/>
        </w:rPr>
        <w:pPrChange w:id="469" w:author="Eric Rosenquist" w:date="2016-11-09T16:04:00Z">
          <w:pPr>
            <w:pStyle w:val="nnormal"/>
          </w:pPr>
        </w:pPrChange>
      </w:pPr>
      <w:ins w:id="470" w:author="Eric Rosenquist" w:date="2016-11-09T16:05:00Z">
        <w:r>
          <w:t>onrack-shell.zip</w:t>
        </w:r>
      </w:ins>
    </w:p>
    <w:p w14:paraId="22559709" w14:textId="22A4933A" w:rsidR="00FD2C7F" w:rsidRDefault="00FD2C7F">
      <w:pPr>
        <w:pStyle w:val="nnormal"/>
        <w:numPr>
          <w:ilvl w:val="0"/>
          <w:numId w:val="51"/>
        </w:numPr>
        <w:rPr>
          <w:ins w:id="471" w:author="Eric Rosenquist" w:date="2016-11-09T16:05:00Z"/>
        </w:rPr>
        <w:pPrChange w:id="472" w:author="Eric Rosenquist" w:date="2016-11-09T16:04:00Z">
          <w:pPr>
            <w:pStyle w:val="nnormal"/>
          </w:pPr>
        </w:pPrChange>
      </w:pPr>
      <w:ins w:id="473" w:author="Eric Rosenquist" w:date="2016-11-09T16:05:00Z">
        <w:r>
          <w:t>site_manager_shell.zip</w:t>
        </w:r>
      </w:ins>
    </w:p>
    <w:p w14:paraId="1EB0CC73" w14:textId="2E8E41A6" w:rsidR="00FD2C7F" w:rsidRDefault="00FD2C7F">
      <w:pPr>
        <w:pStyle w:val="nnormal"/>
        <w:numPr>
          <w:ilvl w:val="0"/>
          <w:numId w:val="51"/>
        </w:numPr>
        <w:pPrChange w:id="474" w:author="Eric Rosenquist" w:date="2016-11-09T16:04:00Z">
          <w:pPr>
            <w:pStyle w:val="nnormal"/>
          </w:pPr>
        </w:pPrChange>
      </w:pPr>
      <w:ins w:id="475" w:author="Eric Rosenquist" w:date="2016-11-09T16:05:00Z">
        <w:r>
          <w:t>NFV Build Environment.zip</w:t>
        </w:r>
      </w:ins>
    </w:p>
    <w:p w14:paraId="73A8CABF" w14:textId="0CDE323D" w:rsidR="002D7A7F" w:rsidRDefault="002D7A7F" w:rsidP="00DF58BB">
      <w:pPr>
        <w:pStyle w:val="nnormal"/>
      </w:pPr>
      <w:r>
        <w:t xml:space="preserve">Alternatively, a package can </w:t>
      </w:r>
      <w:r w:rsidR="00CC7CDA">
        <w:t xml:space="preserve">be </w:t>
      </w:r>
      <w:r>
        <w:t>imported by logging in to the portal and clicking on the logged in username, in the top right corner.</w:t>
      </w:r>
    </w:p>
    <w:p w14:paraId="67B9A243" w14:textId="2AD485A8" w:rsidR="002D7A7F" w:rsidRDefault="002D7A7F" w:rsidP="00DF58BB">
      <w:pPr>
        <w:pStyle w:val="nnormal"/>
      </w:pPr>
      <w:r>
        <w:rPr>
          <w:noProof/>
          <w:lang w:eastAsia="en-US"/>
        </w:rPr>
        <w:lastRenderedPageBreak/>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250" cy="2105025"/>
                    </a:xfrm>
                    <a:prstGeom prst="rect">
                      <a:avLst/>
                    </a:prstGeom>
                  </pic:spPr>
                </pic:pic>
              </a:graphicData>
            </a:graphic>
          </wp:inline>
        </w:drawing>
      </w:r>
    </w:p>
    <w:p w14:paraId="36184105" w14:textId="32EDFA3C" w:rsidR="002D7A7F" w:rsidRDefault="002D7A7F" w:rsidP="00DF58BB">
      <w:pPr>
        <w:pStyle w:val="nnormal"/>
      </w:pPr>
      <w:r>
        <w:t xml:space="preserve">Selecting “Import Package” and navigating to the location of </w:t>
      </w:r>
      <w:r w:rsidRPr="00DF58BB">
        <w:t xml:space="preserve">the </w:t>
      </w:r>
      <w:del w:id="476" w:author="Eric Rosenquist" w:date="2016-11-09T16:33:00Z">
        <w:r w:rsidRPr="00DF58BB" w:rsidDel="002675FB">
          <w:delText>“</w:delText>
        </w:r>
        <w:r w:rsidR="002C22B0" w:rsidDel="002675FB">
          <w:delText xml:space="preserve">NFV Build </w:delText>
        </w:r>
        <w:r w:rsidR="002C22B0" w:rsidRPr="00DF58BB" w:rsidDel="002675FB">
          <w:delText>Environment</w:delText>
        </w:r>
        <w:r w:rsidRPr="00DF58BB" w:rsidDel="002675FB">
          <w:delText>.zip”</w:delText>
        </w:r>
        <w:r w:rsidDel="002675FB">
          <w:delText xml:space="preserve"> </w:delText>
        </w:r>
      </w:del>
      <w:ins w:id="477" w:author="Eric Rosenquist" w:date="2016-11-09T16:33:00Z">
        <w:r w:rsidR="002675FB">
          <w:t>zip</w:t>
        </w:r>
      </w:ins>
    </w:p>
    <w:p w14:paraId="1B0DDEE7" w14:textId="77777777" w:rsidR="002D7A7F" w:rsidRPr="00FF2328" w:rsidRDefault="002D7A7F" w:rsidP="00DF58BB">
      <w:pPr>
        <w:pStyle w:val="nnormal"/>
      </w:pPr>
    </w:p>
    <w:p w14:paraId="5EE87153" w14:textId="227937AD" w:rsidR="0098166A" w:rsidRDefault="0098166A" w:rsidP="0098166A">
      <w:pPr>
        <w:pStyle w:val="Heading2"/>
      </w:pPr>
      <w:bookmarkStart w:id="478" w:name="_Toc466544758"/>
      <w:r>
        <w:t>Inputs</w:t>
      </w:r>
      <w:bookmarkEnd w:id="478"/>
      <w:r>
        <w:t xml:space="preserve"> </w:t>
      </w:r>
      <w:del w:id="479" w:author="Eric Rosenquist" w:date="2016-11-09T16:05:00Z">
        <w:r w:rsidDel="00FD2C7F">
          <w:delText>spreadsheet</w:delText>
        </w:r>
      </w:del>
    </w:p>
    <w:p w14:paraId="16506AC6" w14:textId="2C6BDC73" w:rsidR="0098166A" w:rsidRDefault="00FD2C7F" w:rsidP="0098166A">
      <w:pPr>
        <w:pStyle w:val="nnormal"/>
      </w:pPr>
      <w:ins w:id="480" w:author="Eric Rosenquist" w:date="2016-11-09T16:05:00Z">
        <w:r>
          <w:t>Inputs</w:t>
        </w:r>
      </w:ins>
      <w:del w:id="481" w:author="Eric Rosenquist" w:date="2016-11-09T16:05:00Z">
        <w:r w:rsidR="0098166A" w:rsidDel="00FD2C7F">
          <w:delText>All inputs are taken from an Excel workbook in “C:\deploy\NFV Build Info.xls”. They</w:delText>
        </w:r>
      </w:del>
      <w:r w:rsidR="0098166A">
        <w:t xml:space="preserve"> are divided according to component. Before starting to deploy, </w:t>
      </w:r>
      <w:del w:id="482" w:author="Eric Rosenquist" w:date="2016-11-09T16:34:00Z">
        <w:r w:rsidR="0098166A" w:rsidDel="002675FB">
          <w:delText>the Setup function loads the Excel data</w:delText>
        </w:r>
      </w:del>
      <w:ins w:id="483" w:author="Eric Rosenquist" w:date="2016-11-09T16:34:00Z">
        <w:r w:rsidR="002675FB">
          <w:t xml:space="preserve">you must run </w:t>
        </w:r>
        <w:r w:rsidR="002675FB" w:rsidRPr="002675FB">
          <w:rPr>
            <w:b/>
            <w:rPrChange w:id="484" w:author="Eric Rosenquist" w:date="2016-11-09T16:34:00Z">
              <w:rPr/>
            </w:rPrChange>
          </w:rPr>
          <w:t>Set Inputs</w:t>
        </w:r>
      </w:ins>
      <w:r w:rsidR="0098166A">
        <w:t xml:space="preserve"> </w:t>
      </w:r>
      <w:ins w:id="485" w:author="Eric Rosenquist" w:date="2016-11-09T16:34:00Z">
        <w:r w:rsidR="002675FB">
          <w:t xml:space="preserve">to set </w:t>
        </w:r>
      </w:ins>
      <w:del w:id="486" w:author="Eric Rosenquist" w:date="2016-11-09T16:34:00Z">
        <w:r w:rsidR="0098166A" w:rsidDel="002675FB">
          <w:delText xml:space="preserve">into </w:delText>
        </w:r>
      </w:del>
      <w:r w:rsidR="0098166A">
        <w:t xml:space="preserve">the service attributes of all the components in the reservation. </w:t>
      </w:r>
      <w:ins w:id="487" w:author="Eric Rosenquist" w:date="2016-11-09T16:34:00Z">
        <w:r w:rsidR="002675FB">
          <w:t xml:space="preserve">Most values are already set and are hidden by default. </w:t>
        </w:r>
      </w:ins>
      <w:del w:id="488" w:author="Eric Rosenquist" w:date="2016-11-09T16:34:00Z">
        <w:r w:rsidR="0098166A" w:rsidDel="002675FB">
          <w:delText>Note that this will overwrite any attribute changes that were done in the browser.</w:delText>
        </w:r>
      </w:del>
      <w:ins w:id="489" w:author="Eric Rosenquist" w:date="2016-11-09T16:34:00Z">
        <w:r w:rsidR="002675FB">
          <w:t xml:space="preserve">Some values are set to auto-generated IP addresses based on the pools defined in the Site Manager. </w:t>
        </w:r>
      </w:ins>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679700"/>
                    </a:xfrm>
                    <a:prstGeom prst="rect">
                      <a:avLst/>
                    </a:prstGeom>
                  </pic:spPr>
                </pic:pic>
              </a:graphicData>
            </a:graphic>
          </wp:inline>
        </w:drawing>
      </w:r>
    </w:p>
    <w:p w14:paraId="64B72ECD" w14:textId="03B0B837" w:rsidR="009D0655" w:rsidDel="002675FB" w:rsidRDefault="009D0655" w:rsidP="00DF58BB">
      <w:pPr>
        <w:pStyle w:val="ListParagraph"/>
        <w:rPr>
          <w:del w:id="490" w:author="Eric Rosenquist" w:date="2016-11-09T16:35:00Z"/>
          <w:lang w:eastAsia="zh-CN"/>
        </w:rPr>
      </w:pPr>
      <w:del w:id="491" w:author="Eric Rosenquist" w:date="2016-11-09T16:35:00Z">
        <w:r w:rsidDel="002675FB">
          <w:rPr>
            <w:lang w:eastAsia="zh-CN"/>
          </w:rPr>
          <w:delText xml:space="preserve">Please note that the excel has internal </w:delText>
        </w:r>
        <w:r w:rsidR="00F3612E" w:rsidDel="002675FB">
          <w:rPr>
            <w:lang w:eastAsia="zh-CN"/>
          </w:rPr>
          <w:delText>formulas</w:delText>
        </w:r>
        <w:r w:rsidDel="002675FB">
          <w:rPr>
            <w:lang w:eastAsia="zh-CN"/>
          </w:rPr>
          <w:delText xml:space="preserve"> for automatically filling in information and “sorting” the columns using “A-Z” and such is interfering with the calculations. Do </w:delText>
        </w:r>
        <w:r w:rsidR="00F3612E" w:rsidDel="002675FB">
          <w:rPr>
            <w:lang w:eastAsia="zh-CN"/>
          </w:rPr>
          <w:delText xml:space="preserve">not </w:delText>
        </w:r>
        <w:r w:rsidDel="002675FB">
          <w:rPr>
            <w:lang w:eastAsia="zh-CN"/>
          </w:rPr>
          <w:delText xml:space="preserve">use this kind of sorting and only use the </w:delText>
        </w:r>
        <w:r w:rsidR="00F3612E" w:rsidDel="002675FB">
          <w:rPr>
            <w:lang w:eastAsia="zh-CN"/>
          </w:rPr>
          <w:delText>column filters</w:delText>
        </w:r>
        <w:r w:rsidDel="002675FB">
          <w:rPr>
            <w:lang w:eastAsia="zh-CN"/>
          </w:rPr>
          <w:delText xml:space="preserve"> under the sorting view.</w:delText>
        </w:r>
        <w:bookmarkStart w:id="492" w:name="_Toc466544759"/>
        <w:bookmarkEnd w:id="492"/>
      </w:del>
    </w:p>
    <w:p w14:paraId="1B48835F" w14:textId="5D76EC8C" w:rsidR="003D28C0" w:rsidRDefault="003D28C0" w:rsidP="003D28C0">
      <w:pPr>
        <w:pStyle w:val="Heading2"/>
      </w:pPr>
      <w:bookmarkStart w:id="493" w:name="_Toc466544760"/>
      <w:r>
        <w:t>Logs</w:t>
      </w:r>
      <w:bookmarkEnd w:id="493"/>
    </w:p>
    <w:p w14:paraId="0675CB09" w14:textId="3627F6A9" w:rsidR="00F8111C" w:rsidRDefault="0061039D">
      <w:pPr>
        <w:pStyle w:val="nnormal"/>
      </w:pPr>
      <w:r>
        <w:t xml:space="preserve">All </w:t>
      </w:r>
      <w:r w:rsidR="0097582F">
        <w:t xml:space="preserve">automation </w:t>
      </w:r>
      <w:r>
        <w:t xml:space="preserve">activity is logged to </w:t>
      </w:r>
      <w:ins w:id="494" w:author="Eric Rosenquist" w:date="2016-11-09T16:36:00Z">
        <w:r w:rsidR="002675FB" w:rsidRPr="0074434E">
          <w:rPr>
            <w:b/>
          </w:rPr>
          <w:t>C:\ProgramData\QualiSystems\</w:t>
        </w:r>
        <w:r w:rsidR="002675FB">
          <w:rPr>
            <w:b/>
          </w:rPr>
          <w:t>Logs\&lt;reservation id&gt;\Orchestration</w:t>
        </w:r>
        <w:r w:rsidR="002675FB" w:rsidRPr="0074434E">
          <w:rPr>
            <w:b/>
          </w:rPr>
          <w:t>.log</w:t>
        </w:r>
        <w:r w:rsidR="002675FB" w:rsidRPr="002675FB">
          <w:rPr>
            <w:rPrChange w:id="495" w:author="Eric Rosenquist" w:date="2016-11-09T16:36:00Z">
              <w:rPr>
                <w:b/>
              </w:rPr>
            </w:rPrChange>
          </w:rPr>
          <w:t xml:space="preserve"> (summary of high-level steps) and </w:t>
        </w:r>
      </w:ins>
      <w:r w:rsidRPr="0074434E">
        <w:rPr>
          <w:b/>
        </w:rPr>
        <w:t>C:\ProgramData\QualiSystems\</w:t>
      </w:r>
      <w:ins w:id="496" w:author="Eric Rosenquist" w:date="2016-11-09T16:35:00Z">
        <w:r w:rsidR="002675FB">
          <w:rPr>
            <w:b/>
          </w:rPr>
          <w:t>Logs\&lt;reservation id&gt;\</w:t>
        </w:r>
      </w:ins>
      <w:r w:rsidR="003B3C91">
        <w:rPr>
          <w:b/>
        </w:rPr>
        <w:t>Shells</w:t>
      </w:r>
      <w:r w:rsidRPr="0074434E">
        <w:rPr>
          <w:b/>
        </w:rPr>
        <w:t>.log</w:t>
      </w:r>
      <w:ins w:id="497" w:author="Eric Rosenquist" w:date="2016-11-09T16:35:00Z">
        <w:r w:rsidR="002675FB">
          <w:t xml:space="preserve"> (all details)</w:t>
        </w:r>
      </w:ins>
      <w:del w:id="498" w:author="Eric Rosenquist" w:date="2016-11-09T16:35:00Z">
        <w:r w:rsidDel="002675FB">
          <w:delText xml:space="preserve">. </w:delText>
        </w:r>
      </w:del>
      <w:ins w:id="499" w:author="Eric Rosenquist" w:date="2016-11-09T16:35:00Z">
        <w:r w:rsidR="002675FB">
          <w:t xml:space="preserve">. </w:t>
        </w:r>
      </w:ins>
    </w:p>
    <w:p w14:paraId="54CD6B59" w14:textId="5434C663" w:rsidR="00F8111C" w:rsidRDefault="0061039D" w:rsidP="00F8111C">
      <w:pPr>
        <w:pStyle w:val="nnormal"/>
      </w:pPr>
      <w:del w:id="500" w:author="Eric Rosenquist" w:date="2016-11-09T16:36:00Z">
        <w:r w:rsidDel="002675FB">
          <w:lastRenderedPageBreak/>
          <w:delText xml:space="preserve">This </w:delText>
        </w:r>
      </w:del>
      <w:ins w:id="501" w:author="Eric Rosenquist" w:date="2016-11-09T16:36:00Z">
        <w:r w:rsidR="002675FB">
          <w:t xml:space="preserve">Shells.log </w:t>
        </w:r>
      </w:ins>
      <w:r>
        <w:t>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 xml:space="preserve">ull contents of generated </w:t>
      </w:r>
      <w:proofErr w:type="spellStart"/>
      <w:r w:rsidR="0061039D">
        <w:t>config</w:t>
      </w:r>
      <w:proofErr w:type="spellEnd"/>
      <w:r w:rsidR="0061039D">
        <w:t xml:space="preserve">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2DE5106D" w:rsidR="003D28C0" w:rsidRDefault="0061039D" w:rsidP="00F8111C">
      <w:pPr>
        <w:pStyle w:val="nnormal"/>
        <w:rPr>
          <w:ins w:id="502" w:author="Eric Rosenquist" w:date="2016-11-09T16:38:00Z"/>
        </w:rPr>
      </w:pPr>
      <w:r>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47B3F6C8" w14:textId="7891AA77" w:rsidR="002675FB" w:rsidRDefault="002675FB" w:rsidP="00F8111C">
      <w:pPr>
        <w:pStyle w:val="nnormal"/>
        <w:rPr>
          <w:ins w:id="503" w:author="Eric Rosenquist" w:date="2016-11-09T16:39:00Z"/>
        </w:rPr>
      </w:pPr>
      <w:ins w:id="504" w:author="Eric Rosenquist" w:date="2016-11-09T16:38:00Z">
        <w:r>
          <w:t xml:space="preserve">The </w:t>
        </w:r>
      </w:ins>
      <w:ins w:id="505" w:author="Yaniv Kalsky" w:date="2016-11-09T16:17:00Z">
        <w:r w:rsidR="003C3DA8">
          <w:t>‘</w:t>
        </w:r>
      </w:ins>
      <w:ins w:id="506" w:author="Eric Rosenquist" w:date="2016-11-09T16:38:00Z">
        <w:r>
          <w:t>Attach Logs</w:t>
        </w:r>
      </w:ins>
      <w:ins w:id="507" w:author="Yaniv Kalsky" w:date="2016-11-09T16:17:00Z">
        <w:r w:rsidR="003C3DA8">
          <w:t>’</w:t>
        </w:r>
      </w:ins>
      <w:ins w:id="508" w:author="Eric Rosenquist" w:date="2016-11-09T16:38:00Z">
        <w:r>
          <w:t xml:space="preserve"> function zips all logs related to the current reservation and attaches logs.zip to the reservation. After running, refresh the page and download logs.zip </w:t>
        </w:r>
      </w:ins>
      <w:ins w:id="509" w:author="Eric Rosenquist" w:date="2016-11-09T16:39:00Z">
        <w:r>
          <w:t>using the paperclip icon near the upper right corner.</w:t>
        </w:r>
      </w:ins>
    </w:p>
    <w:p w14:paraId="4997D987" w14:textId="070BF46D" w:rsidR="002675FB" w:rsidRPr="002675FB" w:rsidRDefault="002675FB" w:rsidP="00F8111C">
      <w:pPr>
        <w:pStyle w:val="nnormal"/>
        <w:rPr>
          <w:sz w:val="24"/>
          <w:rPrChange w:id="510" w:author="Eric Rosenquist" w:date="2016-11-09T16:39:00Z">
            <w:rPr/>
          </w:rPrChange>
        </w:rPr>
      </w:pPr>
      <w:ins w:id="511" w:author="Eric Rosenquist" w:date="2016-11-09T16:39:00Z">
        <w:r>
          <w:t xml:space="preserve">The </w:t>
        </w:r>
      </w:ins>
      <w:ins w:id="512" w:author="Yaniv Kalsky" w:date="2016-11-09T16:17:00Z">
        <w:r w:rsidR="003C3DA8">
          <w:t>‘</w:t>
        </w:r>
      </w:ins>
      <w:ins w:id="513" w:author="Eric Rosenquist" w:date="2016-11-09T16:39:00Z">
        <w:r>
          <w:t>Clean Logs</w:t>
        </w:r>
      </w:ins>
      <w:ins w:id="514" w:author="Yaniv Kalsky" w:date="2016-11-09T16:17:00Z">
        <w:r w:rsidR="003C3DA8">
          <w:t>’</w:t>
        </w:r>
      </w:ins>
      <w:ins w:id="515" w:author="Eric Rosenquist" w:date="2016-11-09T16:39:00Z">
        <w:r>
          <w:t xml:space="preserve"> function moves orchestration.log and shells.log to backup files and clears </w:t>
        </w:r>
      </w:ins>
      <w:ins w:id="516" w:author="Eric Rosenquist" w:date="2016-11-09T16:40:00Z">
        <w:r>
          <w:t xml:space="preserve">them. This can be useful to </w:t>
        </w:r>
      </w:ins>
      <w:ins w:id="517" w:author="Yaniv Kalsky" w:date="2016-11-09T16:16:00Z">
        <w:r w:rsidR="003C3DA8">
          <w:t xml:space="preserve">use </w:t>
        </w:r>
      </w:ins>
      <w:ins w:id="518" w:author="Eric Rosenquist" w:date="2016-11-09T16:40:00Z">
        <w:r>
          <w:t xml:space="preserve">before starting a new run. </w:t>
        </w:r>
      </w:ins>
    </w:p>
    <w:p w14:paraId="28DF026D" w14:textId="0AF51E34" w:rsidR="003D28C0" w:rsidRDefault="003D28C0" w:rsidP="003D28C0">
      <w:pPr>
        <w:pStyle w:val="Heading2"/>
      </w:pPr>
      <w:bookmarkStart w:id="519" w:name="_Toc466544761"/>
      <w:r>
        <w:t>Executing in steps</w:t>
      </w:r>
      <w:bookmarkEnd w:id="519"/>
    </w:p>
    <w:p w14:paraId="50100C6E" w14:textId="77777777" w:rsidR="002675FB" w:rsidRDefault="005C1B9A" w:rsidP="00384E8D">
      <w:pPr>
        <w:pStyle w:val="nnormal"/>
        <w:rPr>
          <w:ins w:id="520" w:author="Eric Rosenquist" w:date="2016-11-09T16:37:00Z"/>
        </w:rPr>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w:t>
      </w:r>
      <w:del w:id="521" w:author="Eric Rosenquist" w:date="2016-11-09T16:36:00Z">
        <w:r w:rsidDel="002675FB">
          <w:delText>Setup</w:delText>
        </w:r>
      </w:del>
      <w:ins w:id="522" w:author="Eric Rosenquist" w:date="2016-11-09T16:37:00Z">
        <w:r w:rsidR="002675FB">
          <w:t>Setup</w:t>
        </w:r>
      </w:ins>
      <w:r>
        <w:t xml:space="preserve">. </w:t>
      </w:r>
    </w:p>
    <w:p w14:paraId="6E924C6C" w14:textId="2E07ABA2" w:rsidR="002675FB" w:rsidRDefault="002675FB" w:rsidP="00384E8D">
      <w:pPr>
        <w:pStyle w:val="nnormal"/>
        <w:rPr>
          <w:ins w:id="523" w:author="Eric Rosenquist" w:date="2016-11-09T16:37:00Z"/>
        </w:rPr>
      </w:pPr>
      <w:ins w:id="524" w:author="Eric Rosenquist" w:date="2016-11-09T16:37:00Z">
        <w:r>
          <w:t xml:space="preserve">You can run a custom subset of steps using </w:t>
        </w:r>
      </w:ins>
      <w:ins w:id="525" w:author="Yaniv Kalsky" w:date="2016-11-09T16:17:00Z">
        <w:r w:rsidR="003C3DA8">
          <w:t>‘</w:t>
        </w:r>
      </w:ins>
      <w:ins w:id="526" w:author="Eric Rosenquist" w:date="2016-11-09T16:37:00Z">
        <w:r>
          <w:t>Run Orchestration Steps</w:t>
        </w:r>
      </w:ins>
      <w:ins w:id="527" w:author="Yaniv Kalsky" w:date="2016-11-09T16:17:00Z">
        <w:r w:rsidR="003C3DA8">
          <w:t>’</w:t>
        </w:r>
      </w:ins>
      <w:ins w:id="528" w:author="Eric Rosenquist" w:date="2016-11-09T16:37:00Z">
        <w:r>
          <w:t xml:space="preserve">, </w:t>
        </w:r>
        <w:r w:rsidR="00271644">
          <w:t xml:space="preserve">specifying </w:t>
        </w:r>
        <w:r>
          <w:t xml:space="preserve">a list of step numbers to include and/or exclude. To </w:t>
        </w:r>
      </w:ins>
      <w:ins w:id="529" w:author="Eric Rosenquist" w:date="2016-11-09T17:59:00Z">
        <w:r w:rsidR="00271644">
          <w:t xml:space="preserve">get the </w:t>
        </w:r>
      </w:ins>
      <w:ins w:id="530" w:author="Eric Rosenquist" w:date="2016-11-09T16:38:00Z">
        <w:r>
          <w:t xml:space="preserve">step numbers, run </w:t>
        </w:r>
      </w:ins>
      <w:ins w:id="531" w:author="Yaniv Kalsky" w:date="2016-11-09T16:17:00Z">
        <w:r w:rsidR="003C3DA8">
          <w:t>‘</w:t>
        </w:r>
      </w:ins>
      <w:ins w:id="532" w:author="Eric Rosenquist" w:date="2016-11-09T16:38:00Z">
        <w:r>
          <w:t>Generate Orchestration Steps File</w:t>
        </w:r>
      </w:ins>
      <w:ins w:id="533" w:author="Yaniv Kalsky" w:date="2016-11-09T16:17:00Z">
        <w:r w:rsidR="003C3DA8">
          <w:t>’</w:t>
        </w:r>
      </w:ins>
      <w:ins w:id="534" w:author="Eric Rosenquist" w:date="2016-11-09T16:38:00Z">
        <w:r>
          <w:t>, refresh the page, and download steps.csv using the paperclip icon near the upper right.</w:t>
        </w:r>
      </w:ins>
      <w:ins w:id="535" w:author="Eric Rosenquist" w:date="2016-11-09T18:00:00Z">
        <w:r w:rsidR="00271644">
          <w:t xml:space="preserve"> The same steps information is also written to the Output window.</w:t>
        </w:r>
      </w:ins>
    </w:p>
    <w:p w14:paraId="7714621D" w14:textId="77777777" w:rsidR="002675FB" w:rsidRDefault="002675FB" w:rsidP="00384E8D">
      <w:pPr>
        <w:pStyle w:val="nnormal"/>
        <w:rPr>
          <w:ins w:id="536" w:author="Eric Rosenquist" w:date="2016-11-09T16:37:00Z"/>
        </w:rPr>
      </w:pPr>
    </w:p>
    <w:p w14:paraId="2612928B" w14:textId="2E35A6D1" w:rsidR="000C6C58" w:rsidDel="003C3DA8" w:rsidRDefault="005C1B9A" w:rsidP="00384E8D">
      <w:pPr>
        <w:pStyle w:val="nnormal"/>
        <w:rPr>
          <w:del w:id="537" w:author="Yaniv Kalsky" w:date="2016-11-09T16:18:00Z"/>
        </w:rPr>
      </w:pPr>
      <w:del w:id="538" w:author="Yaniv Kalsky" w:date="2016-11-09T16:18:00Z">
        <w:r w:rsidDel="003C3DA8">
          <w:delText xml:space="preserve">In some </w:delText>
        </w:r>
        <w:r w:rsidR="00DC0D48" w:rsidDel="003C3DA8">
          <w:delText>cases,</w:delText>
        </w:r>
        <w:r w:rsidDel="003C3DA8">
          <w:delText xml:space="preserve"> it may be useful to run </w:delText>
        </w:r>
        <w:r w:rsidR="00B12F6E" w:rsidDel="003C3DA8">
          <w:delText>a</w:delText>
        </w:r>
        <w:r w:rsidR="00797249" w:rsidDel="003C3DA8">
          <w:delText xml:space="preserve">n individual </w:delText>
        </w:r>
        <w:r w:rsidR="00A923E7" w:rsidDel="003C3DA8">
          <w:delText>component</w:delText>
        </w:r>
        <w:r w:rsidR="000C6C58" w:rsidDel="003C3DA8">
          <w:delText>:</w:delText>
        </w:r>
      </w:del>
    </w:p>
    <w:p w14:paraId="03EA05EA" w14:textId="5CAA4347" w:rsidR="000C6C58" w:rsidRDefault="00A923E7" w:rsidP="003D28C0">
      <w:pPr>
        <w:pStyle w:val="nnormal"/>
      </w:pPr>
      <w:del w:id="539" w:author="Yaniv Kalsky" w:date="2016-11-09T16:18:00Z">
        <w:r w:rsidRPr="00A923E7" w:rsidDel="003C3DA8">
          <w:rPr>
            <w:noProof/>
            <w:lang w:eastAsia="en-US"/>
          </w:rPr>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950" cy="2766908"/>
                      </a:xfrm>
                      <a:prstGeom prst="rect">
                        <a:avLst/>
                      </a:prstGeom>
                    </pic:spPr>
                  </pic:pic>
                </a:graphicData>
              </a:graphic>
            </wp:inline>
          </w:drawing>
        </w:r>
      </w:del>
      <w:ins w:id="540" w:author="Yaniv Kalsky" w:date="2016-11-09T16:18:00Z">
        <w:r w:rsidR="003C3DA8">
          <w:t>You can also select one of the components in the diagram and execute one/several steps of it from there:</w:t>
        </w:r>
      </w:ins>
    </w:p>
    <w:p w14:paraId="316BE9F5" w14:textId="20143145" w:rsidR="000C6C58" w:rsidDel="003C3DA8" w:rsidRDefault="000C6C58" w:rsidP="003D28C0">
      <w:pPr>
        <w:pStyle w:val="nnormal"/>
        <w:rPr>
          <w:del w:id="541" w:author="Yaniv Kalsky" w:date="2016-11-09T16:19:00Z"/>
        </w:rPr>
      </w:pPr>
    </w:p>
    <w:p w14:paraId="307D3ECD" w14:textId="64BF75B9" w:rsidR="000C6C58" w:rsidDel="003C3DA8" w:rsidRDefault="00797249" w:rsidP="003D28C0">
      <w:pPr>
        <w:pStyle w:val="nnormal"/>
        <w:rPr>
          <w:del w:id="542" w:author="Yaniv Kalsky" w:date="2016-11-09T16:19:00Z"/>
        </w:rPr>
      </w:pPr>
      <w:del w:id="543" w:author="Yaniv Kalsky" w:date="2016-11-09T16:19:00Z">
        <w:r w:rsidDel="003C3DA8">
          <w:delText>It may also be necessary to run a single low-level function on an individual component.</w:delText>
        </w:r>
      </w:del>
    </w:p>
    <w:p w14:paraId="39D168AA" w14:textId="39181651" w:rsidR="00797249" w:rsidRDefault="00797249">
      <w:pPr>
        <w:rPr>
          <w:rFonts w:eastAsiaTheme="minorEastAsia" w:cs="Times New Roman"/>
          <w:szCs w:val="18"/>
          <w:lang w:eastAsia="zh-CN"/>
        </w:rPr>
      </w:pPr>
    </w:p>
    <w:p w14:paraId="20138F60" w14:textId="089E77A8" w:rsidR="000C6C58" w:rsidDel="003C3DA8" w:rsidRDefault="000C6C58" w:rsidP="003D28C0">
      <w:pPr>
        <w:pStyle w:val="nnormal"/>
        <w:rPr>
          <w:del w:id="544" w:author="Yaniv Kalsky" w:date="2016-11-09T16:20:00Z"/>
        </w:rPr>
      </w:pPr>
      <w:del w:id="545" w:author="Yaniv Kalsky" w:date="2016-11-09T16:20:00Z">
        <w:r w:rsidDel="003C3DA8">
          <w:lastRenderedPageBreak/>
          <w:delText>Running an individual function:</w:delText>
        </w:r>
      </w:del>
    </w:p>
    <w:p w14:paraId="614E0F2E" w14:textId="4E4A7492" w:rsidR="00E80F9F" w:rsidRDefault="00A923E7" w:rsidP="003D28C0">
      <w:pPr>
        <w:pStyle w:val="nnormal"/>
      </w:pPr>
      <w:r w:rsidRPr="00A923E7">
        <w:rPr>
          <w:noProof/>
          <w:lang w:eastAsia="en-US"/>
        </w:rPr>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52115"/>
                    </a:xfrm>
                    <a:prstGeom prst="rect">
                      <a:avLst/>
                    </a:prstGeom>
                  </pic:spPr>
                </pic:pic>
              </a:graphicData>
            </a:graphic>
          </wp:inline>
        </w:drawing>
      </w:r>
    </w:p>
    <w:p w14:paraId="32A62E62" w14:textId="47436006" w:rsidR="00797249" w:rsidRDefault="00797249" w:rsidP="00797249">
      <w:pPr>
        <w:pStyle w:val="nnormal"/>
      </w:pPr>
      <w:r>
        <w:t xml:space="preserve">Functions take their inputs from </w:t>
      </w:r>
      <w:ins w:id="546" w:author="Yaniv Kalsky" w:date="2016-11-09T16:20:00Z">
        <w:r w:rsidR="003C3DA8">
          <w:t xml:space="preserve">the </w:t>
        </w:r>
      </w:ins>
      <w:r>
        <w:t>component</w:t>
      </w:r>
      <w:ins w:id="547" w:author="Yaniv Kalsky" w:date="2016-11-09T16:20:00Z">
        <w:r w:rsidR="003C3DA8">
          <w:t>’s</w:t>
        </w:r>
      </w:ins>
      <w:r>
        <w:t xml:space="preserve">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lastRenderedPageBreak/>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548" w:name="_Toc351902881"/>
      <w:bookmarkStart w:id="549" w:name="_Toc354056683"/>
      <w:bookmarkStart w:id="550" w:name="_Toc183505668"/>
      <w:bookmarkStart w:id="551" w:name="_Toc204410912"/>
      <w:bookmarkStart w:id="552" w:name="_Toc333422504"/>
      <w:bookmarkStart w:id="553" w:name="_Toc333422511"/>
      <w:bookmarkStart w:id="554" w:name="_Toc466544762"/>
      <w:bookmarkEnd w:id="0"/>
      <w:r w:rsidRPr="00D65A58">
        <w:lastRenderedPageBreak/>
        <w:t>C</w:t>
      </w:r>
      <w:r w:rsidR="00E604E6" w:rsidRPr="00330E81">
        <w:t>ompatibility</w:t>
      </w:r>
      <w:bookmarkEnd w:id="548"/>
      <w:bookmarkEnd w:id="549"/>
      <w:bookmarkEnd w:id="554"/>
    </w:p>
    <w:p w14:paraId="012F5C6F" w14:textId="2BB418B1" w:rsidR="00E604E6" w:rsidRPr="00330E81" w:rsidRDefault="00E51A84" w:rsidP="00074A28">
      <w:pPr>
        <w:pStyle w:val="Heading2"/>
      </w:pPr>
      <w:bookmarkStart w:id="555" w:name="_Toc466544763"/>
      <w:r>
        <w:t>CloudShell</w:t>
      </w:r>
      <w:r w:rsidR="00E604E6" w:rsidRPr="00330E81">
        <w:t xml:space="preserve"> compatibility</w:t>
      </w:r>
      <w:bookmarkEnd w:id="555"/>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63D05AF5" w:rsidR="00E604E6" w:rsidRDefault="00E51A84" w:rsidP="00C64C9F">
      <w:pPr>
        <w:pStyle w:val="nbullet"/>
        <w:numPr>
          <w:ilvl w:val="0"/>
          <w:numId w:val="0"/>
        </w:numPr>
        <w:ind w:left="360"/>
        <w:rPr>
          <w:lang w:bidi="ar-SA"/>
        </w:rPr>
        <w:pPrChange w:id="556" w:author="Yaniv Kalsky" w:date="2016-11-09T17:04:00Z">
          <w:pPr>
            <w:pStyle w:val="nbullet"/>
            <w:numPr>
              <w:numId w:val="0"/>
            </w:numPr>
            <w:ind w:firstLine="0"/>
          </w:pPr>
        </w:pPrChange>
      </w:pPr>
      <w:r>
        <w:rPr>
          <w:lang w:bidi="ar-SA"/>
        </w:rPr>
        <w:t xml:space="preserve">CloudShell </w:t>
      </w:r>
      <w:del w:id="557" w:author="Yaniv Kalsky" w:date="2016-11-09T17:04:00Z">
        <w:r w:rsidR="00E604E6" w:rsidRPr="00330E81" w:rsidDel="00C64C9F">
          <w:rPr>
            <w:lang w:bidi="ar-SA"/>
          </w:rPr>
          <w:delText>Server</w:delText>
        </w:r>
        <w:r w:rsidR="00D55007" w:rsidDel="00C64C9F">
          <w:rPr>
            <w:lang w:bidi="ar-SA"/>
          </w:rPr>
          <w:delText xml:space="preserve"> </w:delText>
        </w:r>
      </w:del>
      <w:del w:id="558" w:author="Eric Rosenquist" w:date="2016-11-09T16:06:00Z">
        <w:r w:rsidR="00D55007" w:rsidDel="00FD2C7F">
          <w:rPr>
            <w:lang w:bidi="ar-SA"/>
          </w:rPr>
          <w:delText>6.4</w:delText>
        </w:r>
      </w:del>
      <w:ins w:id="559" w:author="Eric Rosenquist" w:date="2016-11-09T16:06:00Z">
        <w:r w:rsidR="00FD2C7F">
          <w:rPr>
            <w:lang w:bidi="ar-SA"/>
          </w:rPr>
          <w:t>7.1</w:t>
        </w:r>
      </w:ins>
      <w:r w:rsidR="00481545">
        <w:rPr>
          <w:lang w:bidi="ar-SA"/>
        </w:rPr>
        <w:t xml:space="preserve"> Patch </w:t>
      </w:r>
      <w:ins w:id="560" w:author="Eric Rosenquist" w:date="2016-11-09T16:06:00Z">
        <w:r w:rsidR="00FD2C7F">
          <w:rPr>
            <w:lang w:bidi="ar-SA"/>
          </w:rPr>
          <w:t>1</w:t>
        </w:r>
      </w:ins>
      <w:del w:id="561" w:author="Eric Rosenquist" w:date="2016-11-09T16:06:00Z">
        <w:r w:rsidR="00E20726" w:rsidDel="00FD2C7F">
          <w:rPr>
            <w:lang w:bidi="ar-SA"/>
          </w:rPr>
          <w:delText>6</w:delText>
        </w:r>
      </w:del>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47898F34"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w:t>
      </w:r>
      <w:del w:id="562" w:author="Eric Rosenquist" w:date="2016-11-09T16:08:00Z">
        <w:r w:rsidDel="00FD2C7F">
          <w:rPr>
            <w:lang w:bidi="ar-SA"/>
          </w:rPr>
          <w:delText>1.32</w:delText>
        </w:r>
      </w:del>
      <w:ins w:id="563" w:author="Eric Rosenquist" w:date="2016-11-09T16:08:00Z">
        <w:r w:rsidR="00FD2C7F">
          <w:rPr>
            <w:lang w:bidi="ar-SA"/>
          </w:rPr>
          <w:t>2.0.0.2</w:t>
        </w:r>
      </w:ins>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1E6D74B6"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w:t>
      </w:r>
      <w:ins w:id="564" w:author="Eric Rosenquist" w:date="2016-11-09T16:07:00Z">
        <w:r w:rsidR="00FD2C7F">
          <w:rPr>
            <w:lang w:bidi="ar-SA"/>
          </w:rPr>
          <w:t>2.4-4292526</w:t>
        </w:r>
      </w:ins>
      <w:del w:id="565" w:author="Eric Rosenquist" w:date="2016-11-09T16:07:00Z">
        <w:r w:rsidR="00E20726" w:rsidRPr="00E20726" w:rsidDel="00FD2C7F">
          <w:rPr>
            <w:lang w:bidi="ar-SA"/>
          </w:rPr>
          <w:delText>1.4-2691049</w:delText>
        </w:r>
      </w:del>
    </w:p>
    <w:p w14:paraId="11CF86FC" w14:textId="68232A41" w:rsidR="003B3C91" w:rsidRDefault="003B3C91" w:rsidP="00D55007">
      <w:pPr>
        <w:pStyle w:val="nbullet"/>
        <w:numPr>
          <w:ilvl w:val="0"/>
          <w:numId w:val="0"/>
        </w:numPr>
        <w:ind w:left="360"/>
        <w:rPr>
          <w:ins w:id="566" w:author="Eric Rosenquist" w:date="2016-11-09T16:07:00Z"/>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818EC09" w14:textId="13EF433C" w:rsidR="00FD2C7F" w:rsidRPr="00384E8D" w:rsidRDefault="00FD2C7F" w:rsidP="00D55007">
      <w:pPr>
        <w:pStyle w:val="nbullet"/>
        <w:numPr>
          <w:ilvl w:val="0"/>
          <w:numId w:val="0"/>
        </w:numPr>
        <w:ind w:left="360"/>
        <w:rPr>
          <w:highlight w:val="yellow"/>
          <w:lang w:bidi="ar-SA"/>
        </w:rPr>
      </w:pPr>
      <w:proofErr w:type="spellStart"/>
      <w:ins w:id="567" w:author="Eric Rosenquist" w:date="2016-11-09T16:07:00Z">
        <w:r>
          <w:rPr>
            <w:lang w:bidi="ar-SA"/>
          </w:rPr>
          <w:t>vRealize</w:t>
        </w:r>
        <w:proofErr w:type="spellEnd"/>
        <w:r>
          <w:rPr>
            <w:lang w:bidi="ar-SA"/>
          </w:rPr>
          <w:t xml:space="preserve"> Automation 7.1.0.710-4270058</w:t>
        </w:r>
      </w:ins>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568" w:name="_Toc466544764"/>
      <w:r>
        <w:lastRenderedPageBreak/>
        <w:t>Technical</w:t>
      </w:r>
      <w:r w:rsidR="004B1D4C">
        <w:t xml:space="preserve"> Guide</w:t>
      </w:r>
      <w:bookmarkEnd w:id="568"/>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020A045E" w14:textId="271B9094" w:rsidR="00FD2C7F" w:rsidRDefault="00FD2C7F" w:rsidP="00D431DC">
      <w:pPr>
        <w:pStyle w:val="Heading2"/>
        <w:rPr>
          <w:ins w:id="569" w:author="Eric Rosenquist" w:date="2016-11-09T16:09:00Z"/>
        </w:rPr>
      </w:pPr>
      <w:bookmarkStart w:id="570" w:name="_Toc444692085"/>
      <w:bookmarkStart w:id="571" w:name="_Toc466544765"/>
      <w:proofErr w:type="spellStart"/>
      <w:ins w:id="572" w:author="Eric Rosenquist" w:date="2016-11-09T16:09:00Z">
        <w:r>
          <w:t>OnRack</w:t>
        </w:r>
        <w:proofErr w:type="spellEnd"/>
        <w:r>
          <w:t xml:space="preserve"> Discovery Workflow</w:t>
        </w:r>
        <w:bookmarkEnd w:id="571"/>
      </w:ins>
    </w:p>
    <w:p w14:paraId="678653EE" w14:textId="43330A0E" w:rsidR="00FD2C7F" w:rsidRPr="00B36BDB" w:rsidRDefault="00FD2C7F" w:rsidP="003D3303">
      <w:pPr>
        <w:pStyle w:val="nnormal"/>
        <w:rPr>
          <w:ins w:id="573" w:author="Eric Rosenquist" w:date="2016-11-09T16:09:00Z"/>
        </w:rPr>
        <w:pPrChange w:id="574" w:author="Yaniv Kalsky" w:date="2016-11-10T12:12:00Z">
          <w:pPr>
            <w:pStyle w:val="Heading2"/>
          </w:pPr>
        </w:pPrChange>
      </w:pPr>
      <w:ins w:id="575" w:author="Eric Rosenquist" w:date="2016-11-09T16:09:00Z">
        <w:r>
          <w:t xml:space="preserve">Create an </w:t>
        </w:r>
        <w:proofErr w:type="spellStart"/>
        <w:r>
          <w:t>OnRackShell</w:t>
        </w:r>
        <w:proofErr w:type="spellEnd"/>
        <w:r>
          <w:t xml:space="preserve"> resource and </w:t>
        </w:r>
      </w:ins>
      <w:ins w:id="576" w:author="Eric Rosenquist" w:date="2016-11-09T16:10:00Z">
        <w:r>
          <w:t>set the IP and credentials. Then r</w:t>
        </w:r>
      </w:ins>
      <w:ins w:id="577" w:author="Eric Rosenquist" w:date="2016-11-09T16:09:00Z">
        <w:r>
          <w:t xml:space="preserve">eserve the environment </w:t>
        </w:r>
      </w:ins>
      <w:ins w:id="578" w:author="Yaniv Kalsky" w:date="2016-11-10T12:11:00Z">
        <w:r w:rsidR="003D3303">
          <w:t>‘</w:t>
        </w:r>
      </w:ins>
      <w:proofErr w:type="spellStart"/>
      <w:ins w:id="579" w:author="Eric Rosenquist" w:date="2016-11-09T16:09:00Z">
        <w:r>
          <w:t>OnRack</w:t>
        </w:r>
        <w:proofErr w:type="spellEnd"/>
        <w:r>
          <w:t xml:space="preserve"> Discovery</w:t>
        </w:r>
      </w:ins>
      <w:ins w:id="580" w:author="Yaniv Kalsky" w:date="2016-11-10T12:12:00Z">
        <w:r w:rsidR="003D3303">
          <w:t>’</w:t>
        </w:r>
      </w:ins>
      <w:ins w:id="581" w:author="Eric Rosenquist" w:date="2016-11-09T16:09:00Z">
        <w:r>
          <w:t xml:space="preserve">. </w:t>
        </w:r>
      </w:ins>
      <w:ins w:id="582" w:author="Eric Rosenquist" w:date="2016-11-09T16:10:00Z">
        <w:r>
          <w:t xml:space="preserve">This environment will automatically load all </w:t>
        </w:r>
        <w:proofErr w:type="spellStart"/>
        <w:r>
          <w:t>OnRackShell</w:t>
        </w:r>
        <w:proofErr w:type="spellEnd"/>
        <w:r>
          <w:t xml:space="preserve"> resources and run an </w:t>
        </w:r>
        <w:proofErr w:type="spellStart"/>
        <w:r>
          <w:t>autodiscovery</w:t>
        </w:r>
        <w:proofErr w:type="spellEnd"/>
        <w:r>
          <w:t xml:space="preserve"> </w:t>
        </w:r>
        <w:proofErr w:type="spellStart"/>
        <w:r>
          <w:t>operaton</w:t>
        </w:r>
        <w:proofErr w:type="spellEnd"/>
        <w:r w:rsidR="009E3D64">
          <w:t xml:space="preserve">. The latest server inventory </w:t>
        </w:r>
      </w:ins>
      <w:ins w:id="583" w:author="Eric Rosenquist" w:date="2016-11-09T16:11:00Z">
        <w:r w:rsidR="009E3D64">
          <w:t xml:space="preserve">from </w:t>
        </w:r>
        <w:proofErr w:type="spellStart"/>
        <w:r w:rsidR="009E3D64">
          <w:t>OnRack</w:t>
        </w:r>
        <w:proofErr w:type="spellEnd"/>
        <w:r w:rsidR="009E3D64">
          <w:t xml:space="preserve"> </w:t>
        </w:r>
      </w:ins>
      <w:ins w:id="584" w:author="Eric Rosenquist" w:date="2016-11-09T16:10:00Z">
        <w:r w:rsidR="009E3D64">
          <w:t xml:space="preserve">will be synced </w:t>
        </w:r>
      </w:ins>
      <w:ins w:id="585" w:author="Eric Rosenquist" w:date="2016-11-09T16:11:00Z">
        <w:r w:rsidR="009E3D64">
          <w:t xml:space="preserve">to </w:t>
        </w:r>
      </w:ins>
      <w:ins w:id="586" w:author="Eric Rosenquist" w:date="2016-11-09T16:10:00Z">
        <w:r w:rsidR="009E3D64">
          <w:t>CloudShell</w:t>
        </w:r>
      </w:ins>
      <w:ins w:id="587" w:author="Eric Rosenquist" w:date="2016-11-09T16:11:00Z">
        <w:r w:rsidR="009E3D64">
          <w:t xml:space="preserve"> resources</w:t>
        </w:r>
      </w:ins>
      <w:ins w:id="588" w:author="Eric Rosenquist" w:date="2016-11-09T16:10:00Z">
        <w:r w:rsidR="009E3D64">
          <w:t xml:space="preserve">. </w:t>
        </w:r>
        <w:del w:id="589" w:author="Yaniv Kalsky" w:date="2016-11-10T12:12:00Z">
          <w:r w:rsidR="009E3D64" w:rsidDel="003D3303">
            <w:delText>You must run OnRack Discovery at least once</w:delText>
          </w:r>
        </w:del>
      </w:ins>
      <w:ins w:id="590" w:author="Eric Rosenquist" w:date="2016-11-09T16:11:00Z">
        <w:del w:id="591" w:author="Yaniv Kalsky" w:date="2016-11-10T12:12:00Z">
          <w:r w:rsidR="009E3D64" w:rsidDel="003D3303">
            <w:delText xml:space="preserve"> before running the main workflow, in order to create server resources.</w:delText>
          </w:r>
        </w:del>
      </w:ins>
    </w:p>
    <w:p w14:paraId="4B06526D" w14:textId="68E70725" w:rsidR="004B1D4C" w:rsidRDefault="004B1D4C" w:rsidP="00D431DC">
      <w:pPr>
        <w:pStyle w:val="Heading2"/>
      </w:pPr>
      <w:bookmarkStart w:id="592" w:name="_Toc466544766"/>
      <w:r>
        <w:t>Main Workflow</w:t>
      </w:r>
      <w:bookmarkEnd w:id="570"/>
      <w:bookmarkEnd w:id="592"/>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78E79FB6" w:rsidR="007F74C5" w:rsidRDefault="007F74C5" w:rsidP="004B1D4C">
      <w:pPr>
        <w:pStyle w:val="nnormal"/>
        <w:numPr>
          <w:ilvl w:val="0"/>
          <w:numId w:val="35"/>
        </w:numPr>
      </w:pPr>
      <w:del w:id="593" w:author="Eric Rosenquist" w:date="2016-11-09T16:09:00Z">
        <w:r w:rsidDel="00FD2C7F">
          <w:delText xml:space="preserve">Read </w:delText>
        </w:r>
      </w:del>
      <w:ins w:id="594" w:author="Eric Rosenquist" w:date="2016-11-09T16:09:00Z">
        <w:r w:rsidR="00FD2C7F">
          <w:t>Copy Inputs</w:t>
        </w:r>
      </w:ins>
      <w:del w:id="595" w:author="Eric Rosenquist" w:date="2016-11-09T16:09:00Z">
        <w:r w:rsidDel="00FD2C7F">
          <w:delText>information from excel file</w:delText>
        </w:r>
      </w:del>
    </w:p>
    <w:p w14:paraId="086EC3AB" w14:textId="6297010F" w:rsidR="004B1D4C" w:rsidDel="009E3D64" w:rsidRDefault="004B1D4C" w:rsidP="004B1D4C">
      <w:pPr>
        <w:pStyle w:val="nnormal"/>
        <w:numPr>
          <w:ilvl w:val="0"/>
          <w:numId w:val="35"/>
        </w:numPr>
        <w:rPr>
          <w:del w:id="596" w:author="Eric Rosenquist" w:date="2016-11-09T16:11:00Z"/>
        </w:rPr>
      </w:pPr>
      <w:del w:id="597" w:author="Eric Rosenquist" w:date="2016-11-09T16:11:00Z">
        <w:r w:rsidDel="009E3D64">
          <w:delText>OnRack discovery</w:delText>
        </w:r>
      </w:del>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26320ECA" w14:textId="56108473" w:rsidR="00C8740D" w:rsidDel="009E3D64" w:rsidRDefault="00C8740D" w:rsidP="004B1D4C">
      <w:pPr>
        <w:pStyle w:val="nnormal"/>
        <w:numPr>
          <w:ilvl w:val="0"/>
          <w:numId w:val="35"/>
        </w:numPr>
        <w:rPr>
          <w:del w:id="598" w:author="Eric Rosenquist" w:date="2016-11-09T16:11:00Z"/>
        </w:rPr>
      </w:pPr>
      <w:del w:id="599" w:author="Eric Rosenquist" w:date="2016-11-09T16:11:00Z">
        <w:r w:rsidDel="009E3D64">
          <w:delText>PreSet Brocade</w:delText>
        </w:r>
      </w:del>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707C415F" w14:textId="52B60E1C" w:rsidR="00C8740D" w:rsidDel="009E3D64" w:rsidRDefault="00C8740D" w:rsidP="004B1D4C">
      <w:pPr>
        <w:pStyle w:val="nnormal"/>
        <w:numPr>
          <w:ilvl w:val="0"/>
          <w:numId w:val="35"/>
        </w:numPr>
        <w:rPr>
          <w:del w:id="600" w:author="Eric Rosenquist" w:date="2016-11-09T16:11:00Z"/>
        </w:rPr>
      </w:pPr>
      <w:del w:id="601" w:author="Eric Rosenquist" w:date="2016-11-09T16:11:00Z">
        <w:r w:rsidDel="009E3D64">
          <w:delText>PostSet Brocade</w:delText>
        </w:r>
      </w:del>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4269E9BE" w:rsidR="004B1D4C" w:rsidRDefault="004B1D4C" w:rsidP="004B1D4C">
      <w:pPr>
        <w:pStyle w:val="nnormal"/>
        <w:numPr>
          <w:ilvl w:val="0"/>
          <w:numId w:val="35"/>
        </w:numPr>
      </w:pPr>
      <w:proofErr w:type="spellStart"/>
      <w:r>
        <w:t>vCD</w:t>
      </w:r>
      <w:proofErr w:type="spellEnd"/>
      <w:r>
        <w:t xml:space="preserve"> deployment and configuration</w:t>
      </w:r>
      <w:ins w:id="602" w:author="Yaniv Kalsky" w:date="2016-11-10T12:13:00Z">
        <w:r w:rsidR="003D3303">
          <w:t xml:space="preserve"> (if present)</w:t>
        </w:r>
      </w:ins>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0C46C08" w:rsidR="007F74C5" w:rsidRDefault="007F74C5" w:rsidP="004B1D4C">
      <w:pPr>
        <w:pStyle w:val="nnormal"/>
        <w:numPr>
          <w:ilvl w:val="0"/>
          <w:numId w:val="35"/>
        </w:numPr>
      </w:pPr>
      <w:r>
        <w:t>Versa deployment and configuration</w:t>
      </w:r>
      <w:ins w:id="603" w:author="Yaniv Kalsky" w:date="2016-11-10T12:13:00Z">
        <w:r w:rsidR="003D3303">
          <w:t xml:space="preserve"> (if present)</w:t>
        </w:r>
      </w:ins>
    </w:p>
    <w:p w14:paraId="55262B2E" w14:textId="45089612" w:rsidR="004B1D4C" w:rsidRDefault="004B1D4C" w:rsidP="004B1D4C">
      <w:pPr>
        <w:pStyle w:val="nnormal"/>
        <w:numPr>
          <w:ilvl w:val="0"/>
          <w:numId w:val="35"/>
        </w:numPr>
        <w:rPr>
          <w:ins w:id="604" w:author="Eric Rosenquist" w:date="2016-11-09T16:11:00Z"/>
        </w:rPr>
      </w:pPr>
      <w:r>
        <w:t>Nagios deployment and configuration</w:t>
      </w:r>
      <w:ins w:id="605" w:author="Yaniv Kalsky" w:date="2016-11-10T12:13:00Z">
        <w:r w:rsidR="003D3303">
          <w:t xml:space="preserve"> (if present)</w:t>
        </w:r>
      </w:ins>
    </w:p>
    <w:p w14:paraId="473E915E" w14:textId="54A4DCCD" w:rsidR="009E3D64" w:rsidRPr="0092739C" w:rsidRDefault="009E3D64" w:rsidP="004B1D4C">
      <w:pPr>
        <w:pStyle w:val="nnormal"/>
        <w:numPr>
          <w:ilvl w:val="0"/>
          <w:numId w:val="35"/>
        </w:numPr>
      </w:pPr>
      <w:proofErr w:type="spellStart"/>
      <w:ins w:id="606" w:author="Eric Rosenquist" w:date="2016-11-09T16:11:00Z">
        <w:r>
          <w:t>vRealize</w:t>
        </w:r>
        <w:proofErr w:type="spellEnd"/>
        <w:r>
          <w:t xml:space="preserve"> </w:t>
        </w:r>
      </w:ins>
      <w:ins w:id="607" w:author="Yaniv Kalsky" w:date="2016-11-10T12:13:00Z">
        <w:r w:rsidR="003D3303">
          <w:t xml:space="preserve">Automation </w:t>
        </w:r>
      </w:ins>
      <w:ins w:id="608" w:author="Eric Rosenquist" w:date="2016-11-09T16:11:00Z">
        <w:r>
          <w:t>deployment</w:t>
        </w:r>
      </w:ins>
      <w:ins w:id="609" w:author="Yaniv Kalsky" w:date="2016-11-10T12:13:00Z">
        <w:r w:rsidR="003D3303">
          <w:t xml:space="preserve"> (if present)</w:t>
        </w:r>
      </w:ins>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610" w:name="_Toc444692083"/>
      <w:bookmarkStart w:id="611" w:name="_Toc466544767"/>
      <w:r>
        <w:t>Shells &amp; Functions</w:t>
      </w:r>
      <w:bookmarkEnd w:id="610"/>
      <w:bookmarkEnd w:id="611"/>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lastRenderedPageBreak/>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Config</w:t>
            </w:r>
            <w:proofErr w:type="spellEnd"/>
            <w:r>
              <w:rPr>
                <w:rFonts w:ascii="Calibri" w:eastAsia="Times New Roman" w:hAnsi="Calibri" w:cs="Calibri"/>
                <w:color w:val="000000"/>
                <w:lang w:bidi="ar-SA"/>
              </w:rPr>
              <w:t xml:space="preserve">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BC11302" w:rsidR="00D94F2B" w:rsidRDefault="00450CC4">
            <w:pPr>
              <w:spacing w:before="0" w:after="0" w:line="240" w:lineRule="auto"/>
              <w:rPr>
                <w:rFonts w:ascii="Calibri" w:eastAsia="Times New Roman" w:hAnsi="Calibri" w:cs="Calibri"/>
                <w:color w:val="000000"/>
                <w:lang w:bidi="ar-SA"/>
              </w:rPr>
            </w:pPr>
            <w:del w:id="612" w:author="Eric Rosenquist" w:date="2016-11-09T16:12:00Z">
              <w:r w:rsidDel="009E3D64">
                <w:rPr>
                  <w:rFonts w:ascii="Calibri" w:eastAsia="Times New Roman" w:hAnsi="Calibri" w:cs="Calibri"/>
                  <w:color w:val="000000"/>
                  <w:lang w:bidi="ar-SA"/>
                </w:rPr>
                <w:delText>Brocade</w:delText>
              </w:r>
              <w:r w:rsidR="00AA02EE" w:rsidDel="009E3D64">
                <w:rPr>
                  <w:rFonts w:ascii="Calibri" w:eastAsia="Times New Roman" w:hAnsi="Calibri" w:cs="Calibri"/>
                  <w:color w:val="000000"/>
                  <w:lang w:bidi="ar-SA"/>
                </w:rPr>
                <w:delText xml:space="preserve"> </w:delText>
              </w:r>
              <w:r w:rsidDel="009E3D64">
                <w:rPr>
                  <w:rFonts w:ascii="Calibri" w:eastAsia="Times New Roman" w:hAnsi="Calibri" w:cs="Calibri"/>
                  <w:color w:val="000000"/>
                  <w:lang w:bidi="ar-SA"/>
                </w:rPr>
                <w:delText>Switch</w:delText>
              </w:r>
            </w:del>
            <w:proofErr w:type="spellStart"/>
            <w:ins w:id="613" w:author="Eric Rosenquist" w:date="2016-11-09T16:12:00Z">
              <w:r w:rsidR="009E3D64">
                <w:rPr>
                  <w:rFonts w:ascii="Calibri" w:eastAsia="Times New Roman" w:hAnsi="Calibri" w:cs="Calibri"/>
                  <w:color w:val="000000"/>
                  <w:lang w:bidi="ar-SA"/>
                </w:rPr>
                <w:t>vRealize</w:t>
              </w:r>
              <w:proofErr w:type="spellEnd"/>
              <w:r w:rsidR="009E3D64">
                <w:rPr>
                  <w:rFonts w:ascii="Calibri" w:eastAsia="Times New Roman" w:hAnsi="Calibri" w:cs="Calibri"/>
                  <w:color w:val="000000"/>
                  <w:lang w:bidi="ar-SA"/>
                </w:rPr>
                <w:t xml:space="preserve"> Automation</w:t>
              </w:r>
            </w:ins>
          </w:p>
        </w:tc>
        <w:tc>
          <w:tcPr>
            <w:tcW w:w="4029" w:type="dxa"/>
            <w:shd w:val="clear" w:color="auto" w:fill="auto"/>
            <w:noWrap/>
            <w:vAlign w:val="bottom"/>
          </w:tcPr>
          <w:p w14:paraId="2BB28148" w14:textId="3F78F4A3" w:rsidR="00D94F2B" w:rsidRDefault="00450CC4" w:rsidP="00952D7C">
            <w:pPr>
              <w:spacing w:before="0" w:after="0" w:line="240" w:lineRule="auto"/>
              <w:rPr>
                <w:rFonts w:ascii="Calibri" w:eastAsia="Times New Roman" w:hAnsi="Calibri" w:cs="Calibri"/>
                <w:color w:val="000000"/>
                <w:lang w:bidi="ar-SA"/>
              </w:rPr>
            </w:pPr>
            <w:del w:id="614" w:author="Eric Rosenquist" w:date="2016-11-09T16:12:00Z">
              <w:r w:rsidRPr="00450CC4" w:rsidDel="009E3D64">
                <w:rPr>
                  <w:rFonts w:ascii="Calibri" w:eastAsia="Times New Roman" w:hAnsi="Calibri" w:cs="Calibri"/>
                  <w:color w:val="000000"/>
                  <w:lang w:bidi="ar-SA"/>
                </w:rPr>
                <w:delText>set_access_vlan</w:delText>
              </w:r>
            </w:del>
            <w:ins w:id="615" w:author="Eric Rosenquist" w:date="2016-11-09T16:12:00Z">
              <w:r w:rsidR="009E3D64">
                <w:rPr>
                  <w:rFonts w:ascii="Calibri" w:eastAsia="Times New Roman" w:hAnsi="Calibri" w:cs="Calibri"/>
                  <w:color w:val="000000"/>
                  <w:lang w:bidi="ar-SA"/>
                </w:rPr>
                <w:t xml:space="preserve">01 </w:t>
              </w:r>
            </w:ins>
            <w:ins w:id="616" w:author="Yaniv Kalsky" w:date="2016-11-10T12:14:00Z">
              <w:r w:rsidR="003D3303">
                <w:rPr>
                  <w:rFonts w:ascii="Calibri" w:eastAsia="Times New Roman" w:hAnsi="Calibri" w:cs="Calibri"/>
                  <w:color w:val="000000"/>
                  <w:lang w:bidi="ar-SA"/>
                </w:rPr>
                <w:t>Deploy</w:t>
              </w:r>
            </w:ins>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617" w:name="_Toc466544768"/>
      <w:r>
        <w:t>vCenter Configuration</w:t>
      </w:r>
      <w:bookmarkEnd w:id="617"/>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618" w:name="_Toc466544769"/>
      <w:r w:rsidR="00E12009">
        <w:t>vCenter Configuration breakdown</w:t>
      </w:r>
      <w:bookmarkEnd w:id="618"/>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619" w:name="_Toc466544770"/>
      <w:r>
        <w:t>Versa configuration &amp; workflow</w:t>
      </w:r>
      <w:bookmarkEnd w:id="619"/>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620" w:name="_Toc466544771"/>
      <w:r>
        <w:t>Versa Configuration breakdown</w:t>
      </w:r>
      <w:bookmarkEnd w:id="620"/>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w:t>
      </w:r>
      <w:proofErr w:type="spellStart"/>
      <w:r>
        <w:t>config</w:t>
      </w:r>
      <w:proofErr w:type="spellEnd"/>
      <w:r>
        <w:t xml:space="preserve">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w:t>
      </w:r>
      <w:proofErr w:type="spellStart"/>
      <w:r w:rsidR="005B1413">
        <w:t>config</w:t>
      </w:r>
      <w:proofErr w:type="spellEnd"/>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621" w:name="_Toc466544772"/>
      <w:r>
        <w:t>Nagios</w:t>
      </w:r>
      <w:bookmarkEnd w:id="621"/>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622" w:name="_Toc466544773"/>
      <w:r>
        <w:t>Nagios relationship with CloudShell</w:t>
      </w:r>
      <w:bookmarkEnd w:id="622"/>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623" w:name="_Toc466544774"/>
      <w:r>
        <w:t>Quick overview on Nagios component &amp; how-to</w:t>
      </w:r>
      <w:bookmarkEnd w:id="623"/>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624" w:name="_Toc466544775"/>
      <w:proofErr w:type="spellStart"/>
      <w:r>
        <w:t>vROPS</w:t>
      </w:r>
      <w:bookmarkEnd w:id="624"/>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625" w:name="_Toc466544776"/>
      <w:proofErr w:type="spellStart"/>
      <w:r>
        <w:t>vLog</w:t>
      </w:r>
      <w:proofErr w:type="spellEnd"/>
      <w:r>
        <w:t xml:space="preserve"> Insight</w:t>
      </w:r>
      <w:bookmarkEnd w:id="625"/>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626" w:name="_Toc466544777"/>
      <w:r>
        <w:t>NSX</w:t>
      </w:r>
      <w:bookmarkEnd w:id="626"/>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627" w:name="_Toc466544778"/>
      <w:r>
        <w:lastRenderedPageBreak/>
        <w:t>Relevant HW/SW compatibility</w:t>
      </w:r>
      <w:bookmarkEnd w:id="627"/>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52736ABC" w:rsidR="00EA5286" w:rsidRDefault="003B3C91" w:rsidP="003D3303">
      <w:pPr>
        <w:pStyle w:val="nbullet"/>
        <w:numPr>
          <w:ilvl w:val="0"/>
          <w:numId w:val="30"/>
        </w:numPr>
        <w:ind w:right="0"/>
        <w:pPrChange w:id="628" w:author="Yaniv Kalsky" w:date="2016-11-10T12:15:00Z">
          <w:pPr>
            <w:pStyle w:val="nbullet"/>
            <w:numPr>
              <w:numId w:val="30"/>
            </w:numPr>
            <w:ind w:left="720" w:right="0"/>
          </w:pPr>
        </w:pPrChange>
      </w:pPr>
      <w:del w:id="629" w:author="Yaniv Kalsky" w:date="2016-11-10T12:15:00Z">
        <w:r w:rsidDel="003D3303">
          <w:delText>7</w:delText>
        </w:r>
        <w:r w:rsidR="00990F36" w:rsidDel="003D3303">
          <w:delText xml:space="preserve"> </w:delText>
        </w:r>
        <w:r w:rsidDel="003D3303">
          <w:delText>C41</w:delText>
        </w:r>
      </w:del>
      <w:ins w:id="630" w:author="Yaniv Kalsky" w:date="2016-11-10T12:15:00Z">
        <w:r w:rsidR="003D3303">
          <w:t>5 Dell servers</w:t>
        </w:r>
      </w:ins>
      <w:del w:id="631" w:author="Yaniv Kalsky" w:date="2016-11-10T12:15:00Z">
        <w:r w:rsidDel="003D3303">
          <w:delText xml:space="preserve"> </w:delText>
        </w:r>
        <w:r w:rsidR="00990F36" w:rsidDel="003D3303">
          <w:delText>ESXi hosts</w:delText>
        </w:r>
      </w:del>
    </w:p>
    <w:p w14:paraId="08409744" w14:textId="30D29BC5" w:rsidR="003B3C91" w:rsidRPr="000F27CF" w:rsidDel="003D3303" w:rsidRDefault="003B3C91">
      <w:pPr>
        <w:pStyle w:val="nbullet"/>
        <w:numPr>
          <w:ilvl w:val="0"/>
          <w:numId w:val="30"/>
        </w:numPr>
        <w:ind w:right="0"/>
        <w:rPr>
          <w:del w:id="632" w:author="Yaniv Kalsky" w:date="2016-11-10T12:15:00Z"/>
          <w:color w:val="C4BC96" w:themeColor="background2" w:themeShade="BF"/>
        </w:rPr>
      </w:pPr>
      <w:del w:id="633" w:author="Yaniv Kalsky" w:date="2016-11-10T12:15:00Z">
        <w:r w:rsidRPr="000F27CF" w:rsidDel="003D3303">
          <w:rPr>
            <w:color w:val="C4BC96" w:themeColor="background2" w:themeShade="BF"/>
          </w:rPr>
          <w:delText>C51 hosts</w:delText>
        </w:r>
      </w:del>
    </w:p>
    <w:p w14:paraId="5D931867" w14:textId="55628A05" w:rsidR="00C902D9" w:rsidRDefault="00C902D9">
      <w:pPr>
        <w:pStyle w:val="nbullet"/>
        <w:numPr>
          <w:ilvl w:val="0"/>
          <w:numId w:val="30"/>
        </w:numPr>
        <w:ind w:right="0"/>
      </w:pPr>
      <w:r>
        <w:t xml:space="preserve">vCenter </w:t>
      </w:r>
      <w:r w:rsidR="003B3C91">
        <w:t>6</w:t>
      </w:r>
    </w:p>
    <w:p w14:paraId="12960B2D" w14:textId="3FC6F980" w:rsidR="00D37051" w:rsidRDefault="00D37051" w:rsidP="003D3303">
      <w:pPr>
        <w:pStyle w:val="nbullet"/>
        <w:numPr>
          <w:ilvl w:val="0"/>
          <w:numId w:val="30"/>
        </w:numPr>
        <w:ind w:right="0"/>
        <w:pPrChange w:id="634" w:author="Yaniv Kalsky" w:date="2016-11-10T12:15:00Z">
          <w:pPr>
            <w:pStyle w:val="nbullet"/>
            <w:numPr>
              <w:numId w:val="30"/>
            </w:numPr>
            <w:ind w:left="720" w:right="0"/>
          </w:pPr>
        </w:pPrChange>
      </w:pPr>
      <w:r>
        <w:t xml:space="preserve">CloudShell </w:t>
      </w:r>
      <w:del w:id="635" w:author="Yaniv Kalsky" w:date="2016-11-10T12:15:00Z">
        <w:r w:rsidDel="003D3303">
          <w:delText>6.4</w:delText>
        </w:r>
        <w:r w:rsidR="006F6E30" w:rsidDel="003D3303">
          <w:delText xml:space="preserve"> Patch 4</w:delText>
        </w:r>
      </w:del>
      <w:ins w:id="636" w:author="Yaniv Kalsky" w:date="2016-11-10T12:15:00Z">
        <w:r w:rsidR="003D3303">
          <w:t>7.1 Patch 1</w:t>
        </w:r>
      </w:ins>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637" w:name="_Toc466544779"/>
      <w:r>
        <w:lastRenderedPageBreak/>
        <w:t>Managing scripts and drivers</w:t>
      </w:r>
      <w:bookmarkEnd w:id="637"/>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638" w:name="_Toc354056032"/>
      <w:bookmarkStart w:id="639" w:name="_Toc354056685"/>
      <w:bookmarkStart w:id="640" w:name="_Toc333422506"/>
      <w:bookmarkEnd w:id="550"/>
      <w:bookmarkEnd w:id="551"/>
      <w:bookmarkEnd w:id="552"/>
      <w:bookmarkEnd w:id="553"/>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641" w:name="_Toc466544780"/>
      <w:r>
        <w:t>Downloading a script</w:t>
      </w:r>
      <w:r w:rsidR="00B27CDF">
        <w:t>/driver</w:t>
      </w:r>
      <w:r>
        <w:t xml:space="preserve"> file from CloudShell</w:t>
      </w:r>
      <w:bookmarkEnd w:id="641"/>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642" w:name="_Toc466544781"/>
      <w:r>
        <w:t>Updating a script file</w:t>
      </w:r>
      <w:bookmarkEnd w:id="642"/>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643" w:name="_Toc466544782"/>
      <w:r>
        <w:t>Updating a driver</w:t>
      </w:r>
      <w:bookmarkEnd w:id="643"/>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00435575" w:rsidR="00B27CDF" w:rsidRDefault="00B27CDF" w:rsidP="00B35EAD">
      <w:pPr>
        <w:pStyle w:val="nnormal"/>
      </w:pPr>
      <w:r>
        <w:t>Once you got access to such a driver project</w:t>
      </w:r>
      <w:ins w:id="644" w:author="Yaniv Kalsky" w:date="2016-11-10T12:16:00Z">
        <w:r w:rsidR="003D3303">
          <w:t xml:space="preserve"> that is not python based</w:t>
        </w:r>
      </w:ins>
      <w:r>
        <w: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pPr>
      <w:bookmarkStart w:id="645" w:name="_Known_Gaps"/>
      <w:bookmarkStart w:id="646" w:name="_Toc354056033"/>
      <w:bookmarkStart w:id="647" w:name="_Toc354056686"/>
      <w:bookmarkStart w:id="648" w:name="_Toc466544783"/>
      <w:bookmarkEnd w:id="638"/>
      <w:bookmarkEnd w:id="639"/>
      <w:bookmarkEnd w:id="645"/>
      <w:r>
        <w:lastRenderedPageBreak/>
        <w:t>Post-Deployment How-to and extra steps</w:t>
      </w:r>
      <w:bookmarkEnd w:id="648"/>
    </w:p>
    <w:p w14:paraId="774B23E7" w14:textId="0E984040" w:rsidR="005502D1" w:rsidRPr="00AE45FA" w:rsidRDefault="005502D1" w:rsidP="00AE45FA">
      <w:pPr>
        <w:pStyle w:val="nnormal"/>
      </w:pPr>
    </w:p>
    <w:p w14:paraId="01E597D8" w14:textId="4F66E625" w:rsidR="005502D1" w:rsidRDefault="00520707" w:rsidP="0042641F">
      <w:pPr>
        <w:pStyle w:val="Heading2"/>
      </w:pPr>
      <w:bookmarkStart w:id="649" w:name="_Toc466544784"/>
      <w:r>
        <w:t xml:space="preserve">Using the </w:t>
      </w:r>
      <w:proofErr w:type="spellStart"/>
      <w:r>
        <w:t>ScaleIO</w:t>
      </w:r>
      <w:proofErr w:type="spellEnd"/>
      <w:r>
        <w:t xml:space="preserve"> web plugin</w:t>
      </w:r>
      <w:bookmarkEnd w:id="649"/>
    </w:p>
    <w:p w14:paraId="4715F9D0" w14:textId="77777777" w:rsidR="0042641F" w:rsidRDefault="0042641F" w:rsidP="0042641F">
      <w:pPr>
        <w:pStyle w:val="nnormal"/>
      </w:pPr>
      <w:r>
        <w:t xml:space="preserve">In order to use the </w:t>
      </w:r>
      <w:proofErr w:type="spellStart"/>
      <w:r>
        <w:t>ScaleIO</w:t>
      </w:r>
      <w:proofErr w:type="spellEnd"/>
      <w:r>
        <w:t xml:space="preserve"> web plugin, you first need to register manually the deployed </w:t>
      </w:r>
      <w:proofErr w:type="spellStart"/>
      <w:r>
        <w:t>ScaleIO</w:t>
      </w:r>
      <w:proofErr w:type="spellEnd"/>
      <w:r>
        <w:t xml:space="preserve"> environment with the vCenter. </w:t>
      </w:r>
    </w:p>
    <w:p w14:paraId="5CB922E9" w14:textId="311D7070" w:rsidR="0042641F" w:rsidRDefault="0042641F" w:rsidP="0042641F">
      <w:pPr>
        <w:pStyle w:val="nnormal"/>
      </w:pPr>
      <w:r>
        <w:t xml:space="preserve">To register the deployed </w:t>
      </w:r>
      <w:proofErr w:type="spellStart"/>
      <w:r>
        <w:t>ScaleIO</w:t>
      </w:r>
      <w:proofErr w:type="spellEnd"/>
      <w:r>
        <w:t xml:space="preserve"> environment with the installed vCenter </w:t>
      </w:r>
      <w:proofErr w:type="spellStart"/>
      <w:r>
        <w:t>ScaleIO</w:t>
      </w:r>
      <w:proofErr w:type="spellEnd"/>
      <w:r>
        <w:t xml:space="preserve"> Plugin, a user needs go to the vCenter web client, and do the following steps:</w:t>
      </w:r>
    </w:p>
    <w:p w14:paraId="5913C57F" w14:textId="291D1B9D" w:rsidR="005502D1" w:rsidRDefault="005502D1" w:rsidP="00AE45FA">
      <w:pPr>
        <w:pStyle w:val="nnormal"/>
        <w:numPr>
          <w:ilvl w:val="0"/>
          <w:numId w:val="50"/>
        </w:numPr>
      </w:pPr>
      <w:r>
        <w:t>Login to the vCenter Web</w:t>
      </w:r>
      <w:r w:rsidR="00520707">
        <w:t xml:space="preserve"> Client</w:t>
      </w:r>
    </w:p>
    <w:p w14:paraId="59D1DD9E" w14:textId="56C1F4C2" w:rsidR="005502D1" w:rsidRDefault="005502D1" w:rsidP="00AE45FA">
      <w:pPr>
        <w:pStyle w:val="nnormal"/>
        <w:numPr>
          <w:ilvl w:val="0"/>
          <w:numId w:val="50"/>
        </w:numPr>
      </w:pPr>
      <w:r>
        <w:t xml:space="preserve">Open the </w:t>
      </w:r>
      <w:proofErr w:type="spellStart"/>
      <w:r>
        <w:t>ScaleIO</w:t>
      </w:r>
      <w:proofErr w:type="spellEnd"/>
      <w:r>
        <w:t xml:space="preserve"> Plugin</w:t>
      </w:r>
    </w:p>
    <w:p w14:paraId="69D78ED1" w14:textId="526E8096" w:rsidR="005502D1" w:rsidRDefault="005502D1" w:rsidP="00AE45FA">
      <w:pPr>
        <w:pStyle w:val="nnormal"/>
        <w:ind w:left="720"/>
      </w:pPr>
      <w:r>
        <w:rPr>
          <w:noProof/>
          <w:lang w:eastAsia="en-US"/>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81075" cy="895350"/>
                    </a:xfrm>
                    <a:prstGeom prst="rect">
                      <a:avLst/>
                    </a:prstGeom>
                  </pic:spPr>
                </pic:pic>
              </a:graphicData>
            </a:graphic>
          </wp:inline>
        </w:drawing>
      </w:r>
    </w:p>
    <w:p w14:paraId="575C470A" w14:textId="20CECF68" w:rsidR="005502D1" w:rsidRDefault="005502D1" w:rsidP="00AE45FA">
      <w:pPr>
        <w:pStyle w:val="nnormal"/>
        <w:numPr>
          <w:ilvl w:val="0"/>
          <w:numId w:val="50"/>
        </w:numPr>
      </w:pPr>
      <w:r>
        <w:t xml:space="preserve">Select “Register </w:t>
      </w:r>
      <w:proofErr w:type="spellStart"/>
      <w:r>
        <w:t>ScaleIO</w:t>
      </w:r>
      <w:proofErr w:type="spellEnd"/>
      <w:r>
        <w:t xml:space="preserve"> System”</w:t>
      </w:r>
    </w:p>
    <w:p w14:paraId="40E1F3C3" w14:textId="227BC759" w:rsidR="005502D1" w:rsidRDefault="005502D1" w:rsidP="00AE45FA">
      <w:pPr>
        <w:pStyle w:val="nnormal"/>
        <w:numPr>
          <w:ilvl w:val="0"/>
          <w:numId w:val="50"/>
        </w:numPr>
      </w:pPr>
      <w:r>
        <w:t>Fill in the relevant info (</w:t>
      </w:r>
      <w:r w:rsidR="001E2F5B">
        <w:t xml:space="preserve">Primary </w:t>
      </w:r>
      <w:r w:rsidR="00520707">
        <w:t xml:space="preserve">MDM </w:t>
      </w:r>
      <w:r w:rsidR="001E2F5B">
        <w:t xml:space="preserve">IP = Info from Excel sheet \ vCenter view of “SIOVM-Primary”, </w:t>
      </w:r>
      <w:proofErr w:type="spellStart"/>
      <w:r w:rsidR="00520707">
        <w:t>ScaleIO</w:t>
      </w:r>
      <w:proofErr w:type="spellEnd"/>
      <w:r w:rsidR="00520707">
        <w:t xml:space="preserve"> user name = ‘admin’, </w:t>
      </w:r>
      <w:proofErr w:type="spellStart"/>
      <w:r w:rsidR="00520707">
        <w:t>ScaleIO</w:t>
      </w:r>
      <w:proofErr w:type="spellEnd"/>
      <w:r w:rsidR="00520707">
        <w:t xml:space="preserve"> </w:t>
      </w:r>
      <w:r w:rsidR="001E2F5B">
        <w:t>password = Info from Excel</w:t>
      </w:r>
      <w:r>
        <w:t>)</w:t>
      </w:r>
    </w:p>
    <w:p w14:paraId="30C31786" w14:textId="476A46D2" w:rsidR="005502D1" w:rsidRPr="00AE45FA" w:rsidRDefault="005502D1" w:rsidP="00AE45FA">
      <w:pPr>
        <w:pStyle w:val="nnormal"/>
        <w:ind w:left="720"/>
      </w:pPr>
      <w:r>
        <w:rPr>
          <w:noProof/>
          <w:lang w:eastAsia="en-US"/>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p>
    <w:p w14:paraId="7A219104" w14:textId="0BC5A348" w:rsidR="001E2F5B" w:rsidRDefault="001E2F5B" w:rsidP="00AE45FA">
      <w:pPr>
        <w:pStyle w:val="Heading2"/>
      </w:pPr>
      <w:bookmarkStart w:id="650" w:name="_Toc466544785"/>
      <w:r>
        <w:t>Nagios</w:t>
      </w:r>
      <w:bookmarkEnd w:id="650"/>
    </w:p>
    <w:p w14:paraId="3815B921" w14:textId="019B54F6" w:rsidR="001E2F5B" w:rsidRDefault="001E2F5B" w:rsidP="00AE45FA">
      <w:pPr>
        <w:pStyle w:val="nnormal"/>
        <w:numPr>
          <w:ilvl w:val="0"/>
          <w:numId w:val="35"/>
        </w:numPr>
      </w:pPr>
      <w:r>
        <w:t xml:space="preserve">To open the Nagios Server website, </w:t>
      </w:r>
      <w:r w:rsidR="00520707">
        <w:t>you can browse</w:t>
      </w:r>
      <w:r>
        <w:t xml:space="preserve"> to </w:t>
      </w:r>
      <w:hyperlink w:history="1">
        <w:r w:rsidRPr="00FC7489">
          <w:rPr>
            <w:rStyle w:val="Hyperlink"/>
          </w:rPr>
          <w:t>http://&lt;Nagios_IP&gt;/nagios</w:t>
        </w:r>
      </w:hyperlink>
    </w:p>
    <w:p w14:paraId="0C639FFF" w14:textId="3F171A9D" w:rsidR="001E2F5B" w:rsidRDefault="00520707" w:rsidP="00AE45FA">
      <w:pPr>
        <w:pStyle w:val="nnormal"/>
        <w:ind w:left="720"/>
      </w:pPr>
      <w:r>
        <w:t xml:space="preserve">The </w:t>
      </w:r>
      <w:r w:rsidR="001E2F5B">
        <w:t>&lt;</w:t>
      </w:r>
      <w:proofErr w:type="spellStart"/>
      <w:r w:rsidR="001E2F5B">
        <w:t>Nagios_IP</w:t>
      </w:r>
      <w:proofErr w:type="spellEnd"/>
      <w:r w:rsidR="001E2F5B">
        <w:t xml:space="preserve">&gt; can be taken from the excel or from the vCenter view of the Nagios VM. </w:t>
      </w:r>
      <w:r>
        <w:br/>
      </w:r>
      <w:r w:rsidR="001E2F5B">
        <w:t xml:space="preserve">The </w:t>
      </w:r>
      <w:r>
        <w:t>c</w:t>
      </w:r>
      <w:r w:rsidR="001E2F5B">
        <w:t>redentials are</w:t>
      </w:r>
      <w:r>
        <w:t>:</w:t>
      </w:r>
      <w:r w:rsidR="001E2F5B">
        <w:t xml:space="preserve"> Username: ‘</w:t>
      </w:r>
      <w:proofErr w:type="spellStart"/>
      <w:r w:rsidR="001E2F5B">
        <w:t>nagiosadmin</w:t>
      </w:r>
      <w:proofErr w:type="spellEnd"/>
      <w:r w:rsidR="001E2F5B">
        <w:t>’, Password:’Password1’</w:t>
      </w:r>
      <w:r>
        <w:t>.</w:t>
      </w:r>
    </w:p>
    <w:p w14:paraId="63384B29" w14:textId="25E99D6B" w:rsidR="00520707" w:rsidRDefault="00520707" w:rsidP="00AE45FA">
      <w:pPr>
        <w:pStyle w:val="nnormal"/>
        <w:ind w:left="720"/>
      </w:pPr>
      <w:r>
        <w:lastRenderedPageBreak/>
        <w:t>You can also use the shortcut available on the ‘</w:t>
      </w:r>
      <w:proofErr w:type="spellStart"/>
      <w:r>
        <w:t>NagiosServer</w:t>
      </w:r>
      <w:proofErr w:type="spellEnd"/>
      <w:r>
        <w:t>’ resource:</w:t>
      </w:r>
      <w:r>
        <w:br/>
      </w:r>
      <w:r w:rsidRPr="00520707">
        <w:rPr>
          <w:noProof/>
          <w:lang w:eastAsia="en-US"/>
        </w:rPr>
        <w:drawing>
          <wp:inline distT="0" distB="0" distL="0" distR="0" wp14:anchorId="0E48DF33" wp14:editId="1CA76C64">
            <wp:extent cx="2448267" cy="237205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8267" cy="2372056"/>
                    </a:xfrm>
                    <a:prstGeom prst="rect">
                      <a:avLst/>
                    </a:prstGeom>
                  </pic:spPr>
                </pic:pic>
              </a:graphicData>
            </a:graphic>
          </wp:inline>
        </w:drawing>
      </w:r>
    </w:p>
    <w:p w14:paraId="5BC176E3" w14:textId="7464CA2E" w:rsidR="00A00BB2" w:rsidRDefault="001E2F5B" w:rsidP="00AE45FA">
      <w:pPr>
        <w:pStyle w:val="nnormal"/>
        <w:numPr>
          <w:ilvl w:val="0"/>
          <w:numId w:val="35"/>
        </w:numPr>
      </w:pPr>
      <w:r>
        <w:t>To view the live</w:t>
      </w:r>
      <w:r w:rsidR="00520707">
        <w:t xml:space="preserve"> </w:t>
      </w:r>
      <w:r>
        <w:t>status of the attributes we monitor using Nagios, go to the CloudShell Portal and select the ESX you wish to see, opening the “Attributes” tab</w:t>
      </w:r>
      <w:r w:rsidR="00A00BB2">
        <w:t xml:space="preserve">. From there clicking on the </w:t>
      </w:r>
      <w:r w:rsidR="00F92F86">
        <w:t>‘watch’ link</w:t>
      </w:r>
      <w:r w:rsidR="00A00BB2">
        <w:t xml:space="preserve"> will open the monitoring window.</w:t>
      </w:r>
    </w:p>
    <w:p w14:paraId="46B20775" w14:textId="1E651730" w:rsidR="001E2F5B" w:rsidRDefault="00F92F86" w:rsidP="00AE45FA">
      <w:pPr>
        <w:pStyle w:val="nnormal"/>
        <w:ind w:left="720"/>
      </w:pPr>
      <w:r w:rsidRPr="00F92F86">
        <w:rPr>
          <w:noProof/>
          <w:lang w:eastAsia="en-US"/>
        </w:rPr>
        <w:drawing>
          <wp:inline distT="0" distB="0" distL="0" distR="0" wp14:anchorId="76C9D542" wp14:editId="29473BB0">
            <wp:extent cx="54864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895600"/>
                    </a:xfrm>
                    <a:prstGeom prst="rect">
                      <a:avLst/>
                    </a:prstGeom>
                  </pic:spPr>
                </pic:pic>
              </a:graphicData>
            </a:graphic>
          </wp:inline>
        </w:drawing>
      </w:r>
      <w:r w:rsidR="00A00BB2">
        <w:t xml:space="preserve"> </w:t>
      </w:r>
    </w:p>
    <w:p w14:paraId="5B0A5D93" w14:textId="43449569" w:rsidR="00C72A64" w:rsidRPr="00AE45FA" w:rsidRDefault="00C72A64" w:rsidP="00B85525">
      <w:pPr>
        <w:pStyle w:val="nnormal"/>
        <w:ind w:left="720"/>
      </w:pPr>
      <w:r>
        <w:t xml:space="preserve">Note: the times on the graph are displayed in UTC (no matter which </w:t>
      </w:r>
      <w:proofErr w:type="spellStart"/>
      <w:r>
        <w:t>timezone</w:t>
      </w:r>
      <w:proofErr w:type="spellEnd"/>
      <w:r>
        <w:t xml:space="preserve"> was selected by the user)</w:t>
      </w:r>
      <w:r w:rsidR="00FC606E">
        <w:t>, but displays the last 60 minutes always</w:t>
      </w:r>
    </w:p>
    <w:p w14:paraId="7332889D" w14:textId="2D067BA0" w:rsidR="00A00BB2" w:rsidRDefault="00A00BB2" w:rsidP="00AE45FA">
      <w:pPr>
        <w:pStyle w:val="Heading2"/>
      </w:pPr>
      <w:bookmarkStart w:id="651" w:name="_Toc466544786"/>
      <w:proofErr w:type="spellStart"/>
      <w:r>
        <w:t>vLog</w:t>
      </w:r>
      <w:proofErr w:type="spellEnd"/>
      <w:r w:rsidR="0042641F">
        <w:t xml:space="preserve"> Insight</w:t>
      </w:r>
      <w:r>
        <w:t xml:space="preserve">, </w:t>
      </w:r>
      <w:proofErr w:type="spellStart"/>
      <w:ins w:id="652" w:author="Yaniv Kalsky" w:date="2016-11-10T12:16:00Z">
        <w:r w:rsidR="003D3303">
          <w:t>vRA</w:t>
        </w:r>
        <w:proofErr w:type="spellEnd"/>
        <w:r w:rsidR="003D3303">
          <w:t xml:space="preserve">, </w:t>
        </w:r>
      </w:ins>
      <w:proofErr w:type="spellStart"/>
      <w:r>
        <w:t>vROPS</w:t>
      </w:r>
      <w:proofErr w:type="spellEnd"/>
      <w:r>
        <w:t xml:space="preserve"> &amp; NSX</w:t>
      </w:r>
      <w:bookmarkEnd w:id="651"/>
    </w:p>
    <w:p w14:paraId="733032A0" w14:textId="273746E2" w:rsidR="00A00BB2" w:rsidRDefault="00F92F86" w:rsidP="00636AD7">
      <w:pPr>
        <w:pStyle w:val="nnormal"/>
        <w:numPr>
          <w:ilvl w:val="0"/>
          <w:numId w:val="35"/>
        </w:numPr>
      </w:pPr>
      <w:r>
        <w:t>A</w:t>
      </w:r>
      <w:r w:rsidR="00A00BB2">
        <w:t xml:space="preserve">s part of the </w:t>
      </w:r>
      <w:r>
        <w:t>current a</w:t>
      </w:r>
      <w:r w:rsidR="00A00BB2">
        <w:t>utomation</w:t>
      </w:r>
      <w:r>
        <w:t xml:space="preserve"> workflow</w:t>
      </w:r>
      <w:r w:rsidR="00A00BB2">
        <w:t>, only the deployment of the above is being done</w:t>
      </w:r>
      <w:r w:rsidR="0042641F">
        <w:t xml:space="preserve"> (NSX configuration continues until </w:t>
      </w:r>
      <w:r w:rsidR="00636AD7">
        <w:t xml:space="preserve">and including </w:t>
      </w:r>
      <w:r w:rsidR="0042641F">
        <w:t>step 4).</w:t>
      </w:r>
    </w:p>
    <w:p w14:paraId="5F9A9562" w14:textId="5E8F6C49" w:rsidR="00A00BB2" w:rsidRDefault="00A00BB2" w:rsidP="00AE45FA">
      <w:pPr>
        <w:pStyle w:val="nnormal"/>
        <w:numPr>
          <w:ilvl w:val="0"/>
          <w:numId w:val="35"/>
        </w:numPr>
      </w:pPr>
      <w:r>
        <w:t>To fully utilize the above, a user must login to each corresponding IP address web and configure the VM.</w:t>
      </w:r>
    </w:p>
    <w:p w14:paraId="3F3A1831" w14:textId="77777777" w:rsidR="00A00BB2" w:rsidRPr="00AE45FA" w:rsidRDefault="00A00BB2" w:rsidP="00AE45FA">
      <w:pPr>
        <w:pStyle w:val="nnormal"/>
        <w:ind w:left="720"/>
      </w:pPr>
    </w:p>
    <w:p w14:paraId="03F24C8C" w14:textId="6AA4C78A" w:rsidR="00D65A58" w:rsidRDefault="00D65A58" w:rsidP="001167D1">
      <w:pPr>
        <w:pStyle w:val="Heading1"/>
      </w:pPr>
      <w:bookmarkStart w:id="653" w:name="_Toc466544787"/>
      <w:r>
        <w:lastRenderedPageBreak/>
        <w:t xml:space="preserve">Known </w:t>
      </w:r>
      <w:bookmarkEnd w:id="646"/>
      <w:bookmarkEnd w:id="647"/>
      <w:r w:rsidR="001167D1">
        <w:t>Gaps</w:t>
      </w:r>
      <w:bookmarkEnd w:id="653"/>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654" w:name="_Toc458420465"/>
      <w:bookmarkStart w:id="655" w:name="_Toc458420468"/>
      <w:bookmarkStart w:id="656" w:name="_Toc458420471"/>
      <w:bookmarkStart w:id="657" w:name="_Toc466544788"/>
      <w:bookmarkEnd w:id="1"/>
      <w:bookmarkEnd w:id="640"/>
      <w:bookmarkEnd w:id="654"/>
      <w:bookmarkEnd w:id="655"/>
      <w:bookmarkEnd w:id="656"/>
      <w:r>
        <w:t>Versa Gaps</w:t>
      </w:r>
      <w:bookmarkEnd w:id="657"/>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658" w:name="_Toc466544789"/>
      <w:r>
        <w:t>vCenter Gaps</w:t>
      </w:r>
      <w:bookmarkEnd w:id="658"/>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659" w:name="_Toc466544790"/>
      <w:r>
        <w:t>Nagios Gaps</w:t>
      </w:r>
      <w:bookmarkEnd w:id="659"/>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660" w:name="_Toc466544791"/>
      <w:proofErr w:type="spellStart"/>
      <w:r>
        <w:t>ScaleIO</w:t>
      </w:r>
      <w:proofErr w:type="spellEnd"/>
      <w:r>
        <w:t xml:space="preserve"> Gaps</w:t>
      </w:r>
      <w:bookmarkEnd w:id="660"/>
    </w:p>
    <w:tbl>
      <w:tblPr>
        <w:tblStyle w:val="TestShell1"/>
        <w:tblW w:w="8635" w:type="dxa"/>
        <w:tblLook w:val="04A0" w:firstRow="1" w:lastRow="0" w:firstColumn="1" w:lastColumn="0" w:noHBand="0" w:noVBand="1"/>
      </w:tblPr>
      <w:tblGrid>
        <w:gridCol w:w="4224"/>
        <w:gridCol w:w="4411"/>
      </w:tblGrid>
      <w:tr w:rsidR="002C22B0" w:rsidRPr="00CD5679" w14:paraId="4C17B402" w14:textId="77777777" w:rsidTr="00B85525">
        <w:trPr>
          <w:cnfStyle w:val="100000000000" w:firstRow="1" w:lastRow="0" w:firstColumn="0" w:lastColumn="0" w:oddVBand="0" w:evenVBand="0" w:oddHBand="0" w:evenHBand="0" w:firstRowFirstColumn="0" w:firstRowLastColumn="0" w:lastRowFirstColumn="0" w:lastRowLastColumn="0"/>
        </w:trPr>
        <w:tc>
          <w:tcPr>
            <w:tcW w:w="2446" w:type="pct"/>
          </w:tcPr>
          <w:p w14:paraId="05A7F70B" w14:textId="77777777" w:rsidR="002C22B0" w:rsidRPr="00CD5679" w:rsidRDefault="002C22B0" w:rsidP="002C22B0">
            <w:pPr>
              <w:pStyle w:val="tabletext"/>
            </w:pPr>
            <w:r>
              <w:t>Gap</w:t>
            </w:r>
          </w:p>
        </w:tc>
        <w:tc>
          <w:tcPr>
            <w:tcW w:w="2554"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B85525">
        <w:tc>
          <w:tcPr>
            <w:tcW w:w="2446"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4"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B85525">
        <w:tc>
          <w:tcPr>
            <w:tcW w:w="2446"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4"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467ECE" w:rsidRPr="00CD5679" w14:paraId="531C61E9" w14:textId="77777777" w:rsidTr="00B85525">
        <w:tc>
          <w:tcPr>
            <w:tcW w:w="2446" w:type="pct"/>
          </w:tcPr>
          <w:p w14:paraId="460798F4" w14:textId="2C6DA729" w:rsidR="00467ECE" w:rsidDel="00990F36" w:rsidRDefault="003D3303" w:rsidP="002C22B0">
            <w:pPr>
              <w:pStyle w:val="tabletext"/>
              <w:rPr>
                <w:rFonts w:eastAsia="Times New Roman"/>
                <w:sz w:val="22"/>
              </w:rPr>
            </w:pPr>
            <w:proofErr w:type="spellStart"/>
            <w:ins w:id="661" w:author="Yaniv Kalsky" w:date="2016-11-10T12:16:00Z">
              <w:r>
                <w:rPr>
                  <w:rFonts w:eastAsia="Times New Roman"/>
                  <w:sz w:val="22"/>
                </w:rPr>
                <w:t>ScaleIO</w:t>
              </w:r>
              <w:proofErr w:type="spellEnd"/>
              <w:r>
                <w:rPr>
                  <w:rFonts w:eastAsia="Times New Roman"/>
                  <w:sz w:val="22"/>
                </w:rPr>
                <w:t xml:space="preserve"> plug-in is not deployed</w:t>
              </w:r>
            </w:ins>
          </w:p>
        </w:tc>
        <w:tc>
          <w:tcPr>
            <w:tcW w:w="2554" w:type="pct"/>
          </w:tcPr>
          <w:p w14:paraId="2C83B0A5" w14:textId="21827264" w:rsidR="00467ECE" w:rsidDel="00990F36" w:rsidRDefault="003D3303" w:rsidP="002C22B0">
            <w:pPr>
              <w:pStyle w:val="tabletext"/>
              <w:rPr>
                <w:rFonts w:eastAsia="Times New Roman"/>
                <w:sz w:val="22"/>
              </w:rPr>
            </w:pPr>
            <w:ins w:id="662" w:author="Yaniv Kalsky" w:date="2016-11-10T12:17:00Z">
              <w:r>
                <w:rPr>
                  <w:rFonts w:eastAsia="Times New Roman"/>
                  <w:sz w:val="22"/>
                </w:rPr>
                <w:t>Due to a known issue, the plug-in is not being deployed.</w:t>
              </w:r>
            </w:ins>
          </w:p>
        </w:tc>
      </w:tr>
    </w:tbl>
    <w:p w14:paraId="58128FB8" w14:textId="3F9636B2" w:rsidR="00106325" w:rsidRDefault="00E13501" w:rsidP="00E13501">
      <w:pPr>
        <w:pStyle w:val="Heading1"/>
      </w:pPr>
      <w:bookmarkStart w:id="663" w:name="_Toc458420478"/>
      <w:bookmarkStart w:id="664" w:name="_Toc458420481"/>
      <w:bookmarkStart w:id="665" w:name="_Toc458420484"/>
      <w:bookmarkStart w:id="666" w:name="_Toc466544792"/>
      <w:bookmarkEnd w:id="663"/>
      <w:bookmarkEnd w:id="664"/>
      <w:bookmarkEnd w:id="665"/>
      <w:r>
        <w:lastRenderedPageBreak/>
        <w:t>Known Issues</w:t>
      </w:r>
      <w:bookmarkEnd w:id="666"/>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667" w:name="_Toc466544793"/>
      <w:r>
        <w:lastRenderedPageBreak/>
        <w:t xml:space="preserve">Changes from the previous </w:t>
      </w:r>
      <w:r w:rsidR="00C460F1">
        <w:t xml:space="preserve">code </w:t>
      </w:r>
      <w:r>
        <w:t>release</w:t>
      </w:r>
      <w:bookmarkEnd w:id="667"/>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668" w:name="_Toc466544794"/>
      <w:r>
        <w:lastRenderedPageBreak/>
        <w:t>L</w:t>
      </w:r>
      <w:r w:rsidRPr="0096411A">
        <w:t>egal Notice</w:t>
      </w:r>
      <w:bookmarkEnd w:id="668"/>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52"/>
      <w:footerReference w:type="default" r:id="rId53"/>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C69407" w14:textId="77777777" w:rsidR="00746395" w:rsidRDefault="00746395" w:rsidP="00905D15">
      <w:r>
        <w:separator/>
      </w:r>
    </w:p>
  </w:endnote>
  <w:endnote w:type="continuationSeparator" w:id="0">
    <w:p w14:paraId="63A35B03" w14:textId="77777777" w:rsidR="00746395" w:rsidRDefault="00746395"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7640D8" w:rsidRPr="00CD5679" w:rsidRDefault="007640D8"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C92B9" w14:textId="77777777" w:rsidR="00746395" w:rsidRDefault="00746395" w:rsidP="00905D15">
      <w:r>
        <w:separator/>
      </w:r>
    </w:p>
  </w:footnote>
  <w:footnote w:type="continuationSeparator" w:id="0">
    <w:p w14:paraId="6D74E106" w14:textId="77777777" w:rsidR="00746395" w:rsidRDefault="00746395" w:rsidP="00905D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7640D8" w:rsidRPr="00CD5679" w:rsidRDefault="007640D8"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C4CE2"/>
    <w:multiLevelType w:val="hybridMultilevel"/>
    <w:tmpl w:val="43907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0"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27"/>
  </w:num>
  <w:num w:numId="4">
    <w:abstractNumId w:val="32"/>
  </w:num>
  <w:num w:numId="5">
    <w:abstractNumId w:val="6"/>
  </w:num>
  <w:num w:numId="6">
    <w:abstractNumId w:val="17"/>
  </w:num>
  <w:num w:numId="7">
    <w:abstractNumId w:val="30"/>
  </w:num>
  <w:num w:numId="8">
    <w:abstractNumId w:val="49"/>
  </w:num>
  <w:num w:numId="9">
    <w:abstractNumId w:val="44"/>
  </w:num>
  <w:num w:numId="10">
    <w:abstractNumId w:val="24"/>
  </w:num>
  <w:num w:numId="11">
    <w:abstractNumId w:val="11"/>
  </w:num>
  <w:num w:numId="12">
    <w:abstractNumId w:val="1"/>
  </w:num>
  <w:num w:numId="13">
    <w:abstractNumId w:val="35"/>
  </w:num>
  <w:num w:numId="14">
    <w:abstractNumId w:val="31"/>
  </w:num>
  <w:num w:numId="15">
    <w:abstractNumId w:val="13"/>
  </w:num>
  <w:num w:numId="16">
    <w:abstractNumId w:val="42"/>
  </w:num>
  <w:num w:numId="17">
    <w:abstractNumId w:val="36"/>
  </w:num>
  <w:num w:numId="18">
    <w:abstractNumId w:val="16"/>
  </w:num>
  <w:num w:numId="19">
    <w:abstractNumId w:val="3"/>
  </w:num>
  <w:num w:numId="20">
    <w:abstractNumId w:val="38"/>
  </w:num>
  <w:num w:numId="21">
    <w:abstractNumId w:val="9"/>
  </w:num>
  <w:num w:numId="22">
    <w:abstractNumId w:val="4"/>
  </w:num>
  <w:num w:numId="23">
    <w:abstractNumId w:val="22"/>
  </w:num>
  <w:num w:numId="24">
    <w:abstractNumId w:val="47"/>
  </w:num>
  <w:num w:numId="25">
    <w:abstractNumId w:val="20"/>
  </w:num>
  <w:num w:numId="26">
    <w:abstractNumId w:val="48"/>
  </w:num>
  <w:num w:numId="27">
    <w:abstractNumId w:val="0"/>
  </w:num>
  <w:num w:numId="28">
    <w:abstractNumId w:val="39"/>
  </w:num>
  <w:num w:numId="29">
    <w:abstractNumId w:val="40"/>
  </w:num>
  <w:num w:numId="30">
    <w:abstractNumId w:val="46"/>
  </w:num>
  <w:num w:numId="31">
    <w:abstractNumId w:val="34"/>
  </w:num>
  <w:num w:numId="32">
    <w:abstractNumId w:val="33"/>
  </w:num>
  <w:num w:numId="33">
    <w:abstractNumId w:val="29"/>
  </w:num>
  <w:num w:numId="34">
    <w:abstractNumId w:val="15"/>
  </w:num>
  <w:num w:numId="35">
    <w:abstractNumId w:val="50"/>
  </w:num>
  <w:num w:numId="36">
    <w:abstractNumId w:val="37"/>
  </w:num>
  <w:num w:numId="37">
    <w:abstractNumId w:val="26"/>
  </w:num>
  <w:num w:numId="38">
    <w:abstractNumId w:val="14"/>
  </w:num>
  <w:num w:numId="39">
    <w:abstractNumId w:val="21"/>
  </w:num>
  <w:num w:numId="40">
    <w:abstractNumId w:val="43"/>
  </w:num>
  <w:num w:numId="41">
    <w:abstractNumId w:val="18"/>
  </w:num>
  <w:num w:numId="42">
    <w:abstractNumId w:val="12"/>
  </w:num>
  <w:num w:numId="43">
    <w:abstractNumId w:val="41"/>
  </w:num>
  <w:num w:numId="44">
    <w:abstractNumId w:val="23"/>
  </w:num>
  <w:num w:numId="45">
    <w:abstractNumId w:val="5"/>
  </w:num>
  <w:num w:numId="46">
    <w:abstractNumId w:val="28"/>
  </w:num>
  <w:num w:numId="47">
    <w:abstractNumId w:val="45"/>
  </w:num>
  <w:num w:numId="48">
    <w:abstractNumId w:val="19"/>
  </w:num>
  <w:num w:numId="49">
    <w:abstractNumId w:val="8"/>
  </w:num>
  <w:num w:numId="50">
    <w:abstractNumId w:val="25"/>
  </w:num>
  <w:num w:numId="51">
    <w:abstractNumId w:val="7"/>
  </w:num>
  <w:numIdMacAtCleanup w:val="5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aniv Kalsky">
    <w15:presenceInfo w15:providerId="AD" w15:userId="S-1-5-21-1487810946-2753822684-3978873285-1597"/>
  </w15:person>
  <w15:person w15:author="Eric Rosenquist">
    <w15:presenceInfo w15:providerId="Windows Live" w15:userId="6e4df630ab61ec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296E"/>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2A73"/>
    <w:rsid w:val="0015353B"/>
    <w:rsid w:val="00153726"/>
    <w:rsid w:val="00153EB2"/>
    <w:rsid w:val="00154039"/>
    <w:rsid w:val="00154D5C"/>
    <w:rsid w:val="00155211"/>
    <w:rsid w:val="00155223"/>
    <w:rsid w:val="00157E11"/>
    <w:rsid w:val="00160E6F"/>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5FB"/>
    <w:rsid w:val="00267EA8"/>
    <w:rsid w:val="00271644"/>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0E9A"/>
    <w:rsid w:val="003B2171"/>
    <w:rsid w:val="003B2880"/>
    <w:rsid w:val="003B2C8C"/>
    <w:rsid w:val="003B3525"/>
    <w:rsid w:val="003B3C91"/>
    <w:rsid w:val="003B6085"/>
    <w:rsid w:val="003B6F39"/>
    <w:rsid w:val="003B78C8"/>
    <w:rsid w:val="003C0439"/>
    <w:rsid w:val="003C0BF9"/>
    <w:rsid w:val="003C2570"/>
    <w:rsid w:val="003C2B2E"/>
    <w:rsid w:val="003C3DA8"/>
    <w:rsid w:val="003C433F"/>
    <w:rsid w:val="003C45D6"/>
    <w:rsid w:val="003C498E"/>
    <w:rsid w:val="003C5178"/>
    <w:rsid w:val="003C6EA1"/>
    <w:rsid w:val="003C6FEA"/>
    <w:rsid w:val="003C7FFC"/>
    <w:rsid w:val="003D07F9"/>
    <w:rsid w:val="003D0BBE"/>
    <w:rsid w:val="003D1C16"/>
    <w:rsid w:val="003D281F"/>
    <w:rsid w:val="003D28C0"/>
    <w:rsid w:val="003D2F18"/>
    <w:rsid w:val="003D3303"/>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1F"/>
    <w:rsid w:val="00426470"/>
    <w:rsid w:val="00426E97"/>
    <w:rsid w:val="004274A5"/>
    <w:rsid w:val="00427F63"/>
    <w:rsid w:val="00430CFE"/>
    <w:rsid w:val="00430E71"/>
    <w:rsid w:val="004316FE"/>
    <w:rsid w:val="004329CC"/>
    <w:rsid w:val="00432A39"/>
    <w:rsid w:val="00432F12"/>
    <w:rsid w:val="0043462F"/>
    <w:rsid w:val="0043471C"/>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A4"/>
    <w:rsid w:val="004802DE"/>
    <w:rsid w:val="00481545"/>
    <w:rsid w:val="0048216A"/>
    <w:rsid w:val="00482401"/>
    <w:rsid w:val="0048259D"/>
    <w:rsid w:val="0048387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0707"/>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66B4"/>
    <w:rsid w:val="005F7B25"/>
    <w:rsid w:val="0060063D"/>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36AD7"/>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6395"/>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0D8"/>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A65"/>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D64"/>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45FA"/>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6BDB"/>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525"/>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0D93"/>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4C9F"/>
    <w:rsid w:val="00C659C4"/>
    <w:rsid w:val="00C7108E"/>
    <w:rsid w:val="00C71689"/>
    <w:rsid w:val="00C722DC"/>
    <w:rsid w:val="00C72312"/>
    <w:rsid w:val="00C72A64"/>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10A8"/>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2F86"/>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606E"/>
    <w:rsid w:val="00FC7112"/>
    <w:rsid w:val="00FC7527"/>
    <w:rsid w:val="00FD18FA"/>
    <w:rsid w:val="00FD2C7F"/>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diagramData" Target="diagrams/data1.xml"/><Relationship Id="rId42" Type="http://schemas.openxmlformats.org/officeDocument/2006/relationships/image" Target="media/image26.png"/><Relationship Id="rId47" Type="http://schemas.openxmlformats.org/officeDocument/2006/relationships/image" Target="cid:image001.jpg@01D1D613.B39C4260" TargetMode="External"/><Relationship Id="rId50" Type="http://schemas.openxmlformats.org/officeDocument/2006/relationships/image" Target="media/image33.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cloudshell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Colors" Target="diagrams/colors1.xm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diagramLayout" Target="diagrams/layout1.xm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07/relationships/diagramDrawing" Target="diagrams/drawing1.xml"/><Relationship Id="rId46" Type="http://schemas.openxmlformats.org/officeDocument/2006/relationships/image" Target="media/image30.jpeg"/><Relationship Id="rId20" Type="http://schemas.openxmlformats.org/officeDocument/2006/relationships/image" Target="media/image9.emf"/><Relationship Id="rId41" Type="http://schemas.openxmlformats.org/officeDocument/2006/relationships/image" Target="media/image25.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QuickStyle" Target="diagrams/quickStyle1.xml"/><Relationship Id="rId49"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E5D9CC1F-A282-47EC-9F7B-5890D5A81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6438</TotalTime>
  <Pages>39</Pages>
  <Words>5782</Words>
  <Characters>32963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38668</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Yaniv Kalsky</cp:lastModifiedBy>
  <cp:revision>105</cp:revision>
  <cp:lastPrinted>2016-08-08T18:52:00Z</cp:lastPrinted>
  <dcterms:created xsi:type="dcterms:W3CDTF">2016-02-05T09:47:00Z</dcterms:created>
  <dcterms:modified xsi:type="dcterms:W3CDTF">2016-11-10T21:21:00Z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