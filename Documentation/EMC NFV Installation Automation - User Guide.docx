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r w:rsidR="00BD1F8F">
        <w:fldChar w:fldCharType="begin"/>
      </w:r>
      <w:r w:rsidR="00BD1F8F">
        <w:instrText xml:space="preserve"> KEYWORDS   </w:instrText>
      </w:r>
      <w:r w:rsidR="00BD1F8F">
        <w:fldChar w:fldCharType="separate"/>
      </w:r>
      <w:r w:rsidR="00264BCF" w:rsidRPr="002F1857">
        <w:t>1.0.0</w:t>
      </w:r>
      <w:r w:rsidR="00BD1F8F">
        <w:fldChar w:fldCharType="end"/>
      </w:r>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22AEF9FE" w:rsidR="00CA543E" w:rsidRPr="00087663" w:rsidRDefault="00CA543E" w:rsidP="0064252D">
      <w:pPr>
        <w:pStyle w:val="CoverTitle4"/>
      </w:pPr>
      <w:r w:rsidRPr="00087663">
        <w:t>Document version (</w:t>
      </w:r>
      <w:del w:id="0" w:author="Yaniv Kalsky" w:date="2016-11-18T10:21:00Z">
        <w:r w:rsidR="00BD1F8F" w:rsidDel="0064252D">
          <w:fldChar w:fldCharType="begin"/>
        </w:r>
        <w:r w:rsidR="00BD1F8F" w:rsidDel="0064252D">
          <w:delInstrText xml:space="preserve"> DOCPROPERTY  "Document number"  \* MERGEFORMAT </w:delInstrText>
        </w:r>
        <w:r w:rsidR="00BD1F8F" w:rsidDel="0064252D">
          <w:fldChar w:fldCharType="separate"/>
        </w:r>
        <w:r w:rsidR="00AE45FA" w:rsidRPr="002F1857" w:rsidDel="0064252D">
          <w:delText>Rev A.</w:delText>
        </w:r>
        <w:r w:rsidR="00AE45FA" w:rsidDel="0064252D">
          <w:delText>06</w:delText>
        </w:r>
        <w:r w:rsidR="00BD1F8F" w:rsidDel="0064252D">
          <w:fldChar w:fldCharType="end"/>
        </w:r>
      </w:del>
      <w:ins w:id="1" w:author="Yaniv Kalsky" w:date="2016-11-18T10:21:00Z">
        <w:r w:rsidR="0064252D">
          <w:fldChar w:fldCharType="begin"/>
        </w:r>
        <w:r w:rsidR="0064252D">
          <w:instrText xml:space="preserve"> DOCPROPERTY  "Document number"  \* MERGEFORMAT </w:instrText>
        </w:r>
        <w:r w:rsidR="0064252D">
          <w:fldChar w:fldCharType="separate"/>
        </w:r>
        <w:r w:rsidR="0064252D" w:rsidRPr="002F1857">
          <w:t>Rev A.</w:t>
        </w:r>
        <w:r w:rsidR="0064252D">
          <w:t>07</w:t>
        </w:r>
        <w:r w:rsidR="0064252D">
          <w:fldChar w:fldCharType="end"/>
        </w:r>
      </w:ins>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2" w:name="_Toc217398157"/>
      <w:bookmarkStart w:id="3" w:name="_Toc329037954"/>
    </w:p>
    <w:p w14:paraId="682DF4B9" w14:textId="77777777" w:rsidR="00074A28" w:rsidRDefault="00074A28">
      <w:pPr>
        <w:rPr>
          <w:rFonts w:eastAsiaTheme="minorEastAsia" w:cs="Times New Roman"/>
          <w:bCs/>
          <w:kern w:val="32"/>
          <w:sz w:val="40"/>
          <w:szCs w:val="60"/>
          <w:lang w:eastAsia="zh-CN"/>
        </w:rPr>
      </w:pPr>
      <w:bookmarkStart w:id="4" w:name="_Toc354056681"/>
      <w:r>
        <w:br w:type="page"/>
      </w:r>
    </w:p>
    <w:p w14:paraId="6E0D3399" w14:textId="0E7A38F8" w:rsidR="008B1952" w:rsidRDefault="00074A28">
      <w:pPr>
        <w:pStyle w:val="TOC1"/>
        <w:tabs>
          <w:tab w:val="left" w:pos="440"/>
          <w:tab w:val="right" w:leader="dot" w:pos="8630"/>
        </w:tabs>
        <w:rPr>
          <w:ins w:id="5" w:author="Yaniv Kalsky" w:date="2016-11-18T14:01:00Z"/>
          <w:rFonts w:eastAsiaTheme="minorEastAsia" w:cstheme="minorBidi"/>
          <w:b w:val="0"/>
          <w:noProof/>
          <w:color w:val="auto"/>
          <w:sz w:val="22"/>
          <w:szCs w:val="22"/>
        </w:rPr>
      </w:pPr>
      <w:r>
        <w:lastRenderedPageBreak/>
        <w:fldChar w:fldCharType="begin"/>
      </w:r>
      <w:r>
        <w:instrText xml:space="preserve"> TOC \o "1-3" \h \z \u </w:instrText>
      </w:r>
      <w:r>
        <w:fldChar w:fldCharType="separate"/>
      </w:r>
      <w:ins w:id="6" w:author="Yaniv Kalsky" w:date="2016-11-18T14:01:00Z">
        <w:r w:rsidR="008B1952" w:rsidRPr="00712740">
          <w:rPr>
            <w:rStyle w:val="Hyperlink"/>
            <w:noProof/>
          </w:rPr>
          <w:fldChar w:fldCharType="begin"/>
        </w:r>
        <w:r w:rsidR="008B1952" w:rsidRPr="00712740">
          <w:rPr>
            <w:rStyle w:val="Hyperlink"/>
            <w:noProof/>
          </w:rPr>
          <w:instrText xml:space="preserve"> </w:instrText>
        </w:r>
        <w:r w:rsidR="008B1952">
          <w:rPr>
            <w:noProof/>
          </w:rPr>
          <w:instrText>HYPERLINK \l "_Toc467241013"</w:instrText>
        </w:r>
        <w:r w:rsidR="008B1952" w:rsidRPr="00712740">
          <w:rPr>
            <w:rStyle w:val="Hyperlink"/>
            <w:noProof/>
          </w:rPr>
          <w:instrText xml:space="preserve"> </w:instrText>
        </w:r>
        <w:r w:rsidR="008B1952" w:rsidRPr="00712740">
          <w:rPr>
            <w:rStyle w:val="Hyperlink"/>
            <w:noProof/>
          </w:rPr>
        </w:r>
        <w:r w:rsidR="008B1952" w:rsidRPr="00712740">
          <w:rPr>
            <w:rStyle w:val="Hyperlink"/>
            <w:noProof/>
          </w:rPr>
          <w:fldChar w:fldCharType="separate"/>
        </w:r>
        <w:r w:rsidR="008B1952" w:rsidRPr="00712740">
          <w:rPr>
            <w:rStyle w:val="Hyperlink"/>
            <w:noProof/>
          </w:rPr>
          <w:t>1</w:t>
        </w:r>
        <w:r w:rsidR="008B1952">
          <w:rPr>
            <w:rFonts w:eastAsiaTheme="minorEastAsia" w:cstheme="minorBidi"/>
            <w:b w:val="0"/>
            <w:noProof/>
            <w:color w:val="auto"/>
            <w:sz w:val="22"/>
            <w:szCs w:val="22"/>
          </w:rPr>
          <w:tab/>
        </w:r>
        <w:r w:rsidR="008B1952" w:rsidRPr="00712740">
          <w:rPr>
            <w:rStyle w:val="Hyperlink"/>
            <w:noProof/>
          </w:rPr>
          <w:t>Overview</w:t>
        </w:r>
        <w:r w:rsidR="008B1952">
          <w:rPr>
            <w:noProof/>
            <w:webHidden/>
          </w:rPr>
          <w:tab/>
        </w:r>
        <w:r w:rsidR="008B1952">
          <w:rPr>
            <w:noProof/>
            <w:webHidden/>
          </w:rPr>
          <w:fldChar w:fldCharType="begin"/>
        </w:r>
        <w:r w:rsidR="008B1952">
          <w:rPr>
            <w:noProof/>
            <w:webHidden/>
          </w:rPr>
          <w:instrText xml:space="preserve"> PAGEREF _Toc467241013 \h </w:instrText>
        </w:r>
        <w:r w:rsidR="008B1952">
          <w:rPr>
            <w:noProof/>
            <w:webHidden/>
          </w:rPr>
        </w:r>
      </w:ins>
      <w:r w:rsidR="008B1952">
        <w:rPr>
          <w:noProof/>
          <w:webHidden/>
        </w:rPr>
        <w:fldChar w:fldCharType="separate"/>
      </w:r>
      <w:ins w:id="7" w:author="Yaniv Kalsky" w:date="2016-11-18T14:01:00Z">
        <w:r w:rsidR="008B1952">
          <w:rPr>
            <w:noProof/>
            <w:webHidden/>
          </w:rPr>
          <w:t>4</w:t>
        </w:r>
        <w:r w:rsidR="008B1952">
          <w:rPr>
            <w:noProof/>
            <w:webHidden/>
          </w:rPr>
          <w:fldChar w:fldCharType="end"/>
        </w:r>
        <w:r w:rsidR="008B1952" w:rsidRPr="00712740">
          <w:rPr>
            <w:rStyle w:val="Hyperlink"/>
            <w:noProof/>
          </w:rPr>
          <w:fldChar w:fldCharType="end"/>
        </w:r>
      </w:ins>
    </w:p>
    <w:p w14:paraId="0B815791" w14:textId="4C56AE60" w:rsidR="008B1952" w:rsidRDefault="008B1952">
      <w:pPr>
        <w:pStyle w:val="TOC1"/>
        <w:tabs>
          <w:tab w:val="left" w:pos="440"/>
          <w:tab w:val="right" w:leader="dot" w:pos="8630"/>
        </w:tabs>
        <w:rPr>
          <w:ins w:id="8" w:author="Yaniv Kalsky" w:date="2016-11-18T14:01:00Z"/>
          <w:rFonts w:eastAsiaTheme="minorEastAsia" w:cstheme="minorBidi"/>
          <w:b w:val="0"/>
          <w:noProof/>
          <w:color w:val="auto"/>
          <w:sz w:val="22"/>
          <w:szCs w:val="22"/>
        </w:rPr>
      </w:pPr>
      <w:ins w:id="9"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"_Toc467241014"</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w:t>
        </w:r>
        <w:r>
          <w:rPr>
            <w:rFonts w:eastAsiaTheme="minorEastAsia" w:cstheme="minorBidi"/>
            <w:b w:val="0"/>
            <w:noProof/>
            <w:color w:val="auto"/>
            <w:sz w:val="22"/>
            <w:szCs w:val="22"/>
          </w:rPr>
          <w:tab/>
        </w:r>
        <w:r w:rsidRPr="00712740">
          <w:rPr>
            <w:rStyle w:val="Hyperlink"/>
            <w:noProof/>
          </w:rPr>
          <w:t>Package Content</w:t>
        </w:r>
        <w:r>
          <w:rPr>
            <w:noProof/>
            <w:webHidden/>
          </w:rPr>
          <w:tab/>
        </w:r>
        <w:r>
          <w:rPr>
            <w:noProof/>
            <w:webHidden/>
          </w:rPr>
          <w:fldChar w:fldCharType="begin"/>
        </w:r>
        <w:r>
          <w:rPr>
            <w:noProof/>
            <w:webHidden/>
          </w:rPr>
          <w:instrText xml:space="preserve"> PAGEREF _Toc467241014 \h </w:instrText>
        </w:r>
        <w:r>
          <w:rPr>
            <w:noProof/>
            <w:webHidden/>
          </w:rPr>
        </w:r>
      </w:ins>
      <w:r>
        <w:rPr>
          <w:noProof/>
          <w:webHidden/>
        </w:rPr>
        <w:fldChar w:fldCharType="separate"/>
      </w:r>
      <w:ins w:id="10" w:author="Yaniv Kalsky" w:date="2016-11-18T14:01:00Z">
        <w:r>
          <w:rPr>
            <w:noProof/>
            <w:webHidden/>
          </w:rPr>
          <w:t>5</w:t>
        </w:r>
        <w:r>
          <w:rPr>
            <w:noProof/>
            <w:webHidden/>
          </w:rPr>
          <w:fldChar w:fldCharType="end"/>
        </w:r>
        <w:r w:rsidRPr="00712740">
          <w:rPr>
            <w:rStyle w:val="Hyperlink"/>
            <w:noProof/>
          </w:rPr>
          <w:fldChar w:fldCharType="end"/>
        </w:r>
      </w:ins>
    </w:p>
    <w:p w14:paraId="7C090733" w14:textId="2A0EC834" w:rsidR="008B1952" w:rsidRDefault="008B1952">
      <w:pPr>
        <w:pStyle w:val="TOC2"/>
        <w:tabs>
          <w:tab w:val="left" w:pos="880"/>
          <w:tab w:val="right" w:leader="dot" w:pos="8630"/>
        </w:tabs>
        <w:rPr>
          <w:ins w:id="11" w:author="Yaniv Kalsky" w:date="2016-11-18T14:01:00Z"/>
          <w:rFonts w:eastAsiaTheme="minorEastAsia" w:cstheme="minorBidi"/>
          <w:b w:val="0"/>
          <w:noProof/>
          <w:color w:val="auto"/>
        </w:rPr>
      </w:pPr>
      <w:ins w:id="12"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"_Toc467241015"</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2.1</w:t>
        </w:r>
        <w:r>
          <w:rPr>
            <w:rFonts w:eastAsiaTheme="minorEastAsia" w:cstheme="minorBidi"/>
            <w:b w:val="0"/>
            <w:noProof/>
            <w:color w:val="auto"/>
          </w:rPr>
          <w:tab/>
        </w:r>
        <w:r w:rsidRPr="00712740">
          <w:rPr>
            <w:rStyle w:val="Hyperlink"/>
            <w:noProof/>
          </w:rPr>
          <w:t>NFV Sandbox</w:t>
        </w:r>
        <w:r>
          <w:rPr>
            <w:noProof/>
            <w:webHidden/>
          </w:rPr>
          <w:tab/>
        </w:r>
        <w:r>
          <w:rPr>
            <w:noProof/>
            <w:webHidden/>
          </w:rPr>
          <w:fldChar w:fldCharType="begin"/>
        </w:r>
        <w:r>
          <w:rPr>
            <w:noProof/>
            <w:webHidden/>
          </w:rPr>
          <w:instrText xml:space="preserve"> PAGEREF _Toc467241015 \h </w:instrText>
        </w:r>
        <w:r>
          <w:rPr>
            <w:noProof/>
            <w:webHidden/>
          </w:rPr>
        </w:r>
      </w:ins>
      <w:r>
        <w:rPr>
          <w:noProof/>
          <w:webHidden/>
        </w:rPr>
        <w:fldChar w:fldCharType="separate"/>
      </w:r>
      <w:ins w:id="13" w:author="Yaniv Kalsky" w:date="2016-11-18T14:01:00Z">
        <w:r>
          <w:rPr>
            <w:noProof/>
            <w:webHidden/>
          </w:rPr>
          <w:t>5</w:t>
        </w:r>
        <w:r>
          <w:rPr>
            <w:noProof/>
            <w:webHidden/>
          </w:rPr>
          <w:fldChar w:fldCharType="end"/>
        </w:r>
        <w:r w:rsidRPr="00712740">
          <w:rPr>
            <w:rStyle w:val="Hyperlink"/>
            <w:noProof/>
          </w:rPr>
          <w:fldChar w:fldCharType="end"/>
        </w:r>
      </w:ins>
    </w:p>
    <w:p w14:paraId="01663235" w14:textId="10FE7D65" w:rsidR="008B1952" w:rsidRDefault="008B1952">
      <w:pPr>
        <w:pStyle w:val="TOC2"/>
        <w:tabs>
          <w:tab w:val="left" w:pos="880"/>
          <w:tab w:val="right" w:leader="dot" w:pos="8630"/>
        </w:tabs>
        <w:rPr>
          <w:ins w:id="14" w:author="Yaniv Kalsky" w:date="2016-11-18T14:01:00Z"/>
          <w:rFonts w:eastAsiaTheme="minorEastAsia" w:cstheme="minorBidi"/>
          <w:b w:val="0"/>
          <w:noProof/>
          <w:color w:val="auto"/>
        </w:rPr>
      </w:pPr>
      <w:ins w:id="15"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"_Toc467241016"</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2.2</w:t>
        </w:r>
        <w:r>
          <w:rPr>
            <w:rFonts w:eastAsiaTheme="minorEastAsia" w:cstheme="minorBidi"/>
            <w:b w:val="0"/>
            <w:noProof/>
            <w:color w:val="auto"/>
          </w:rPr>
          <w:tab/>
        </w:r>
        <w:r w:rsidRPr="00712740">
          <w:rPr>
            <w:rStyle w:val="Hyperlink"/>
            <w:noProof/>
          </w:rPr>
          <w:t>Quick Start</w:t>
        </w:r>
        <w:r>
          <w:rPr>
            <w:noProof/>
            <w:webHidden/>
          </w:rPr>
          <w:tab/>
        </w:r>
        <w:r>
          <w:rPr>
            <w:noProof/>
            <w:webHidden/>
          </w:rPr>
          <w:fldChar w:fldCharType="begin"/>
        </w:r>
        <w:r>
          <w:rPr>
            <w:noProof/>
            <w:webHidden/>
          </w:rPr>
          <w:instrText xml:space="preserve"> PAGEREF _Toc467241016 \h </w:instrText>
        </w:r>
        <w:r>
          <w:rPr>
            <w:noProof/>
            <w:webHidden/>
          </w:rPr>
        </w:r>
      </w:ins>
      <w:r>
        <w:rPr>
          <w:noProof/>
          <w:webHidden/>
        </w:rPr>
        <w:fldChar w:fldCharType="separate"/>
      </w:r>
      <w:ins w:id="16" w:author="Yaniv Kalsky" w:date="2016-11-18T14:01:00Z">
        <w:r>
          <w:rPr>
            <w:noProof/>
            <w:webHidden/>
          </w:rPr>
          <w:t>5</w:t>
        </w:r>
        <w:r>
          <w:rPr>
            <w:noProof/>
            <w:webHidden/>
          </w:rPr>
          <w:fldChar w:fldCharType="end"/>
        </w:r>
        <w:r w:rsidRPr="00712740">
          <w:rPr>
            <w:rStyle w:val="Hyperlink"/>
            <w:noProof/>
          </w:rPr>
          <w:fldChar w:fldCharType="end"/>
        </w:r>
      </w:ins>
    </w:p>
    <w:p w14:paraId="48A0C656" w14:textId="02B4161F" w:rsidR="008B1952" w:rsidRDefault="008B1952">
      <w:pPr>
        <w:pStyle w:val="TOC2"/>
        <w:tabs>
          <w:tab w:val="left" w:pos="880"/>
          <w:tab w:val="right" w:leader="dot" w:pos="8630"/>
        </w:tabs>
        <w:rPr>
          <w:ins w:id="17" w:author="Yaniv Kalsky" w:date="2016-11-18T14:01:00Z"/>
          <w:rFonts w:eastAsiaTheme="minorEastAsia" w:cstheme="minorBidi"/>
          <w:b w:val="0"/>
          <w:noProof/>
          <w:color w:val="auto"/>
        </w:rPr>
      </w:pPr>
      <w:ins w:id="18"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"_Toc467241017"</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2.3</w:t>
        </w:r>
        <w:r>
          <w:rPr>
            <w:rFonts w:eastAsiaTheme="minorEastAsia" w:cstheme="minorBidi"/>
            <w:b w:val="0"/>
            <w:noProof/>
            <w:color w:val="auto"/>
          </w:rPr>
          <w:tab/>
        </w:r>
        <w:r w:rsidRPr="00712740">
          <w:rPr>
            <w:rStyle w:val="Hyperlink"/>
            <w:noProof/>
          </w:rPr>
          <w:t>Deploying the CloudShell appliance</w:t>
        </w:r>
        <w:r>
          <w:rPr>
            <w:noProof/>
            <w:webHidden/>
          </w:rPr>
          <w:tab/>
        </w:r>
        <w:r>
          <w:rPr>
            <w:noProof/>
            <w:webHidden/>
          </w:rPr>
          <w:fldChar w:fldCharType="begin"/>
        </w:r>
        <w:r>
          <w:rPr>
            <w:noProof/>
            <w:webHidden/>
          </w:rPr>
          <w:instrText xml:space="preserve"> PAGEREF _Toc467241017 \h </w:instrText>
        </w:r>
        <w:r>
          <w:rPr>
            <w:noProof/>
            <w:webHidden/>
          </w:rPr>
        </w:r>
      </w:ins>
      <w:r>
        <w:rPr>
          <w:noProof/>
          <w:webHidden/>
        </w:rPr>
        <w:fldChar w:fldCharType="separate"/>
      </w:r>
      <w:ins w:id="19" w:author="Yaniv Kalsky" w:date="2016-11-18T14:01:00Z">
        <w:r>
          <w:rPr>
            <w:noProof/>
            <w:webHidden/>
          </w:rPr>
          <w:t>6</w:t>
        </w:r>
        <w:r>
          <w:rPr>
            <w:noProof/>
            <w:webHidden/>
          </w:rPr>
          <w:fldChar w:fldCharType="end"/>
        </w:r>
        <w:r w:rsidRPr="00712740">
          <w:rPr>
            <w:rStyle w:val="Hyperlink"/>
            <w:noProof/>
          </w:rPr>
          <w:fldChar w:fldCharType="end"/>
        </w:r>
      </w:ins>
    </w:p>
    <w:p w14:paraId="5AE5BC17" w14:textId="236A1141" w:rsidR="008B1952" w:rsidRDefault="008B1952">
      <w:pPr>
        <w:pStyle w:val="TOC3"/>
        <w:tabs>
          <w:tab w:val="left" w:pos="1320"/>
          <w:tab w:val="right" w:leader="dot" w:pos="8630"/>
        </w:tabs>
        <w:rPr>
          <w:ins w:id="20" w:author="Yaniv Kalsky" w:date="2016-11-18T14:01:00Z"/>
          <w:rFonts w:eastAsiaTheme="minorEastAsia" w:cstheme="minorBidi"/>
          <w:noProof/>
          <w:color w:val="auto"/>
        </w:rPr>
      </w:pPr>
      <w:ins w:id="21"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"_Toc467241018"</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2.3.1</w:t>
        </w:r>
        <w:r>
          <w:rPr>
            <w:rFonts w:eastAsiaTheme="minorEastAsia" w:cstheme="minorBidi"/>
            <w:noProof/>
            <w:color w:val="auto"/>
          </w:rPr>
          <w:tab/>
        </w:r>
        <w:r w:rsidRPr="00712740">
          <w:rPr>
            <w:rStyle w:val="Hyperlink"/>
            <w:noProof/>
          </w:rPr>
          <w:t>Configuring CloudShell VM</w:t>
        </w:r>
        <w:r>
          <w:rPr>
            <w:noProof/>
            <w:webHidden/>
          </w:rPr>
          <w:tab/>
        </w:r>
        <w:r>
          <w:rPr>
            <w:noProof/>
            <w:webHidden/>
          </w:rPr>
          <w:fldChar w:fldCharType="begin"/>
        </w:r>
        <w:r>
          <w:rPr>
            <w:noProof/>
            <w:webHidden/>
          </w:rPr>
          <w:instrText xml:space="preserve"> PAGEREF _Toc467241018 \h </w:instrText>
        </w:r>
        <w:r>
          <w:rPr>
            <w:noProof/>
            <w:webHidden/>
          </w:rPr>
        </w:r>
      </w:ins>
      <w:r>
        <w:rPr>
          <w:noProof/>
          <w:webHidden/>
        </w:rPr>
        <w:fldChar w:fldCharType="separate"/>
      </w:r>
      <w:ins w:id="22" w:author="Yaniv Kalsky" w:date="2016-11-18T14:01:00Z">
        <w:r>
          <w:rPr>
            <w:noProof/>
            <w:webHidden/>
          </w:rPr>
          <w:t>7</w:t>
        </w:r>
        <w:r>
          <w:rPr>
            <w:noProof/>
            <w:webHidden/>
          </w:rPr>
          <w:fldChar w:fldCharType="end"/>
        </w:r>
        <w:r w:rsidRPr="00712740">
          <w:rPr>
            <w:rStyle w:val="Hyperlink"/>
            <w:noProof/>
          </w:rPr>
          <w:fldChar w:fldCharType="end"/>
        </w:r>
      </w:ins>
    </w:p>
    <w:p w14:paraId="3A6DA469" w14:textId="6951BC03" w:rsidR="008B1952" w:rsidRDefault="008B1952">
      <w:pPr>
        <w:pStyle w:val="TOC3"/>
        <w:tabs>
          <w:tab w:val="left" w:pos="1320"/>
          <w:tab w:val="right" w:leader="dot" w:pos="8630"/>
        </w:tabs>
        <w:rPr>
          <w:ins w:id="23" w:author="Yaniv Kalsky" w:date="2016-11-18T14:01:00Z"/>
          <w:rFonts w:eastAsiaTheme="minorEastAsia" w:cstheme="minorBidi"/>
          <w:noProof/>
          <w:color w:val="auto"/>
        </w:rPr>
      </w:pPr>
      <w:ins w:id="24"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"_Toc467241019"</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2.3.2</w:t>
        </w:r>
        <w:r>
          <w:rPr>
            <w:rFonts w:eastAsiaTheme="minorEastAsia" w:cstheme="minorBidi"/>
            <w:noProof/>
            <w:color w:val="auto"/>
          </w:rPr>
          <w:tab/>
        </w:r>
        <w:r w:rsidRPr="00712740">
          <w:rPr>
            <w:rStyle w:val="Hyperlink"/>
            <w:noProof/>
          </w:rPr>
          <w:t>CloudShell Services overview</w:t>
        </w:r>
        <w:r>
          <w:rPr>
            <w:noProof/>
            <w:webHidden/>
          </w:rPr>
          <w:tab/>
        </w:r>
        <w:r>
          <w:rPr>
            <w:noProof/>
            <w:webHidden/>
          </w:rPr>
          <w:fldChar w:fldCharType="begin"/>
        </w:r>
        <w:r>
          <w:rPr>
            <w:noProof/>
            <w:webHidden/>
          </w:rPr>
          <w:instrText xml:space="preserve"> PAGEREF _Toc467241019 \h </w:instrText>
        </w:r>
        <w:r>
          <w:rPr>
            <w:noProof/>
            <w:webHidden/>
          </w:rPr>
        </w:r>
      </w:ins>
      <w:r>
        <w:rPr>
          <w:noProof/>
          <w:webHidden/>
        </w:rPr>
        <w:fldChar w:fldCharType="separate"/>
      </w:r>
      <w:ins w:id="25" w:author="Yaniv Kalsky" w:date="2016-11-18T14:01:00Z">
        <w:r>
          <w:rPr>
            <w:noProof/>
            <w:webHidden/>
          </w:rPr>
          <w:t>8</w:t>
        </w:r>
        <w:r>
          <w:rPr>
            <w:noProof/>
            <w:webHidden/>
          </w:rPr>
          <w:fldChar w:fldCharType="end"/>
        </w:r>
        <w:r w:rsidRPr="00712740">
          <w:rPr>
            <w:rStyle w:val="Hyperlink"/>
            <w:noProof/>
          </w:rPr>
          <w:fldChar w:fldCharType="end"/>
        </w:r>
      </w:ins>
    </w:p>
    <w:p w14:paraId="1B4912C2" w14:textId="5614108A" w:rsidR="008B1952" w:rsidRDefault="008B1952">
      <w:pPr>
        <w:pStyle w:val="TOC3"/>
        <w:tabs>
          <w:tab w:val="left" w:pos="1320"/>
          <w:tab w:val="right" w:leader="dot" w:pos="8630"/>
        </w:tabs>
        <w:rPr>
          <w:ins w:id="26" w:author="Yaniv Kalsky" w:date="2016-11-18T14:01:00Z"/>
          <w:rFonts w:eastAsiaTheme="minorEastAsia" w:cstheme="minorBidi"/>
          <w:noProof/>
          <w:color w:val="auto"/>
        </w:rPr>
      </w:pPr>
      <w:ins w:id="27"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"_Toc467241020"</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2.3.3</w:t>
        </w:r>
        <w:r>
          <w:rPr>
            <w:rFonts w:eastAsiaTheme="minorEastAsia" w:cstheme="minorBidi"/>
            <w:noProof/>
            <w:color w:val="auto"/>
          </w:rPr>
          <w:tab/>
        </w:r>
        <w:r w:rsidRPr="00712740">
          <w:rPr>
            <w:rStyle w:val="Hyperlink"/>
            <w:noProof/>
          </w:rPr>
          <w:t>Installing CloudShell license token</w:t>
        </w:r>
        <w:r>
          <w:rPr>
            <w:noProof/>
            <w:webHidden/>
          </w:rPr>
          <w:tab/>
        </w:r>
        <w:r>
          <w:rPr>
            <w:noProof/>
            <w:webHidden/>
          </w:rPr>
          <w:fldChar w:fldCharType="begin"/>
        </w:r>
        <w:r>
          <w:rPr>
            <w:noProof/>
            <w:webHidden/>
          </w:rPr>
          <w:instrText xml:space="preserve"> PAGEREF _Toc467241020 \h </w:instrText>
        </w:r>
        <w:r>
          <w:rPr>
            <w:noProof/>
            <w:webHidden/>
          </w:rPr>
        </w:r>
      </w:ins>
      <w:r>
        <w:rPr>
          <w:noProof/>
          <w:webHidden/>
        </w:rPr>
        <w:fldChar w:fldCharType="separate"/>
      </w:r>
      <w:ins w:id="28" w:author="Yaniv Kalsky" w:date="2016-11-18T14:01:00Z">
        <w:r>
          <w:rPr>
            <w:noProof/>
            <w:webHidden/>
          </w:rPr>
          <w:t>10</w:t>
        </w:r>
        <w:r>
          <w:rPr>
            <w:noProof/>
            <w:webHidden/>
          </w:rPr>
          <w:fldChar w:fldCharType="end"/>
        </w:r>
        <w:r w:rsidRPr="00712740">
          <w:rPr>
            <w:rStyle w:val="Hyperlink"/>
            <w:noProof/>
          </w:rPr>
          <w:fldChar w:fldCharType="end"/>
        </w:r>
      </w:ins>
    </w:p>
    <w:p w14:paraId="5D61624F" w14:textId="2494B5B0" w:rsidR="008B1952" w:rsidRDefault="008B1952">
      <w:pPr>
        <w:pStyle w:val="TOC2"/>
        <w:tabs>
          <w:tab w:val="left" w:pos="880"/>
          <w:tab w:val="right" w:leader="dot" w:pos="8630"/>
        </w:tabs>
        <w:rPr>
          <w:ins w:id="29" w:author="Yaniv Kalsky" w:date="2016-11-18T14:01:00Z"/>
          <w:rFonts w:eastAsiaTheme="minorEastAsia" w:cstheme="minorBidi"/>
          <w:b w:val="0"/>
          <w:noProof/>
          <w:color w:val="auto"/>
        </w:rPr>
      </w:pPr>
      <w:ins w:id="30"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"_Toc467241037"</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2.4</w:t>
        </w:r>
        <w:r>
          <w:rPr>
            <w:rFonts w:eastAsiaTheme="minorEastAsia" w:cstheme="minorBidi"/>
            <w:b w:val="0"/>
            <w:noProof/>
            <w:color w:val="auto"/>
          </w:rPr>
          <w:tab/>
        </w:r>
        <w:r w:rsidRPr="00712740">
          <w:rPr>
            <w:rStyle w:val="Hyperlink"/>
            <w:noProof/>
          </w:rPr>
          <w:t>Importing the NFV Package</w:t>
        </w:r>
        <w:r>
          <w:rPr>
            <w:noProof/>
            <w:webHidden/>
          </w:rPr>
          <w:tab/>
        </w:r>
        <w:r>
          <w:rPr>
            <w:noProof/>
            <w:webHidden/>
          </w:rPr>
          <w:fldChar w:fldCharType="begin"/>
        </w:r>
        <w:r>
          <w:rPr>
            <w:noProof/>
            <w:webHidden/>
          </w:rPr>
          <w:instrText xml:space="preserve"> PAGEREF _Toc467241037 \h </w:instrText>
        </w:r>
        <w:r>
          <w:rPr>
            <w:noProof/>
            <w:webHidden/>
          </w:rPr>
        </w:r>
      </w:ins>
      <w:r>
        <w:rPr>
          <w:noProof/>
          <w:webHidden/>
        </w:rPr>
        <w:fldChar w:fldCharType="separate"/>
      </w:r>
      <w:ins w:id="31" w:author="Yaniv Kalsky" w:date="2016-11-18T14:01:00Z">
        <w:r>
          <w:rPr>
            <w:noProof/>
            <w:webHidden/>
          </w:rPr>
          <w:t>10</w:t>
        </w:r>
        <w:r>
          <w:rPr>
            <w:noProof/>
            <w:webHidden/>
          </w:rPr>
          <w:fldChar w:fldCharType="end"/>
        </w:r>
        <w:r w:rsidRPr="00712740">
          <w:rPr>
            <w:rStyle w:val="Hyperlink"/>
            <w:noProof/>
          </w:rPr>
          <w:fldChar w:fldCharType="end"/>
        </w:r>
      </w:ins>
    </w:p>
    <w:p w14:paraId="7C0555A0" w14:textId="5F8A1EF9" w:rsidR="008B1952" w:rsidRDefault="008B1952">
      <w:pPr>
        <w:pStyle w:val="TOC3"/>
        <w:tabs>
          <w:tab w:val="left" w:pos="1320"/>
          <w:tab w:val="right" w:leader="dot" w:pos="8630"/>
        </w:tabs>
        <w:rPr>
          <w:ins w:id="32" w:author="Yaniv Kalsky" w:date="2016-11-18T14:01:00Z"/>
          <w:rFonts w:eastAsiaTheme="minorEastAsia" w:cstheme="minorBidi"/>
          <w:noProof/>
          <w:color w:val="auto"/>
        </w:rPr>
      </w:pPr>
      <w:ins w:id="33"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"_Toc467241038"</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2.4.1</w:t>
        </w:r>
        <w:r>
          <w:rPr>
            <w:rFonts w:eastAsiaTheme="minorEastAsia" w:cstheme="minorBidi"/>
            <w:noProof/>
            <w:color w:val="auto"/>
          </w:rPr>
          <w:tab/>
        </w:r>
        <w:r w:rsidRPr="00712740">
          <w:rPr>
            <w:rStyle w:val="Hyperlink"/>
            <w:noProof/>
          </w:rPr>
          <w:t>Installing the NFV Solution package on the CloudShell VM</w:t>
        </w:r>
        <w:r>
          <w:rPr>
            <w:noProof/>
            <w:webHidden/>
          </w:rPr>
          <w:tab/>
        </w:r>
        <w:r>
          <w:rPr>
            <w:noProof/>
            <w:webHidden/>
          </w:rPr>
          <w:fldChar w:fldCharType="begin"/>
        </w:r>
        <w:r>
          <w:rPr>
            <w:noProof/>
            <w:webHidden/>
          </w:rPr>
          <w:instrText xml:space="preserve"> PAGEREF _Toc467241038 \h </w:instrText>
        </w:r>
        <w:r>
          <w:rPr>
            <w:noProof/>
            <w:webHidden/>
          </w:rPr>
        </w:r>
      </w:ins>
      <w:r>
        <w:rPr>
          <w:noProof/>
          <w:webHidden/>
        </w:rPr>
        <w:fldChar w:fldCharType="separate"/>
      </w:r>
      <w:ins w:id="34" w:author="Yaniv Kalsky" w:date="2016-11-18T14:01:00Z">
        <w:r>
          <w:rPr>
            <w:noProof/>
            <w:webHidden/>
          </w:rPr>
          <w:t>10</w:t>
        </w:r>
        <w:r>
          <w:rPr>
            <w:noProof/>
            <w:webHidden/>
          </w:rPr>
          <w:fldChar w:fldCharType="end"/>
        </w:r>
        <w:r w:rsidRPr="00712740">
          <w:rPr>
            <w:rStyle w:val="Hyperlink"/>
            <w:noProof/>
          </w:rPr>
          <w:fldChar w:fldCharType="end"/>
        </w:r>
      </w:ins>
    </w:p>
    <w:p w14:paraId="73B2CEA9" w14:textId="65FA6B4E" w:rsidR="008B1952" w:rsidRDefault="008B1952">
      <w:pPr>
        <w:pStyle w:val="TOC2"/>
        <w:tabs>
          <w:tab w:val="left" w:pos="880"/>
          <w:tab w:val="right" w:leader="dot" w:pos="8630"/>
        </w:tabs>
        <w:rPr>
          <w:ins w:id="35" w:author="Yaniv Kalsky" w:date="2016-11-18T14:01:00Z"/>
          <w:rFonts w:eastAsiaTheme="minorEastAsia" w:cstheme="minorBidi"/>
          <w:b w:val="0"/>
          <w:noProof/>
          <w:color w:val="auto"/>
        </w:rPr>
      </w:pPr>
      <w:ins w:id="36"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"_Toc467241039"</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2.5</w:t>
        </w:r>
        <w:r>
          <w:rPr>
            <w:rFonts w:eastAsiaTheme="minorEastAsia" w:cstheme="minorBidi"/>
            <w:b w:val="0"/>
            <w:noProof/>
            <w:color w:val="auto"/>
          </w:rPr>
          <w:tab/>
        </w:r>
        <w:r w:rsidRPr="00712740">
          <w:rPr>
            <w:rStyle w:val="Hyperlink"/>
            <w:noProof/>
          </w:rPr>
          <w:t>CloudShell Portal</w:t>
        </w:r>
        <w:r>
          <w:rPr>
            <w:noProof/>
            <w:webHidden/>
          </w:rPr>
          <w:tab/>
        </w:r>
        <w:r>
          <w:rPr>
            <w:noProof/>
            <w:webHidden/>
          </w:rPr>
          <w:fldChar w:fldCharType="begin"/>
        </w:r>
        <w:r>
          <w:rPr>
            <w:noProof/>
            <w:webHidden/>
          </w:rPr>
          <w:instrText xml:space="preserve"> PAGEREF _Toc467241039 \h </w:instrText>
        </w:r>
        <w:r>
          <w:rPr>
            <w:noProof/>
            <w:webHidden/>
          </w:rPr>
        </w:r>
      </w:ins>
      <w:r>
        <w:rPr>
          <w:noProof/>
          <w:webHidden/>
        </w:rPr>
        <w:fldChar w:fldCharType="separate"/>
      </w:r>
      <w:ins w:id="37" w:author="Yaniv Kalsky" w:date="2016-11-18T14:01:00Z">
        <w:r>
          <w:rPr>
            <w:noProof/>
            <w:webHidden/>
          </w:rPr>
          <w:t>11</w:t>
        </w:r>
        <w:r>
          <w:rPr>
            <w:noProof/>
            <w:webHidden/>
          </w:rPr>
          <w:fldChar w:fldCharType="end"/>
        </w:r>
        <w:r w:rsidRPr="00712740">
          <w:rPr>
            <w:rStyle w:val="Hyperlink"/>
            <w:noProof/>
          </w:rPr>
          <w:fldChar w:fldCharType="end"/>
        </w:r>
      </w:ins>
    </w:p>
    <w:p w14:paraId="2DAF2D32" w14:textId="1EBC78CA" w:rsidR="008B1952" w:rsidRDefault="008B1952">
      <w:pPr>
        <w:pStyle w:val="TOC3"/>
        <w:tabs>
          <w:tab w:val="left" w:pos="1320"/>
          <w:tab w:val="right" w:leader="dot" w:pos="8630"/>
        </w:tabs>
        <w:rPr>
          <w:ins w:id="38" w:author="Yaniv Kalsky" w:date="2016-11-18T14:01:00Z"/>
          <w:rFonts w:eastAsiaTheme="minorEastAsia" w:cstheme="minorBidi"/>
          <w:noProof/>
          <w:color w:val="auto"/>
        </w:rPr>
      </w:pPr>
      <w:ins w:id="39"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"_Toc467241040"</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2.5.1</w:t>
        </w:r>
        <w:r>
          <w:rPr>
            <w:rFonts w:eastAsiaTheme="minorEastAsia" w:cstheme="minorBidi"/>
            <w:noProof/>
            <w:color w:val="auto"/>
          </w:rPr>
          <w:tab/>
        </w:r>
        <w:r w:rsidRPr="00712740">
          <w:rPr>
            <w:rStyle w:val="Hyperlink"/>
            <w:noProof/>
          </w:rPr>
          <w:t>Create “Site Network Manager”</w:t>
        </w:r>
        <w:r>
          <w:rPr>
            <w:noProof/>
            <w:webHidden/>
          </w:rPr>
          <w:tab/>
        </w:r>
        <w:r>
          <w:rPr>
            <w:noProof/>
            <w:webHidden/>
          </w:rPr>
          <w:fldChar w:fldCharType="begin"/>
        </w:r>
        <w:r>
          <w:rPr>
            <w:noProof/>
            <w:webHidden/>
          </w:rPr>
          <w:instrText xml:space="preserve"> PAGEREF _Toc467241040 \h </w:instrText>
        </w:r>
        <w:r>
          <w:rPr>
            <w:noProof/>
            <w:webHidden/>
          </w:rPr>
        </w:r>
      </w:ins>
      <w:r>
        <w:rPr>
          <w:noProof/>
          <w:webHidden/>
        </w:rPr>
        <w:fldChar w:fldCharType="separate"/>
      </w:r>
      <w:ins w:id="40" w:author="Yaniv Kalsky" w:date="2016-11-18T14:01:00Z">
        <w:r>
          <w:rPr>
            <w:noProof/>
            <w:webHidden/>
          </w:rPr>
          <w:t>12</w:t>
        </w:r>
        <w:r>
          <w:rPr>
            <w:noProof/>
            <w:webHidden/>
          </w:rPr>
          <w:fldChar w:fldCharType="end"/>
        </w:r>
        <w:r w:rsidRPr="00712740">
          <w:rPr>
            <w:rStyle w:val="Hyperlink"/>
            <w:noProof/>
          </w:rPr>
          <w:fldChar w:fldCharType="end"/>
        </w:r>
      </w:ins>
    </w:p>
    <w:p w14:paraId="34659E1F" w14:textId="23E436F6" w:rsidR="008B1952" w:rsidRDefault="008B1952">
      <w:pPr>
        <w:pStyle w:val="TOC3"/>
        <w:tabs>
          <w:tab w:val="left" w:pos="1320"/>
          <w:tab w:val="right" w:leader="dot" w:pos="8630"/>
        </w:tabs>
        <w:rPr>
          <w:ins w:id="41" w:author="Yaniv Kalsky" w:date="2016-11-18T14:01:00Z"/>
          <w:rFonts w:eastAsiaTheme="minorEastAsia" w:cstheme="minorBidi"/>
          <w:noProof/>
          <w:color w:val="auto"/>
        </w:rPr>
      </w:pPr>
      <w:ins w:id="42"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"_Toc467241041"</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2.5.2</w:t>
        </w:r>
        <w:r>
          <w:rPr>
            <w:rFonts w:eastAsiaTheme="minorEastAsia" w:cstheme="minorBidi"/>
            <w:noProof/>
            <w:color w:val="auto"/>
          </w:rPr>
          <w:tab/>
        </w:r>
        <w:r w:rsidRPr="00712740">
          <w:rPr>
            <w:rStyle w:val="Hyperlink"/>
            <w:noProof/>
          </w:rPr>
          <w:t>Create an “OnRack Device”</w:t>
        </w:r>
        <w:r>
          <w:rPr>
            <w:noProof/>
            <w:webHidden/>
          </w:rPr>
          <w:tab/>
        </w:r>
        <w:r>
          <w:rPr>
            <w:noProof/>
            <w:webHidden/>
          </w:rPr>
          <w:fldChar w:fldCharType="begin"/>
        </w:r>
        <w:r>
          <w:rPr>
            <w:noProof/>
            <w:webHidden/>
          </w:rPr>
          <w:instrText xml:space="preserve"> PAGEREF _Toc467241041 \h </w:instrText>
        </w:r>
        <w:r>
          <w:rPr>
            <w:noProof/>
            <w:webHidden/>
          </w:rPr>
        </w:r>
      </w:ins>
      <w:r>
        <w:rPr>
          <w:noProof/>
          <w:webHidden/>
        </w:rPr>
        <w:fldChar w:fldCharType="separate"/>
      </w:r>
      <w:ins w:id="43" w:author="Yaniv Kalsky" w:date="2016-11-18T14:01:00Z">
        <w:r>
          <w:rPr>
            <w:noProof/>
            <w:webHidden/>
          </w:rPr>
          <w:t>13</w:t>
        </w:r>
        <w:r>
          <w:rPr>
            <w:noProof/>
            <w:webHidden/>
          </w:rPr>
          <w:fldChar w:fldCharType="end"/>
        </w:r>
        <w:r w:rsidRPr="00712740">
          <w:rPr>
            <w:rStyle w:val="Hyperlink"/>
            <w:noProof/>
          </w:rPr>
          <w:fldChar w:fldCharType="end"/>
        </w:r>
      </w:ins>
    </w:p>
    <w:p w14:paraId="396FE5A0" w14:textId="384A3DB0" w:rsidR="008B1952" w:rsidRDefault="008B1952">
      <w:pPr>
        <w:pStyle w:val="TOC3"/>
        <w:tabs>
          <w:tab w:val="left" w:pos="1320"/>
          <w:tab w:val="right" w:leader="dot" w:pos="8630"/>
        </w:tabs>
        <w:rPr>
          <w:ins w:id="44" w:author="Yaniv Kalsky" w:date="2016-11-18T14:01:00Z"/>
          <w:rFonts w:eastAsiaTheme="minorEastAsia" w:cstheme="minorBidi"/>
          <w:noProof/>
          <w:color w:val="auto"/>
        </w:rPr>
      </w:pPr>
      <w:ins w:id="45"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"_Toc467241042"</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2.5.3</w:t>
        </w:r>
        <w:r>
          <w:rPr>
            <w:rFonts w:eastAsiaTheme="minorEastAsia" w:cstheme="minorBidi"/>
            <w:noProof/>
            <w:color w:val="auto"/>
          </w:rPr>
          <w:tab/>
        </w:r>
        <w:r w:rsidRPr="00712740">
          <w:rPr>
            <w:rStyle w:val="Hyperlink"/>
            <w:noProof/>
          </w:rPr>
          <w:t>Deploy a new Cloud</w:t>
        </w:r>
        <w:r>
          <w:rPr>
            <w:noProof/>
            <w:webHidden/>
          </w:rPr>
          <w:tab/>
        </w:r>
        <w:r>
          <w:rPr>
            <w:noProof/>
            <w:webHidden/>
          </w:rPr>
          <w:fldChar w:fldCharType="begin"/>
        </w:r>
        <w:r>
          <w:rPr>
            <w:noProof/>
            <w:webHidden/>
          </w:rPr>
          <w:instrText xml:space="preserve"> PAGEREF _Toc467241042 \h </w:instrText>
        </w:r>
        <w:r>
          <w:rPr>
            <w:noProof/>
            <w:webHidden/>
          </w:rPr>
        </w:r>
      </w:ins>
      <w:r>
        <w:rPr>
          <w:noProof/>
          <w:webHidden/>
        </w:rPr>
        <w:fldChar w:fldCharType="separate"/>
      </w:r>
      <w:ins w:id="46" w:author="Yaniv Kalsky" w:date="2016-11-18T14:01:00Z">
        <w:r>
          <w:rPr>
            <w:noProof/>
            <w:webHidden/>
          </w:rPr>
          <w:t>14</w:t>
        </w:r>
        <w:r>
          <w:rPr>
            <w:noProof/>
            <w:webHidden/>
          </w:rPr>
          <w:fldChar w:fldCharType="end"/>
        </w:r>
        <w:r w:rsidRPr="00712740">
          <w:rPr>
            <w:rStyle w:val="Hyperlink"/>
            <w:noProof/>
          </w:rPr>
          <w:fldChar w:fldCharType="end"/>
        </w:r>
      </w:ins>
    </w:p>
    <w:p w14:paraId="14C90737" w14:textId="27078E82" w:rsidR="008B1952" w:rsidRDefault="008B1952">
      <w:pPr>
        <w:pStyle w:val="TOC3"/>
        <w:tabs>
          <w:tab w:val="left" w:pos="1320"/>
          <w:tab w:val="right" w:leader="dot" w:pos="8630"/>
        </w:tabs>
        <w:rPr>
          <w:ins w:id="47" w:author="Yaniv Kalsky" w:date="2016-11-18T14:01:00Z"/>
          <w:rFonts w:eastAsiaTheme="minorEastAsia" w:cstheme="minorBidi"/>
          <w:noProof/>
          <w:color w:val="auto"/>
        </w:rPr>
      </w:pPr>
      <w:ins w:id="48"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"_Toc467241043"</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2.5.4</w:t>
        </w:r>
        <w:r>
          <w:rPr>
            <w:rFonts w:eastAsiaTheme="minorEastAsia" w:cstheme="minorBidi"/>
            <w:noProof/>
            <w:color w:val="auto"/>
          </w:rPr>
          <w:tab/>
        </w:r>
        <w:r w:rsidRPr="00712740">
          <w:rPr>
            <w:rStyle w:val="Hyperlink"/>
            <w:noProof/>
          </w:rPr>
          <w:t>View/Edit/Stop/Extend deployed clouds</w:t>
        </w:r>
        <w:r>
          <w:rPr>
            <w:noProof/>
            <w:webHidden/>
          </w:rPr>
          <w:tab/>
        </w:r>
        <w:r>
          <w:rPr>
            <w:noProof/>
            <w:webHidden/>
          </w:rPr>
          <w:fldChar w:fldCharType="begin"/>
        </w:r>
        <w:r>
          <w:rPr>
            <w:noProof/>
            <w:webHidden/>
          </w:rPr>
          <w:instrText xml:space="preserve"> PAGEREF _Toc467241043 \h </w:instrText>
        </w:r>
        <w:r>
          <w:rPr>
            <w:noProof/>
            <w:webHidden/>
          </w:rPr>
        </w:r>
      </w:ins>
      <w:r>
        <w:rPr>
          <w:noProof/>
          <w:webHidden/>
        </w:rPr>
        <w:fldChar w:fldCharType="separate"/>
      </w:r>
      <w:ins w:id="49" w:author="Yaniv Kalsky" w:date="2016-11-18T14:01:00Z">
        <w:r>
          <w:rPr>
            <w:noProof/>
            <w:webHidden/>
          </w:rPr>
          <w:t>17</w:t>
        </w:r>
        <w:r>
          <w:rPr>
            <w:noProof/>
            <w:webHidden/>
          </w:rPr>
          <w:fldChar w:fldCharType="end"/>
        </w:r>
        <w:r w:rsidRPr="00712740">
          <w:rPr>
            <w:rStyle w:val="Hyperlink"/>
            <w:noProof/>
          </w:rPr>
          <w:fldChar w:fldCharType="end"/>
        </w:r>
      </w:ins>
    </w:p>
    <w:p w14:paraId="7F268585" w14:textId="36154257" w:rsidR="008B1952" w:rsidRDefault="008B1952">
      <w:pPr>
        <w:pStyle w:val="TOC2"/>
        <w:tabs>
          <w:tab w:val="left" w:pos="880"/>
          <w:tab w:val="right" w:leader="dot" w:pos="8630"/>
        </w:tabs>
        <w:rPr>
          <w:ins w:id="50" w:author="Yaniv Kalsky" w:date="2016-11-18T14:01:00Z"/>
          <w:rFonts w:eastAsiaTheme="minorEastAsia" w:cstheme="minorBidi"/>
          <w:b w:val="0"/>
          <w:noProof/>
          <w:color w:val="auto"/>
        </w:rPr>
      </w:pPr>
      <w:ins w:id="51"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"_Toc467241059"</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2.6</w:t>
        </w:r>
        <w:r>
          <w:rPr>
            <w:rFonts w:eastAsiaTheme="minorEastAsia" w:cstheme="minorBidi"/>
            <w:b w:val="0"/>
            <w:noProof/>
            <w:color w:val="auto"/>
          </w:rPr>
          <w:tab/>
        </w:r>
        <w:r w:rsidRPr="00712740">
          <w:rPr>
            <w:rStyle w:val="Hyperlink"/>
            <w:noProof/>
          </w:rPr>
          <w:t>Inputs</w:t>
        </w:r>
        <w:r>
          <w:rPr>
            <w:noProof/>
            <w:webHidden/>
          </w:rPr>
          <w:tab/>
        </w:r>
        <w:r>
          <w:rPr>
            <w:noProof/>
            <w:webHidden/>
          </w:rPr>
          <w:fldChar w:fldCharType="begin"/>
        </w:r>
        <w:r>
          <w:rPr>
            <w:noProof/>
            <w:webHidden/>
          </w:rPr>
          <w:instrText xml:space="preserve"> PAGEREF _Toc467241059 \h </w:instrText>
        </w:r>
        <w:r>
          <w:rPr>
            <w:noProof/>
            <w:webHidden/>
          </w:rPr>
        </w:r>
      </w:ins>
      <w:r>
        <w:rPr>
          <w:noProof/>
          <w:webHidden/>
        </w:rPr>
        <w:fldChar w:fldCharType="separate"/>
      </w:r>
      <w:ins w:id="52" w:author="Yaniv Kalsky" w:date="2016-11-18T14:01:00Z">
        <w:r>
          <w:rPr>
            <w:noProof/>
            <w:webHidden/>
          </w:rPr>
          <w:t>17</w:t>
        </w:r>
        <w:r>
          <w:rPr>
            <w:noProof/>
            <w:webHidden/>
          </w:rPr>
          <w:fldChar w:fldCharType="end"/>
        </w:r>
        <w:r w:rsidRPr="00712740">
          <w:rPr>
            <w:rStyle w:val="Hyperlink"/>
            <w:noProof/>
          </w:rPr>
          <w:fldChar w:fldCharType="end"/>
        </w:r>
      </w:ins>
    </w:p>
    <w:p w14:paraId="03DD3688" w14:textId="7F6B1E69" w:rsidR="008B1952" w:rsidRDefault="008B1952">
      <w:pPr>
        <w:pStyle w:val="TOC2"/>
        <w:tabs>
          <w:tab w:val="left" w:pos="880"/>
          <w:tab w:val="right" w:leader="dot" w:pos="8630"/>
        </w:tabs>
        <w:rPr>
          <w:ins w:id="53" w:author="Yaniv Kalsky" w:date="2016-11-18T14:01:00Z"/>
          <w:rFonts w:eastAsiaTheme="minorEastAsia" w:cstheme="minorBidi"/>
          <w:b w:val="0"/>
          <w:noProof/>
          <w:color w:val="auto"/>
        </w:rPr>
      </w:pPr>
      <w:ins w:id="54"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"_Toc467241060"</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2.7</w:t>
        </w:r>
        <w:r>
          <w:rPr>
            <w:rFonts w:eastAsiaTheme="minorEastAsia" w:cstheme="minorBidi"/>
            <w:b w:val="0"/>
            <w:noProof/>
            <w:color w:val="auto"/>
          </w:rPr>
          <w:tab/>
        </w:r>
        <w:r w:rsidRPr="00712740">
          <w:rPr>
            <w:rStyle w:val="Hyperlink"/>
            <w:noProof/>
          </w:rPr>
          <w:t>Logs</w:t>
        </w:r>
        <w:r>
          <w:rPr>
            <w:noProof/>
            <w:webHidden/>
          </w:rPr>
          <w:tab/>
        </w:r>
        <w:r>
          <w:rPr>
            <w:noProof/>
            <w:webHidden/>
          </w:rPr>
          <w:fldChar w:fldCharType="begin"/>
        </w:r>
        <w:r>
          <w:rPr>
            <w:noProof/>
            <w:webHidden/>
          </w:rPr>
          <w:instrText xml:space="preserve"> PAGEREF _Toc467241060 \h </w:instrText>
        </w:r>
        <w:r>
          <w:rPr>
            <w:noProof/>
            <w:webHidden/>
          </w:rPr>
        </w:r>
      </w:ins>
      <w:r>
        <w:rPr>
          <w:noProof/>
          <w:webHidden/>
        </w:rPr>
        <w:fldChar w:fldCharType="separate"/>
      </w:r>
      <w:ins w:id="55" w:author="Yaniv Kalsky" w:date="2016-11-18T14:01:00Z">
        <w:r>
          <w:rPr>
            <w:noProof/>
            <w:webHidden/>
          </w:rPr>
          <w:t>17</w:t>
        </w:r>
        <w:r>
          <w:rPr>
            <w:noProof/>
            <w:webHidden/>
          </w:rPr>
          <w:fldChar w:fldCharType="end"/>
        </w:r>
        <w:r w:rsidRPr="00712740">
          <w:rPr>
            <w:rStyle w:val="Hyperlink"/>
            <w:noProof/>
          </w:rPr>
          <w:fldChar w:fldCharType="end"/>
        </w:r>
      </w:ins>
    </w:p>
    <w:p w14:paraId="5881B295" w14:textId="25A56144" w:rsidR="008B1952" w:rsidRDefault="008B1952">
      <w:pPr>
        <w:pStyle w:val="TOC2"/>
        <w:tabs>
          <w:tab w:val="left" w:pos="880"/>
          <w:tab w:val="right" w:leader="dot" w:pos="8630"/>
        </w:tabs>
        <w:rPr>
          <w:ins w:id="56" w:author="Yaniv Kalsky" w:date="2016-11-18T14:01:00Z"/>
          <w:rFonts w:eastAsiaTheme="minorEastAsia" w:cstheme="minorBidi"/>
          <w:b w:val="0"/>
          <w:noProof/>
          <w:color w:val="auto"/>
        </w:rPr>
      </w:pPr>
      <w:ins w:id="57"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"_Toc467241061"</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2.8</w:t>
        </w:r>
        <w:r>
          <w:rPr>
            <w:rFonts w:eastAsiaTheme="minorEastAsia" w:cstheme="minorBidi"/>
            <w:b w:val="0"/>
            <w:noProof/>
            <w:color w:val="auto"/>
          </w:rPr>
          <w:tab/>
        </w:r>
        <w:r w:rsidRPr="00712740">
          <w:rPr>
            <w:rStyle w:val="Hyperlink"/>
            <w:noProof/>
          </w:rPr>
          <w:t>Executing in steps</w:t>
        </w:r>
        <w:r>
          <w:rPr>
            <w:noProof/>
            <w:webHidden/>
          </w:rPr>
          <w:tab/>
        </w:r>
        <w:r>
          <w:rPr>
            <w:noProof/>
            <w:webHidden/>
          </w:rPr>
          <w:fldChar w:fldCharType="begin"/>
        </w:r>
        <w:r>
          <w:rPr>
            <w:noProof/>
            <w:webHidden/>
          </w:rPr>
          <w:instrText xml:space="preserve"> PAGEREF _Toc467241061 \h </w:instrText>
        </w:r>
        <w:r>
          <w:rPr>
            <w:noProof/>
            <w:webHidden/>
          </w:rPr>
        </w:r>
      </w:ins>
      <w:r>
        <w:rPr>
          <w:noProof/>
          <w:webHidden/>
        </w:rPr>
        <w:fldChar w:fldCharType="separate"/>
      </w:r>
      <w:ins w:id="58" w:author="Yaniv Kalsky" w:date="2016-11-18T14:01:00Z">
        <w:r>
          <w:rPr>
            <w:noProof/>
            <w:webHidden/>
          </w:rPr>
          <w:t>18</w:t>
        </w:r>
        <w:r>
          <w:rPr>
            <w:noProof/>
            <w:webHidden/>
          </w:rPr>
          <w:fldChar w:fldCharType="end"/>
        </w:r>
        <w:r w:rsidRPr="00712740">
          <w:rPr>
            <w:rStyle w:val="Hyperlink"/>
            <w:noProof/>
          </w:rPr>
          <w:fldChar w:fldCharType="end"/>
        </w:r>
      </w:ins>
    </w:p>
    <w:p w14:paraId="02ACDA4B" w14:textId="198D0CE2" w:rsidR="008B1952" w:rsidRDefault="008B1952">
      <w:pPr>
        <w:pStyle w:val="TOC1"/>
        <w:tabs>
          <w:tab w:val="left" w:pos="440"/>
          <w:tab w:val="right" w:leader="dot" w:pos="8630"/>
        </w:tabs>
        <w:rPr>
          <w:ins w:id="59" w:author="Yaniv Kalsky" w:date="2016-11-18T14:01:00Z"/>
          <w:rFonts w:eastAsiaTheme="minorEastAsia" w:cstheme="minorBidi"/>
          <w:b w:val="0"/>
          <w:noProof/>
          <w:color w:val="auto"/>
          <w:sz w:val="22"/>
          <w:szCs w:val="22"/>
        </w:rPr>
      </w:pPr>
      <w:ins w:id="60"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"_Toc467241062"</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3</w:t>
        </w:r>
        <w:r>
          <w:rPr>
            <w:rFonts w:eastAsiaTheme="minorEastAsia" w:cstheme="minorBidi"/>
            <w:b w:val="0"/>
            <w:noProof/>
            <w:color w:val="auto"/>
            <w:sz w:val="22"/>
            <w:szCs w:val="22"/>
          </w:rPr>
          <w:tab/>
        </w:r>
        <w:r w:rsidRPr="00712740">
          <w:rPr>
            <w:rStyle w:val="Hyperlink"/>
            <w:noProof/>
          </w:rPr>
          <w:t>Compatibility</w:t>
        </w:r>
        <w:r>
          <w:rPr>
            <w:noProof/>
            <w:webHidden/>
          </w:rPr>
          <w:tab/>
        </w:r>
        <w:r>
          <w:rPr>
            <w:noProof/>
            <w:webHidden/>
          </w:rPr>
          <w:fldChar w:fldCharType="begin"/>
        </w:r>
        <w:r>
          <w:rPr>
            <w:noProof/>
            <w:webHidden/>
          </w:rPr>
          <w:instrText xml:space="preserve"> PAGEREF _Toc467241062 \h </w:instrText>
        </w:r>
        <w:r>
          <w:rPr>
            <w:noProof/>
            <w:webHidden/>
          </w:rPr>
        </w:r>
      </w:ins>
      <w:r>
        <w:rPr>
          <w:noProof/>
          <w:webHidden/>
        </w:rPr>
        <w:fldChar w:fldCharType="separate"/>
      </w:r>
      <w:ins w:id="61" w:author="Yaniv Kalsky" w:date="2016-11-18T14:01:00Z">
        <w:r>
          <w:rPr>
            <w:noProof/>
            <w:webHidden/>
          </w:rPr>
          <w:t>21</w:t>
        </w:r>
        <w:r>
          <w:rPr>
            <w:noProof/>
            <w:webHidden/>
          </w:rPr>
          <w:fldChar w:fldCharType="end"/>
        </w:r>
        <w:r w:rsidRPr="00712740">
          <w:rPr>
            <w:rStyle w:val="Hyperlink"/>
            <w:noProof/>
          </w:rPr>
          <w:fldChar w:fldCharType="end"/>
        </w:r>
      </w:ins>
    </w:p>
    <w:p w14:paraId="3C3F32C2" w14:textId="03FA8080" w:rsidR="008B1952" w:rsidRDefault="008B1952">
      <w:pPr>
        <w:pStyle w:val="TOC2"/>
        <w:tabs>
          <w:tab w:val="left" w:pos="880"/>
          <w:tab w:val="right" w:leader="dot" w:pos="8630"/>
        </w:tabs>
        <w:rPr>
          <w:ins w:id="62" w:author="Yaniv Kalsky" w:date="2016-11-18T14:01:00Z"/>
          <w:rFonts w:eastAsiaTheme="minorEastAsia" w:cstheme="minorBidi"/>
          <w:b w:val="0"/>
          <w:noProof/>
          <w:color w:val="auto"/>
        </w:rPr>
      </w:pPr>
      <w:ins w:id="63"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"_Toc467241063"</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3.1</w:t>
        </w:r>
        <w:r>
          <w:rPr>
            <w:rFonts w:eastAsiaTheme="minorEastAsia" w:cstheme="minorBidi"/>
            <w:b w:val="0"/>
            <w:noProof/>
            <w:color w:val="auto"/>
          </w:rPr>
          <w:tab/>
        </w:r>
        <w:r w:rsidRPr="00712740">
          <w:rPr>
            <w:rStyle w:val="Hyperlink"/>
            <w:noProof/>
          </w:rPr>
          <w:t>CloudShell compatibility</w:t>
        </w:r>
        <w:r>
          <w:rPr>
            <w:noProof/>
            <w:webHidden/>
          </w:rPr>
          <w:tab/>
        </w:r>
        <w:r>
          <w:rPr>
            <w:noProof/>
            <w:webHidden/>
          </w:rPr>
          <w:fldChar w:fldCharType="begin"/>
        </w:r>
        <w:r>
          <w:rPr>
            <w:noProof/>
            <w:webHidden/>
          </w:rPr>
          <w:instrText xml:space="preserve"> PAGEREF _Toc467241063 \h </w:instrText>
        </w:r>
        <w:r>
          <w:rPr>
            <w:noProof/>
            <w:webHidden/>
          </w:rPr>
        </w:r>
      </w:ins>
      <w:r>
        <w:rPr>
          <w:noProof/>
          <w:webHidden/>
        </w:rPr>
        <w:fldChar w:fldCharType="separate"/>
      </w:r>
      <w:ins w:id="64" w:author="Yaniv Kalsky" w:date="2016-11-18T14:01:00Z">
        <w:r>
          <w:rPr>
            <w:noProof/>
            <w:webHidden/>
          </w:rPr>
          <w:t>21</w:t>
        </w:r>
        <w:r>
          <w:rPr>
            <w:noProof/>
            <w:webHidden/>
          </w:rPr>
          <w:fldChar w:fldCharType="end"/>
        </w:r>
        <w:r w:rsidRPr="00712740">
          <w:rPr>
            <w:rStyle w:val="Hyperlink"/>
            <w:noProof/>
          </w:rPr>
          <w:fldChar w:fldCharType="end"/>
        </w:r>
      </w:ins>
    </w:p>
    <w:p w14:paraId="5F8B0934" w14:textId="631168A5" w:rsidR="008B1952" w:rsidRDefault="008B1952">
      <w:pPr>
        <w:pStyle w:val="TOC1"/>
        <w:tabs>
          <w:tab w:val="left" w:pos="440"/>
          <w:tab w:val="right" w:leader="dot" w:pos="8630"/>
        </w:tabs>
        <w:rPr>
          <w:ins w:id="65" w:author="Yaniv Kalsky" w:date="2016-11-18T14:01:00Z"/>
          <w:rFonts w:eastAsiaTheme="minorEastAsia" w:cstheme="minorBidi"/>
          <w:b w:val="0"/>
          <w:noProof/>
          <w:color w:val="auto"/>
          <w:sz w:val="22"/>
          <w:szCs w:val="22"/>
        </w:rPr>
      </w:pPr>
      <w:ins w:id="66"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"_Toc467241064"</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w:t>
        </w:r>
        <w:r>
          <w:rPr>
            <w:rFonts w:eastAsiaTheme="minorEastAsia" w:cstheme="minorBidi"/>
            <w:b w:val="0"/>
            <w:noProof/>
            <w:color w:val="auto"/>
            <w:sz w:val="22"/>
            <w:szCs w:val="22"/>
          </w:rPr>
          <w:tab/>
        </w:r>
        <w:r w:rsidRPr="00712740">
          <w:rPr>
            <w:rStyle w:val="Hyperlink"/>
            <w:noProof/>
          </w:rPr>
          <w:t>Technical Guide</w:t>
        </w:r>
        <w:r>
          <w:rPr>
            <w:noProof/>
            <w:webHidden/>
          </w:rPr>
          <w:tab/>
        </w:r>
        <w:r>
          <w:rPr>
            <w:noProof/>
            <w:webHidden/>
          </w:rPr>
          <w:fldChar w:fldCharType="begin"/>
        </w:r>
        <w:r>
          <w:rPr>
            <w:noProof/>
            <w:webHidden/>
          </w:rPr>
          <w:instrText xml:space="preserve"> PAGEREF _Toc467241064 \h </w:instrText>
        </w:r>
        <w:r>
          <w:rPr>
            <w:noProof/>
            <w:webHidden/>
          </w:rPr>
        </w:r>
      </w:ins>
      <w:r>
        <w:rPr>
          <w:noProof/>
          <w:webHidden/>
        </w:rPr>
        <w:fldChar w:fldCharType="separate"/>
      </w:r>
      <w:ins w:id="67" w:author="Yaniv Kalsky" w:date="2016-11-18T14:01:00Z">
        <w:r>
          <w:rPr>
            <w:noProof/>
            <w:webHidden/>
          </w:rPr>
          <w:t>22</w:t>
        </w:r>
        <w:r>
          <w:rPr>
            <w:noProof/>
            <w:webHidden/>
          </w:rPr>
          <w:fldChar w:fldCharType="end"/>
        </w:r>
        <w:r w:rsidRPr="00712740">
          <w:rPr>
            <w:rStyle w:val="Hyperlink"/>
            <w:noProof/>
          </w:rPr>
          <w:fldChar w:fldCharType="end"/>
        </w:r>
      </w:ins>
    </w:p>
    <w:p w14:paraId="73ED00BB" w14:textId="0431F707" w:rsidR="008B1952" w:rsidRDefault="008B1952">
      <w:pPr>
        <w:pStyle w:val="TOC2"/>
        <w:tabs>
          <w:tab w:val="left" w:pos="880"/>
          <w:tab w:val="right" w:leader="dot" w:pos="8630"/>
        </w:tabs>
        <w:rPr>
          <w:ins w:id="68" w:author="Yaniv Kalsky" w:date="2016-11-18T14:01:00Z"/>
          <w:rFonts w:eastAsiaTheme="minorEastAsia" w:cstheme="minorBidi"/>
          <w:b w:val="0"/>
          <w:noProof/>
          <w:color w:val="auto"/>
        </w:rPr>
      </w:pPr>
      <w:ins w:id="69"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"_Toc467241065"</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4.1</w:t>
        </w:r>
        <w:r>
          <w:rPr>
            <w:rFonts w:eastAsiaTheme="minorEastAsia" w:cstheme="minorBidi"/>
            <w:b w:val="0"/>
            <w:noProof/>
            <w:color w:val="auto"/>
          </w:rPr>
          <w:tab/>
        </w:r>
        <w:r w:rsidRPr="00712740">
          <w:rPr>
            <w:rStyle w:val="Hyperlink"/>
            <w:noProof/>
          </w:rPr>
          <w:t>OnRack Discovery Workflow</w:t>
        </w:r>
        <w:r>
          <w:rPr>
            <w:noProof/>
            <w:webHidden/>
          </w:rPr>
          <w:tab/>
        </w:r>
        <w:r>
          <w:rPr>
            <w:noProof/>
            <w:webHidden/>
          </w:rPr>
          <w:fldChar w:fldCharType="begin"/>
        </w:r>
        <w:r>
          <w:rPr>
            <w:noProof/>
            <w:webHidden/>
          </w:rPr>
          <w:instrText xml:space="preserve"> PAGEREF _Toc467241065 \h </w:instrText>
        </w:r>
        <w:r>
          <w:rPr>
            <w:noProof/>
            <w:webHidden/>
          </w:rPr>
        </w:r>
      </w:ins>
      <w:r>
        <w:rPr>
          <w:noProof/>
          <w:webHidden/>
        </w:rPr>
        <w:fldChar w:fldCharType="separate"/>
      </w:r>
      <w:ins w:id="70" w:author="Yaniv Kalsky" w:date="2016-11-18T14:01:00Z">
        <w:r>
          <w:rPr>
            <w:noProof/>
            <w:webHidden/>
          </w:rPr>
          <w:t>22</w:t>
        </w:r>
        <w:r>
          <w:rPr>
            <w:noProof/>
            <w:webHidden/>
          </w:rPr>
          <w:fldChar w:fldCharType="end"/>
        </w:r>
        <w:r w:rsidRPr="00712740">
          <w:rPr>
            <w:rStyle w:val="Hyperlink"/>
            <w:noProof/>
          </w:rPr>
          <w:fldChar w:fldCharType="end"/>
        </w:r>
      </w:ins>
    </w:p>
    <w:p w14:paraId="6641F4E6" w14:textId="357BD63D" w:rsidR="008B1952" w:rsidRDefault="008B1952">
      <w:pPr>
        <w:pStyle w:val="TOC2"/>
        <w:tabs>
          <w:tab w:val="left" w:pos="880"/>
          <w:tab w:val="right" w:leader="dot" w:pos="8630"/>
        </w:tabs>
        <w:rPr>
          <w:ins w:id="71" w:author="Yaniv Kalsky" w:date="2016-11-18T14:01:00Z"/>
          <w:rFonts w:eastAsiaTheme="minorEastAsia" w:cstheme="minorBidi"/>
          <w:b w:val="0"/>
          <w:noProof/>
          <w:color w:val="auto"/>
        </w:rPr>
      </w:pPr>
      <w:ins w:id="72"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"_Toc467241066"</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4.2</w:t>
        </w:r>
        <w:r>
          <w:rPr>
            <w:rFonts w:eastAsiaTheme="minorEastAsia" w:cstheme="minorBidi"/>
            <w:b w:val="0"/>
            <w:noProof/>
            <w:color w:val="auto"/>
          </w:rPr>
          <w:tab/>
        </w:r>
        <w:r w:rsidRPr="00712740">
          <w:rPr>
            <w:rStyle w:val="Hyperlink"/>
            <w:noProof/>
          </w:rPr>
          <w:t>Main Workflow</w:t>
        </w:r>
        <w:r>
          <w:rPr>
            <w:noProof/>
            <w:webHidden/>
          </w:rPr>
          <w:tab/>
        </w:r>
        <w:r>
          <w:rPr>
            <w:noProof/>
            <w:webHidden/>
          </w:rPr>
          <w:fldChar w:fldCharType="begin"/>
        </w:r>
        <w:r>
          <w:rPr>
            <w:noProof/>
            <w:webHidden/>
          </w:rPr>
          <w:instrText xml:space="preserve"> PAGEREF _Toc467241066 \h </w:instrText>
        </w:r>
        <w:r>
          <w:rPr>
            <w:noProof/>
            <w:webHidden/>
          </w:rPr>
        </w:r>
      </w:ins>
      <w:r>
        <w:rPr>
          <w:noProof/>
          <w:webHidden/>
        </w:rPr>
        <w:fldChar w:fldCharType="separate"/>
      </w:r>
      <w:ins w:id="73" w:author="Yaniv Kalsky" w:date="2016-11-18T14:01:00Z">
        <w:r>
          <w:rPr>
            <w:noProof/>
            <w:webHidden/>
          </w:rPr>
          <w:t>22</w:t>
        </w:r>
        <w:r>
          <w:rPr>
            <w:noProof/>
            <w:webHidden/>
          </w:rPr>
          <w:fldChar w:fldCharType="end"/>
        </w:r>
        <w:r w:rsidRPr="00712740">
          <w:rPr>
            <w:rStyle w:val="Hyperlink"/>
            <w:noProof/>
          </w:rPr>
          <w:fldChar w:fldCharType="end"/>
        </w:r>
      </w:ins>
    </w:p>
    <w:p w14:paraId="0B5D1C36" w14:textId="4732AAA4" w:rsidR="008B1952" w:rsidRDefault="008B1952">
      <w:pPr>
        <w:pStyle w:val="TOC2"/>
        <w:tabs>
          <w:tab w:val="left" w:pos="880"/>
          <w:tab w:val="right" w:leader="dot" w:pos="8630"/>
        </w:tabs>
        <w:rPr>
          <w:ins w:id="74" w:author="Yaniv Kalsky" w:date="2016-11-18T14:01:00Z"/>
          <w:rFonts w:eastAsiaTheme="minorEastAsia" w:cstheme="minorBidi"/>
          <w:b w:val="0"/>
          <w:noProof/>
          <w:color w:val="auto"/>
        </w:rPr>
      </w:pPr>
      <w:ins w:id="75"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"_Toc467241067"</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4.3</w:t>
        </w:r>
        <w:r>
          <w:rPr>
            <w:rFonts w:eastAsiaTheme="minorEastAsia" w:cstheme="minorBidi"/>
            <w:b w:val="0"/>
            <w:noProof/>
            <w:color w:val="auto"/>
          </w:rPr>
          <w:tab/>
        </w:r>
        <w:r w:rsidRPr="00712740">
          <w:rPr>
            <w:rStyle w:val="Hyperlink"/>
            <w:noProof/>
          </w:rPr>
          <w:t>Shells &amp; Functions</w:t>
        </w:r>
        <w:r>
          <w:rPr>
            <w:noProof/>
            <w:webHidden/>
          </w:rPr>
          <w:tab/>
        </w:r>
        <w:r>
          <w:rPr>
            <w:noProof/>
            <w:webHidden/>
          </w:rPr>
          <w:fldChar w:fldCharType="begin"/>
        </w:r>
        <w:r>
          <w:rPr>
            <w:noProof/>
            <w:webHidden/>
          </w:rPr>
          <w:instrText xml:space="preserve"> PAGEREF _Toc467241067 \h </w:instrText>
        </w:r>
        <w:r>
          <w:rPr>
            <w:noProof/>
            <w:webHidden/>
          </w:rPr>
        </w:r>
      </w:ins>
      <w:r>
        <w:rPr>
          <w:noProof/>
          <w:webHidden/>
        </w:rPr>
        <w:fldChar w:fldCharType="separate"/>
      </w:r>
      <w:ins w:id="76" w:author="Yaniv Kalsky" w:date="2016-11-18T14:01:00Z">
        <w:r>
          <w:rPr>
            <w:noProof/>
            <w:webHidden/>
          </w:rPr>
          <w:t>22</w:t>
        </w:r>
        <w:r>
          <w:rPr>
            <w:noProof/>
            <w:webHidden/>
          </w:rPr>
          <w:fldChar w:fldCharType="end"/>
        </w:r>
        <w:r w:rsidRPr="00712740">
          <w:rPr>
            <w:rStyle w:val="Hyperlink"/>
            <w:noProof/>
          </w:rPr>
          <w:fldChar w:fldCharType="end"/>
        </w:r>
      </w:ins>
    </w:p>
    <w:p w14:paraId="0E0FF260" w14:textId="0E0D0E77" w:rsidR="008B1952" w:rsidRDefault="008B1952">
      <w:pPr>
        <w:pStyle w:val="TOC2"/>
        <w:tabs>
          <w:tab w:val="left" w:pos="880"/>
          <w:tab w:val="right" w:leader="dot" w:pos="8630"/>
        </w:tabs>
        <w:rPr>
          <w:ins w:id="77" w:author="Yaniv Kalsky" w:date="2016-11-18T14:01:00Z"/>
          <w:rFonts w:eastAsiaTheme="minorEastAsia" w:cstheme="minorBidi"/>
          <w:b w:val="0"/>
          <w:noProof/>
          <w:color w:val="auto"/>
        </w:rPr>
      </w:pPr>
      <w:ins w:id="78"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"_Toc467241068"</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4.4</w:t>
        </w:r>
        <w:r>
          <w:rPr>
            <w:rFonts w:eastAsiaTheme="minorEastAsia" w:cstheme="minorBidi"/>
            <w:b w:val="0"/>
            <w:noProof/>
            <w:color w:val="auto"/>
          </w:rPr>
          <w:tab/>
        </w:r>
        <w:r w:rsidRPr="00712740">
          <w:rPr>
            <w:rStyle w:val="Hyperlink"/>
            <w:noProof/>
          </w:rPr>
          <w:t>vCenter Configuration</w:t>
        </w:r>
        <w:r>
          <w:rPr>
            <w:noProof/>
            <w:webHidden/>
          </w:rPr>
          <w:tab/>
        </w:r>
        <w:r>
          <w:rPr>
            <w:noProof/>
            <w:webHidden/>
          </w:rPr>
          <w:fldChar w:fldCharType="begin"/>
        </w:r>
        <w:r>
          <w:rPr>
            <w:noProof/>
            <w:webHidden/>
          </w:rPr>
          <w:instrText xml:space="preserve"> PAGEREF _Toc467241068 \h </w:instrText>
        </w:r>
        <w:r>
          <w:rPr>
            <w:noProof/>
            <w:webHidden/>
          </w:rPr>
        </w:r>
      </w:ins>
      <w:r>
        <w:rPr>
          <w:noProof/>
          <w:webHidden/>
        </w:rPr>
        <w:fldChar w:fldCharType="separate"/>
      </w:r>
      <w:ins w:id="79" w:author="Yaniv Kalsky" w:date="2016-11-18T14:01:00Z">
        <w:r>
          <w:rPr>
            <w:noProof/>
            <w:webHidden/>
          </w:rPr>
          <w:t>25</w:t>
        </w:r>
        <w:r>
          <w:rPr>
            <w:noProof/>
            <w:webHidden/>
          </w:rPr>
          <w:fldChar w:fldCharType="end"/>
        </w:r>
        <w:r w:rsidRPr="00712740">
          <w:rPr>
            <w:rStyle w:val="Hyperlink"/>
            <w:noProof/>
          </w:rPr>
          <w:fldChar w:fldCharType="end"/>
        </w:r>
      </w:ins>
    </w:p>
    <w:p w14:paraId="14D20D8B" w14:textId="078F08B9" w:rsidR="008B1952" w:rsidRDefault="008B1952">
      <w:pPr>
        <w:pStyle w:val="TOC3"/>
        <w:tabs>
          <w:tab w:val="left" w:pos="1320"/>
          <w:tab w:val="right" w:leader="dot" w:pos="8630"/>
        </w:tabs>
        <w:rPr>
          <w:ins w:id="80" w:author="Yaniv Kalsky" w:date="2016-11-18T14:01:00Z"/>
          <w:rFonts w:eastAsiaTheme="minorEastAsia" w:cstheme="minorBidi"/>
          <w:noProof/>
          <w:color w:val="auto"/>
        </w:rPr>
      </w:pPr>
      <w:ins w:id="81"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"_Toc467241069"</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4.4.1</w:t>
        </w:r>
        <w:r>
          <w:rPr>
            <w:rFonts w:eastAsiaTheme="minorEastAsia" w:cstheme="minorBidi"/>
            <w:noProof/>
            <w:color w:val="auto"/>
          </w:rPr>
          <w:tab/>
        </w:r>
        <w:r w:rsidRPr="00712740">
          <w:rPr>
            <w:rStyle w:val="Hyperlink"/>
            <w:noProof/>
          </w:rPr>
          <w:t>vCenter Configuration breakdown</w:t>
        </w:r>
        <w:r>
          <w:rPr>
            <w:noProof/>
            <w:webHidden/>
          </w:rPr>
          <w:tab/>
        </w:r>
        <w:r>
          <w:rPr>
            <w:noProof/>
            <w:webHidden/>
          </w:rPr>
          <w:fldChar w:fldCharType="begin"/>
        </w:r>
        <w:r>
          <w:rPr>
            <w:noProof/>
            <w:webHidden/>
          </w:rPr>
          <w:instrText xml:space="preserve"> PAGEREF _Toc467241069 \h </w:instrText>
        </w:r>
        <w:r>
          <w:rPr>
            <w:noProof/>
            <w:webHidden/>
          </w:rPr>
        </w:r>
      </w:ins>
      <w:r>
        <w:rPr>
          <w:noProof/>
          <w:webHidden/>
        </w:rPr>
        <w:fldChar w:fldCharType="separate"/>
      </w:r>
      <w:ins w:id="82" w:author="Yaniv Kalsky" w:date="2016-11-18T14:01:00Z">
        <w:r>
          <w:rPr>
            <w:noProof/>
            <w:webHidden/>
          </w:rPr>
          <w:t>25</w:t>
        </w:r>
        <w:r>
          <w:rPr>
            <w:noProof/>
            <w:webHidden/>
          </w:rPr>
          <w:fldChar w:fldCharType="end"/>
        </w:r>
        <w:r w:rsidRPr="00712740">
          <w:rPr>
            <w:rStyle w:val="Hyperlink"/>
            <w:noProof/>
          </w:rPr>
          <w:fldChar w:fldCharType="end"/>
        </w:r>
      </w:ins>
    </w:p>
    <w:p w14:paraId="595E379B" w14:textId="485964F1" w:rsidR="008B1952" w:rsidRDefault="008B1952">
      <w:pPr>
        <w:pStyle w:val="TOC2"/>
        <w:tabs>
          <w:tab w:val="left" w:pos="880"/>
          <w:tab w:val="right" w:leader="dot" w:pos="8630"/>
        </w:tabs>
        <w:rPr>
          <w:ins w:id="83" w:author="Yaniv Kalsky" w:date="2016-11-18T14:01:00Z"/>
          <w:rFonts w:eastAsiaTheme="minorEastAsia" w:cstheme="minorBidi"/>
          <w:b w:val="0"/>
          <w:noProof/>
          <w:color w:val="auto"/>
        </w:rPr>
      </w:pPr>
      <w:ins w:id="84"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"_Toc467241070"</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4.5</w:t>
        </w:r>
        <w:r>
          <w:rPr>
            <w:rFonts w:eastAsiaTheme="minorEastAsia" w:cstheme="minorBidi"/>
            <w:b w:val="0"/>
            <w:noProof/>
            <w:color w:val="auto"/>
          </w:rPr>
          <w:tab/>
        </w:r>
        <w:r w:rsidRPr="00712740">
          <w:rPr>
            <w:rStyle w:val="Hyperlink"/>
            <w:noProof/>
          </w:rPr>
          <w:t>Versa configuration &amp; workflow</w:t>
        </w:r>
        <w:r>
          <w:rPr>
            <w:noProof/>
            <w:webHidden/>
          </w:rPr>
          <w:tab/>
        </w:r>
        <w:r>
          <w:rPr>
            <w:noProof/>
            <w:webHidden/>
          </w:rPr>
          <w:fldChar w:fldCharType="begin"/>
        </w:r>
        <w:r>
          <w:rPr>
            <w:noProof/>
            <w:webHidden/>
          </w:rPr>
          <w:instrText xml:space="preserve"> PAGEREF _Toc467241070 \h </w:instrText>
        </w:r>
        <w:r>
          <w:rPr>
            <w:noProof/>
            <w:webHidden/>
          </w:rPr>
        </w:r>
      </w:ins>
      <w:r>
        <w:rPr>
          <w:noProof/>
          <w:webHidden/>
        </w:rPr>
        <w:fldChar w:fldCharType="separate"/>
      </w:r>
      <w:ins w:id="85" w:author="Yaniv Kalsky" w:date="2016-11-18T14:01:00Z">
        <w:r>
          <w:rPr>
            <w:noProof/>
            <w:webHidden/>
          </w:rPr>
          <w:t>25</w:t>
        </w:r>
        <w:r>
          <w:rPr>
            <w:noProof/>
            <w:webHidden/>
          </w:rPr>
          <w:fldChar w:fldCharType="end"/>
        </w:r>
        <w:r w:rsidRPr="00712740">
          <w:rPr>
            <w:rStyle w:val="Hyperlink"/>
            <w:noProof/>
          </w:rPr>
          <w:fldChar w:fldCharType="end"/>
        </w:r>
      </w:ins>
    </w:p>
    <w:p w14:paraId="0E88124C" w14:textId="4E6FCA50" w:rsidR="008B1952" w:rsidRDefault="008B1952">
      <w:pPr>
        <w:pStyle w:val="TOC3"/>
        <w:tabs>
          <w:tab w:val="left" w:pos="1320"/>
          <w:tab w:val="right" w:leader="dot" w:pos="8630"/>
        </w:tabs>
        <w:rPr>
          <w:ins w:id="86" w:author="Yaniv Kalsky" w:date="2016-11-18T14:01:00Z"/>
          <w:rFonts w:eastAsiaTheme="minorEastAsia" w:cstheme="minorBidi"/>
          <w:noProof/>
          <w:color w:val="auto"/>
        </w:rPr>
      </w:pPr>
      <w:ins w:id="87"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"_Toc467241071"</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4.5.1</w:t>
        </w:r>
        <w:r>
          <w:rPr>
            <w:rFonts w:eastAsiaTheme="minorEastAsia" w:cstheme="minorBidi"/>
            <w:noProof/>
            <w:color w:val="auto"/>
          </w:rPr>
          <w:tab/>
        </w:r>
        <w:r w:rsidRPr="00712740">
          <w:rPr>
            <w:rStyle w:val="Hyperlink"/>
            <w:noProof/>
          </w:rPr>
          <w:t>Versa Configuration breakdown</w:t>
        </w:r>
        <w:r>
          <w:rPr>
            <w:noProof/>
            <w:webHidden/>
          </w:rPr>
          <w:tab/>
        </w:r>
        <w:r>
          <w:rPr>
            <w:noProof/>
            <w:webHidden/>
          </w:rPr>
          <w:fldChar w:fldCharType="begin"/>
        </w:r>
        <w:r>
          <w:rPr>
            <w:noProof/>
            <w:webHidden/>
          </w:rPr>
          <w:instrText xml:space="preserve"> PAGEREF _Toc467241071 \h </w:instrText>
        </w:r>
        <w:r>
          <w:rPr>
            <w:noProof/>
            <w:webHidden/>
          </w:rPr>
        </w:r>
      </w:ins>
      <w:r>
        <w:rPr>
          <w:noProof/>
          <w:webHidden/>
        </w:rPr>
        <w:fldChar w:fldCharType="separate"/>
      </w:r>
      <w:ins w:id="88" w:author="Yaniv Kalsky" w:date="2016-11-18T14:01:00Z">
        <w:r>
          <w:rPr>
            <w:noProof/>
            <w:webHidden/>
          </w:rPr>
          <w:t>27</w:t>
        </w:r>
        <w:r>
          <w:rPr>
            <w:noProof/>
            <w:webHidden/>
          </w:rPr>
          <w:fldChar w:fldCharType="end"/>
        </w:r>
        <w:r w:rsidRPr="00712740">
          <w:rPr>
            <w:rStyle w:val="Hyperlink"/>
            <w:noProof/>
          </w:rPr>
          <w:fldChar w:fldCharType="end"/>
        </w:r>
      </w:ins>
    </w:p>
    <w:p w14:paraId="1532B10C" w14:textId="5051021D" w:rsidR="008B1952" w:rsidRDefault="008B1952">
      <w:pPr>
        <w:pStyle w:val="TOC2"/>
        <w:tabs>
          <w:tab w:val="left" w:pos="880"/>
          <w:tab w:val="right" w:leader="dot" w:pos="8630"/>
        </w:tabs>
        <w:rPr>
          <w:ins w:id="89" w:author="Yaniv Kalsky" w:date="2016-11-18T14:01:00Z"/>
          <w:rFonts w:eastAsiaTheme="minorEastAsia" w:cstheme="minorBidi"/>
          <w:b w:val="0"/>
          <w:noProof/>
          <w:color w:val="auto"/>
        </w:rPr>
      </w:pPr>
      <w:ins w:id="90"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"_Toc467241072"</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4.6</w:t>
        </w:r>
        <w:r>
          <w:rPr>
            <w:rFonts w:eastAsiaTheme="minorEastAsia" w:cstheme="minorBidi"/>
            <w:b w:val="0"/>
            <w:noProof/>
            <w:color w:val="auto"/>
          </w:rPr>
          <w:tab/>
        </w:r>
        <w:r w:rsidRPr="00712740">
          <w:rPr>
            <w:rStyle w:val="Hyperlink"/>
            <w:noProof/>
          </w:rPr>
          <w:t>Nagios</w:t>
        </w:r>
        <w:r>
          <w:rPr>
            <w:noProof/>
            <w:webHidden/>
          </w:rPr>
          <w:tab/>
        </w:r>
        <w:r>
          <w:rPr>
            <w:noProof/>
            <w:webHidden/>
          </w:rPr>
          <w:fldChar w:fldCharType="begin"/>
        </w:r>
        <w:r>
          <w:rPr>
            <w:noProof/>
            <w:webHidden/>
          </w:rPr>
          <w:instrText xml:space="preserve"> PAGEREF _Toc467241072 \h </w:instrText>
        </w:r>
        <w:r>
          <w:rPr>
            <w:noProof/>
            <w:webHidden/>
          </w:rPr>
        </w:r>
      </w:ins>
      <w:r>
        <w:rPr>
          <w:noProof/>
          <w:webHidden/>
        </w:rPr>
        <w:fldChar w:fldCharType="separate"/>
      </w:r>
      <w:ins w:id="91" w:author="Yaniv Kalsky" w:date="2016-11-18T14:01:00Z">
        <w:r>
          <w:rPr>
            <w:noProof/>
            <w:webHidden/>
          </w:rPr>
          <w:t>28</w:t>
        </w:r>
        <w:r>
          <w:rPr>
            <w:noProof/>
            <w:webHidden/>
          </w:rPr>
          <w:fldChar w:fldCharType="end"/>
        </w:r>
        <w:r w:rsidRPr="00712740">
          <w:rPr>
            <w:rStyle w:val="Hyperlink"/>
            <w:noProof/>
          </w:rPr>
          <w:fldChar w:fldCharType="end"/>
        </w:r>
      </w:ins>
    </w:p>
    <w:p w14:paraId="54BEDF1E" w14:textId="48B9D123" w:rsidR="008B1952" w:rsidRDefault="008B1952">
      <w:pPr>
        <w:pStyle w:val="TOC3"/>
        <w:tabs>
          <w:tab w:val="left" w:pos="1320"/>
          <w:tab w:val="right" w:leader="dot" w:pos="8630"/>
        </w:tabs>
        <w:rPr>
          <w:ins w:id="92" w:author="Yaniv Kalsky" w:date="2016-11-18T14:01:00Z"/>
          <w:rFonts w:eastAsiaTheme="minorEastAsia" w:cstheme="minorBidi"/>
          <w:noProof/>
          <w:color w:val="auto"/>
        </w:rPr>
      </w:pPr>
      <w:ins w:id="93"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"_Toc467241073"</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4.6.1</w:t>
        </w:r>
        <w:r>
          <w:rPr>
            <w:rFonts w:eastAsiaTheme="minorEastAsia" w:cstheme="minorBidi"/>
            <w:noProof/>
            <w:color w:val="auto"/>
          </w:rPr>
          <w:tab/>
        </w:r>
        <w:r w:rsidRPr="00712740">
          <w:rPr>
            <w:rStyle w:val="Hyperlink"/>
            <w:noProof/>
          </w:rPr>
          <w:t>Nagios relationship with CloudShell</w:t>
        </w:r>
        <w:r>
          <w:rPr>
            <w:noProof/>
            <w:webHidden/>
          </w:rPr>
          <w:tab/>
        </w:r>
        <w:r>
          <w:rPr>
            <w:noProof/>
            <w:webHidden/>
          </w:rPr>
          <w:fldChar w:fldCharType="begin"/>
        </w:r>
        <w:r>
          <w:rPr>
            <w:noProof/>
            <w:webHidden/>
          </w:rPr>
          <w:instrText xml:space="preserve"> PAGEREF _Toc467241073 \h </w:instrText>
        </w:r>
        <w:r>
          <w:rPr>
            <w:noProof/>
            <w:webHidden/>
          </w:rPr>
        </w:r>
      </w:ins>
      <w:r>
        <w:rPr>
          <w:noProof/>
          <w:webHidden/>
        </w:rPr>
        <w:fldChar w:fldCharType="separate"/>
      </w:r>
      <w:ins w:id="94" w:author="Yaniv Kalsky" w:date="2016-11-18T14:01:00Z">
        <w:r>
          <w:rPr>
            <w:noProof/>
            <w:webHidden/>
          </w:rPr>
          <w:t>28</w:t>
        </w:r>
        <w:r>
          <w:rPr>
            <w:noProof/>
            <w:webHidden/>
          </w:rPr>
          <w:fldChar w:fldCharType="end"/>
        </w:r>
        <w:r w:rsidRPr="00712740">
          <w:rPr>
            <w:rStyle w:val="Hyperlink"/>
            <w:noProof/>
          </w:rPr>
          <w:fldChar w:fldCharType="end"/>
        </w:r>
      </w:ins>
    </w:p>
    <w:p w14:paraId="39825FDC" w14:textId="6B8DCDD2" w:rsidR="008B1952" w:rsidRDefault="008B1952">
      <w:pPr>
        <w:pStyle w:val="TOC3"/>
        <w:tabs>
          <w:tab w:val="left" w:pos="1320"/>
          <w:tab w:val="right" w:leader="dot" w:pos="8630"/>
        </w:tabs>
        <w:rPr>
          <w:ins w:id="95" w:author="Yaniv Kalsky" w:date="2016-11-18T14:01:00Z"/>
          <w:rFonts w:eastAsiaTheme="minorEastAsia" w:cstheme="minorBidi"/>
          <w:noProof/>
          <w:color w:val="auto"/>
        </w:rPr>
      </w:pPr>
      <w:ins w:id="96"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"_Toc467241074"</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4.6.2</w:t>
        </w:r>
        <w:r>
          <w:rPr>
            <w:rFonts w:eastAsiaTheme="minorEastAsia" w:cstheme="minorBidi"/>
            <w:noProof/>
            <w:color w:val="auto"/>
          </w:rPr>
          <w:tab/>
        </w:r>
        <w:r w:rsidRPr="00712740">
          <w:rPr>
            <w:rStyle w:val="Hyperlink"/>
            <w:noProof/>
          </w:rPr>
          <w:t>Quick overview on Nagios component &amp; how-to</w:t>
        </w:r>
        <w:r>
          <w:rPr>
            <w:noProof/>
            <w:webHidden/>
          </w:rPr>
          <w:tab/>
        </w:r>
        <w:r>
          <w:rPr>
            <w:noProof/>
            <w:webHidden/>
          </w:rPr>
          <w:fldChar w:fldCharType="begin"/>
        </w:r>
        <w:r>
          <w:rPr>
            <w:noProof/>
            <w:webHidden/>
          </w:rPr>
          <w:instrText xml:space="preserve"> PAGEREF _Toc467241074 \h </w:instrText>
        </w:r>
        <w:r>
          <w:rPr>
            <w:noProof/>
            <w:webHidden/>
          </w:rPr>
        </w:r>
      </w:ins>
      <w:r>
        <w:rPr>
          <w:noProof/>
          <w:webHidden/>
        </w:rPr>
        <w:fldChar w:fldCharType="separate"/>
      </w:r>
      <w:ins w:id="97" w:author="Yaniv Kalsky" w:date="2016-11-18T14:01:00Z">
        <w:r>
          <w:rPr>
            <w:noProof/>
            <w:webHidden/>
          </w:rPr>
          <w:t>29</w:t>
        </w:r>
        <w:r>
          <w:rPr>
            <w:noProof/>
            <w:webHidden/>
          </w:rPr>
          <w:fldChar w:fldCharType="end"/>
        </w:r>
        <w:r w:rsidRPr="00712740">
          <w:rPr>
            <w:rStyle w:val="Hyperlink"/>
            <w:noProof/>
          </w:rPr>
          <w:fldChar w:fldCharType="end"/>
        </w:r>
      </w:ins>
    </w:p>
    <w:p w14:paraId="59A44C38" w14:textId="17948D48" w:rsidR="008B1952" w:rsidRDefault="008B1952">
      <w:pPr>
        <w:pStyle w:val="TOC2"/>
        <w:tabs>
          <w:tab w:val="left" w:pos="880"/>
          <w:tab w:val="right" w:leader="dot" w:pos="8630"/>
        </w:tabs>
        <w:rPr>
          <w:ins w:id="98" w:author="Yaniv Kalsky" w:date="2016-11-18T14:01:00Z"/>
          <w:rFonts w:eastAsiaTheme="minorEastAsia" w:cstheme="minorBidi"/>
          <w:b w:val="0"/>
          <w:noProof/>
          <w:color w:val="auto"/>
        </w:rPr>
      </w:pPr>
      <w:ins w:id="99"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"_Toc467241075"</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4.7</w:t>
        </w:r>
        <w:r>
          <w:rPr>
            <w:rFonts w:eastAsiaTheme="minorEastAsia" w:cstheme="minorBidi"/>
            <w:b w:val="0"/>
            <w:noProof/>
            <w:color w:val="auto"/>
          </w:rPr>
          <w:tab/>
        </w:r>
        <w:r w:rsidRPr="00712740">
          <w:rPr>
            <w:rStyle w:val="Hyperlink"/>
            <w:noProof/>
          </w:rPr>
          <w:t>vROPS</w:t>
        </w:r>
        <w:r>
          <w:rPr>
            <w:noProof/>
            <w:webHidden/>
          </w:rPr>
          <w:tab/>
        </w:r>
        <w:r>
          <w:rPr>
            <w:noProof/>
            <w:webHidden/>
          </w:rPr>
          <w:fldChar w:fldCharType="begin"/>
        </w:r>
        <w:r>
          <w:rPr>
            <w:noProof/>
            <w:webHidden/>
          </w:rPr>
          <w:instrText xml:space="preserve"> PAGEREF _Toc467241075 \h </w:instrText>
        </w:r>
        <w:r>
          <w:rPr>
            <w:noProof/>
            <w:webHidden/>
          </w:rPr>
        </w:r>
      </w:ins>
      <w:r>
        <w:rPr>
          <w:noProof/>
          <w:webHidden/>
        </w:rPr>
        <w:fldChar w:fldCharType="separate"/>
      </w:r>
      <w:ins w:id="100" w:author="Yaniv Kalsky" w:date="2016-11-18T14:01:00Z">
        <w:r>
          <w:rPr>
            <w:noProof/>
            <w:webHidden/>
          </w:rPr>
          <w:t>29</w:t>
        </w:r>
        <w:r>
          <w:rPr>
            <w:noProof/>
            <w:webHidden/>
          </w:rPr>
          <w:fldChar w:fldCharType="end"/>
        </w:r>
        <w:r w:rsidRPr="00712740">
          <w:rPr>
            <w:rStyle w:val="Hyperlink"/>
            <w:noProof/>
          </w:rPr>
          <w:fldChar w:fldCharType="end"/>
        </w:r>
      </w:ins>
    </w:p>
    <w:p w14:paraId="0F0CDD42" w14:textId="2692F12F" w:rsidR="008B1952" w:rsidRDefault="008B1952">
      <w:pPr>
        <w:pStyle w:val="TOC2"/>
        <w:tabs>
          <w:tab w:val="left" w:pos="880"/>
          <w:tab w:val="right" w:leader="dot" w:pos="8630"/>
        </w:tabs>
        <w:rPr>
          <w:ins w:id="101" w:author="Yaniv Kalsky" w:date="2016-11-18T14:01:00Z"/>
          <w:rFonts w:eastAsiaTheme="minorEastAsia" w:cstheme="minorBidi"/>
          <w:b w:val="0"/>
          <w:noProof/>
          <w:color w:val="auto"/>
        </w:rPr>
      </w:pPr>
      <w:ins w:id="102"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"_Toc467241076"</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4.8</w:t>
        </w:r>
        <w:r>
          <w:rPr>
            <w:rFonts w:eastAsiaTheme="minorEastAsia" w:cstheme="minorBidi"/>
            <w:b w:val="0"/>
            <w:noProof/>
            <w:color w:val="auto"/>
          </w:rPr>
          <w:tab/>
        </w:r>
        <w:r w:rsidRPr="00712740">
          <w:rPr>
            <w:rStyle w:val="Hyperlink"/>
            <w:noProof/>
          </w:rPr>
          <w:t>vLog Insight</w:t>
        </w:r>
        <w:r>
          <w:rPr>
            <w:noProof/>
            <w:webHidden/>
          </w:rPr>
          <w:tab/>
        </w:r>
        <w:r>
          <w:rPr>
            <w:noProof/>
            <w:webHidden/>
          </w:rPr>
          <w:fldChar w:fldCharType="begin"/>
        </w:r>
        <w:r>
          <w:rPr>
            <w:noProof/>
            <w:webHidden/>
          </w:rPr>
          <w:instrText xml:space="preserve"> PAGEREF _Toc467241076 \h </w:instrText>
        </w:r>
        <w:r>
          <w:rPr>
            <w:noProof/>
            <w:webHidden/>
          </w:rPr>
        </w:r>
      </w:ins>
      <w:r>
        <w:rPr>
          <w:noProof/>
          <w:webHidden/>
        </w:rPr>
        <w:fldChar w:fldCharType="separate"/>
      </w:r>
      <w:ins w:id="103" w:author="Yaniv Kalsky" w:date="2016-11-18T14:01:00Z">
        <w:r>
          <w:rPr>
            <w:noProof/>
            <w:webHidden/>
          </w:rPr>
          <w:t>30</w:t>
        </w:r>
        <w:r>
          <w:rPr>
            <w:noProof/>
            <w:webHidden/>
          </w:rPr>
          <w:fldChar w:fldCharType="end"/>
        </w:r>
        <w:r w:rsidRPr="00712740">
          <w:rPr>
            <w:rStyle w:val="Hyperlink"/>
            <w:noProof/>
          </w:rPr>
          <w:fldChar w:fldCharType="end"/>
        </w:r>
      </w:ins>
    </w:p>
    <w:p w14:paraId="7B90E971" w14:textId="12B85067" w:rsidR="008B1952" w:rsidRDefault="008B1952">
      <w:pPr>
        <w:pStyle w:val="TOC2"/>
        <w:tabs>
          <w:tab w:val="left" w:pos="880"/>
          <w:tab w:val="right" w:leader="dot" w:pos="8630"/>
        </w:tabs>
        <w:rPr>
          <w:ins w:id="104" w:author="Yaniv Kalsky" w:date="2016-11-18T14:01:00Z"/>
          <w:rFonts w:eastAsiaTheme="minorEastAsia" w:cstheme="minorBidi"/>
          <w:b w:val="0"/>
          <w:noProof/>
          <w:color w:val="auto"/>
        </w:rPr>
      </w:pPr>
      <w:ins w:id="105"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"_Toc467241077"</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4.9</w:t>
        </w:r>
        <w:r>
          <w:rPr>
            <w:rFonts w:eastAsiaTheme="minorEastAsia" w:cstheme="minorBidi"/>
            <w:b w:val="0"/>
            <w:noProof/>
            <w:color w:val="auto"/>
          </w:rPr>
          <w:tab/>
        </w:r>
        <w:r w:rsidRPr="00712740">
          <w:rPr>
            <w:rStyle w:val="Hyperlink"/>
            <w:noProof/>
          </w:rPr>
          <w:t>NSX</w:t>
        </w:r>
        <w:r>
          <w:rPr>
            <w:noProof/>
            <w:webHidden/>
          </w:rPr>
          <w:tab/>
        </w:r>
        <w:r>
          <w:rPr>
            <w:noProof/>
            <w:webHidden/>
          </w:rPr>
          <w:fldChar w:fldCharType="begin"/>
        </w:r>
        <w:r>
          <w:rPr>
            <w:noProof/>
            <w:webHidden/>
          </w:rPr>
          <w:instrText xml:space="preserve"> PAGEREF _Toc467241077 \h </w:instrText>
        </w:r>
        <w:r>
          <w:rPr>
            <w:noProof/>
            <w:webHidden/>
          </w:rPr>
        </w:r>
      </w:ins>
      <w:r>
        <w:rPr>
          <w:noProof/>
          <w:webHidden/>
        </w:rPr>
        <w:fldChar w:fldCharType="separate"/>
      </w:r>
      <w:ins w:id="106" w:author="Yaniv Kalsky" w:date="2016-11-18T14:01:00Z">
        <w:r>
          <w:rPr>
            <w:noProof/>
            <w:webHidden/>
          </w:rPr>
          <w:t>30</w:t>
        </w:r>
        <w:r>
          <w:rPr>
            <w:noProof/>
            <w:webHidden/>
          </w:rPr>
          <w:fldChar w:fldCharType="end"/>
        </w:r>
        <w:r w:rsidRPr="00712740">
          <w:rPr>
            <w:rStyle w:val="Hyperlink"/>
            <w:noProof/>
          </w:rPr>
          <w:fldChar w:fldCharType="end"/>
        </w:r>
      </w:ins>
    </w:p>
    <w:p w14:paraId="0158844C" w14:textId="666C204B" w:rsidR="008B1952" w:rsidRDefault="008B1952">
      <w:pPr>
        <w:pStyle w:val="TOC1"/>
        <w:tabs>
          <w:tab w:val="left" w:pos="440"/>
          <w:tab w:val="right" w:leader="dot" w:pos="8630"/>
        </w:tabs>
        <w:rPr>
          <w:ins w:id="107" w:author="Yaniv Kalsky" w:date="2016-11-18T14:01:00Z"/>
          <w:rFonts w:eastAsiaTheme="minorEastAsia" w:cstheme="minorBidi"/>
          <w:b w:val="0"/>
          <w:noProof/>
          <w:color w:val="auto"/>
          <w:sz w:val="22"/>
          <w:szCs w:val="22"/>
        </w:rPr>
      </w:pPr>
      <w:ins w:id="108"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"_Toc467241078"</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5</w:t>
        </w:r>
        <w:r>
          <w:rPr>
            <w:rFonts w:eastAsiaTheme="minorEastAsia" w:cstheme="minorBidi"/>
            <w:b w:val="0"/>
            <w:noProof/>
            <w:color w:val="auto"/>
            <w:sz w:val="22"/>
            <w:szCs w:val="22"/>
          </w:rPr>
          <w:tab/>
        </w:r>
        <w:r w:rsidRPr="00712740">
          <w:rPr>
            <w:rStyle w:val="Hyperlink"/>
            <w:noProof/>
          </w:rPr>
          <w:t>Relevant HW/SW compatibility</w:t>
        </w:r>
        <w:r>
          <w:rPr>
            <w:noProof/>
            <w:webHidden/>
          </w:rPr>
          <w:tab/>
        </w:r>
        <w:r>
          <w:rPr>
            <w:noProof/>
            <w:webHidden/>
          </w:rPr>
          <w:fldChar w:fldCharType="begin"/>
        </w:r>
        <w:r>
          <w:rPr>
            <w:noProof/>
            <w:webHidden/>
          </w:rPr>
          <w:instrText xml:space="preserve"> PAGEREF _Toc467241078 \h </w:instrText>
        </w:r>
        <w:r>
          <w:rPr>
            <w:noProof/>
            <w:webHidden/>
          </w:rPr>
        </w:r>
      </w:ins>
      <w:r>
        <w:rPr>
          <w:noProof/>
          <w:webHidden/>
        </w:rPr>
        <w:fldChar w:fldCharType="separate"/>
      </w:r>
      <w:ins w:id="109" w:author="Yaniv Kalsky" w:date="2016-11-18T14:01:00Z">
        <w:r>
          <w:rPr>
            <w:noProof/>
            <w:webHidden/>
          </w:rPr>
          <w:t>32</w:t>
        </w:r>
        <w:r>
          <w:rPr>
            <w:noProof/>
            <w:webHidden/>
          </w:rPr>
          <w:fldChar w:fldCharType="end"/>
        </w:r>
        <w:r w:rsidRPr="00712740">
          <w:rPr>
            <w:rStyle w:val="Hyperlink"/>
            <w:noProof/>
          </w:rPr>
          <w:fldChar w:fldCharType="end"/>
        </w:r>
      </w:ins>
    </w:p>
    <w:p w14:paraId="3BD80EFB" w14:textId="5D70EAE8" w:rsidR="008B1952" w:rsidRDefault="008B1952">
      <w:pPr>
        <w:pStyle w:val="TOC1"/>
        <w:tabs>
          <w:tab w:val="left" w:pos="440"/>
          <w:tab w:val="right" w:leader="dot" w:pos="8630"/>
        </w:tabs>
        <w:rPr>
          <w:ins w:id="110" w:author="Yaniv Kalsky" w:date="2016-11-18T14:01:00Z"/>
          <w:rFonts w:eastAsiaTheme="minorEastAsia" w:cstheme="minorBidi"/>
          <w:b w:val="0"/>
          <w:noProof/>
          <w:color w:val="auto"/>
          <w:sz w:val="22"/>
          <w:szCs w:val="22"/>
        </w:rPr>
      </w:pPr>
      <w:ins w:id="111"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"_Toc467241079"</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6</w:t>
        </w:r>
        <w:r>
          <w:rPr>
            <w:rFonts w:eastAsiaTheme="minorEastAsia" w:cstheme="minorBidi"/>
            <w:b w:val="0"/>
            <w:noProof/>
            <w:color w:val="auto"/>
            <w:sz w:val="22"/>
            <w:szCs w:val="22"/>
          </w:rPr>
          <w:tab/>
        </w:r>
        <w:r w:rsidRPr="00712740">
          <w:rPr>
            <w:rStyle w:val="Hyperlink"/>
            <w:noProof/>
          </w:rPr>
          <w:t>Managing scripts and drivers</w:t>
        </w:r>
        <w:r>
          <w:rPr>
            <w:noProof/>
            <w:webHidden/>
          </w:rPr>
          <w:tab/>
        </w:r>
        <w:r>
          <w:rPr>
            <w:noProof/>
            <w:webHidden/>
          </w:rPr>
          <w:fldChar w:fldCharType="begin"/>
        </w:r>
        <w:r>
          <w:rPr>
            <w:noProof/>
            <w:webHidden/>
          </w:rPr>
          <w:instrText xml:space="preserve"> PAGEREF _Toc467241079 \h </w:instrText>
        </w:r>
        <w:r>
          <w:rPr>
            <w:noProof/>
            <w:webHidden/>
          </w:rPr>
        </w:r>
      </w:ins>
      <w:r>
        <w:rPr>
          <w:noProof/>
          <w:webHidden/>
        </w:rPr>
        <w:fldChar w:fldCharType="separate"/>
      </w:r>
      <w:ins w:id="112" w:author="Yaniv Kalsky" w:date="2016-11-18T14:01:00Z">
        <w:r>
          <w:rPr>
            <w:noProof/>
            <w:webHidden/>
          </w:rPr>
          <w:t>33</w:t>
        </w:r>
        <w:r>
          <w:rPr>
            <w:noProof/>
            <w:webHidden/>
          </w:rPr>
          <w:fldChar w:fldCharType="end"/>
        </w:r>
        <w:r w:rsidRPr="00712740">
          <w:rPr>
            <w:rStyle w:val="Hyperlink"/>
            <w:noProof/>
          </w:rPr>
          <w:fldChar w:fldCharType="end"/>
        </w:r>
      </w:ins>
    </w:p>
    <w:p w14:paraId="6AC395F0" w14:textId="49E8654C" w:rsidR="008B1952" w:rsidRDefault="008B1952">
      <w:pPr>
        <w:pStyle w:val="TOC2"/>
        <w:tabs>
          <w:tab w:val="left" w:pos="880"/>
          <w:tab w:val="right" w:leader="dot" w:pos="8630"/>
        </w:tabs>
        <w:rPr>
          <w:ins w:id="113" w:author="Yaniv Kalsky" w:date="2016-11-18T14:01:00Z"/>
          <w:rFonts w:eastAsiaTheme="minorEastAsia" w:cstheme="minorBidi"/>
          <w:b w:val="0"/>
          <w:noProof/>
          <w:color w:val="auto"/>
        </w:rPr>
      </w:pPr>
      <w:ins w:id="114"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"_Toc467241080"</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6.1</w:t>
        </w:r>
        <w:r>
          <w:rPr>
            <w:rFonts w:eastAsiaTheme="minorEastAsia" w:cstheme="minorBidi"/>
            <w:b w:val="0"/>
            <w:noProof/>
            <w:color w:val="auto"/>
          </w:rPr>
          <w:tab/>
        </w:r>
        <w:r w:rsidRPr="00712740">
          <w:rPr>
            <w:rStyle w:val="Hyperlink"/>
            <w:noProof/>
          </w:rPr>
          <w:t>Downloading a script/driver file from CloudShell</w:t>
        </w:r>
        <w:r>
          <w:rPr>
            <w:noProof/>
            <w:webHidden/>
          </w:rPr>
          <w:tab/>
        </w:r>
        <w:r>
          <w:rPr>
            <w:noProof/>
            <w:webHidden/>
          </w:rPr>
          <w:fldChar w:fldCharType="begin"/>
        </w:r>
        <w:r>
          <w:rPr>
            <w:noProof/>
            <w:webHidden/>
          </w:rPr>
          <w:instrText xml:space="preserve"> PAGEREF _Toc467241080 \h </w:instrText>
        </w:r>
        <w:r>
          <w:rPr>
            <w:noProof/>
            <w:webHidden/>
          </w:rPr>
        </w:r>
      </w:ins>
      <w:r>
        <w:rPr>
          <w:noProof/>
          <w:webHidden/>
        </w:rPr>
        <w:fldChar w:fldCharType="separate"/>
      </w:r>
      <w:ins w:id="115" w:author="Yaniv Kalsky" w:date="2016-11-18T14:01:00Z">
        <w:r>
          <w:rPr>
            <w:noProof/>
            <w:webHidden/>
          </w:rPr>
          <w:t>34</w:t>
        </w:r>
        <w:r>
          <w:rPr>
            <w:noProof/>
            <w:webHidden/>
          </w:rPr>
          <w:fldChar w:fldCharType="end"/>
        </w:r>
        <w:r w:rsidRPr="00712740">
          <w:rPr>
            <w:rStyle w:val="Hyperlink"/>
            <w:noProof/>
          </w:rPr>
          <w:fldChar w:fldCharType="end"/>
        </w:r>
      </w:ins>
    </w:p>
    <w:p w14:paraId="6C5C0CEC" w14:textId="7CBE1762" w:rsidR="008B1952" w:rsidRDefault="008B1952">
      <w:pPr>
        <w:pStyle w:val="TOC2"/>
        <w:tabs>
          <w:tab w:val="left" w:pos="880"/>
          <w:tab w:val="right" w:leader="dot" w:pos="8630"/>
        </w:tabs>
        <w:rPr>
          <w:ins w:id="116" w:author="Yaniv Kalsky" w:date="2016-11-18T14:01:00Z"/>
          <w:rFonts w:eastAsiaTheme="minorEastAsia" w:cstheme="minorBidi"/>
          <w:b w:val="0"/>
          <w:noProof/>
          <w:color w:val="auto"/>
        </w:rPr>
      </w:pPr>
      <w:ins w:id="117"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"_Toc467241081"</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6.2</w:t>
        </w:r>
        <w:r>
          <w:rPr>
            <w:rFonts w:eastAsiaTheme="minorEastAsia" w:cstheme="minorBidi"/>
            <w:b w:val="0"/>
            <w:noProof/>
            <w:color w:val="auto"/>
          </w:rPr>
          <w:tab/>
        </w:r>
        <w:r w:rsidRPr="00712740">
          <w:rPr>
            <w:rStyle w:val="Hyperlink"/>
            <w:noProof/>
          </w:rPr>
          <w:t>Updating a script file</w:t>
        </w:r>
        <w:r>
          <w:rPr>
            <w:noProof/>
            <w:webHidden/>
          </w:rPr>
          <w:tab/>
        </w:r>
        <w:r>
          <w:rPr>
            <w:noProof/>
            <w:webHidden/>
          </w:rPr>
          <w:fldChar w:fldCharType="begin"/>
        </w:r>
        <w:r>
          <w:rPr>
            <w:noProof/>
            <w:webHidden/>
          </w:rPr>
          <w:instrText xml:space="preserve"> PAGEREF _Toc467241081 \h </w:instrText>
        </w:r>
        <w:r>
          <w:rPr>
            <w:noProof/>
            <w:webHidden/>
          </w:rPr>
        </w:r>
      </w:ins>
      <w:r>
        <w:rPr>
          <w:noProof/>
          <w:webHidden/>
        </w:rPr>
        <w:fldChar w:fldCharType="separate"/>
      </w:r>
      <w:ins w:id="118" w:author="Yaniv Kalsky" w:date="2016-11-18T14:01:00Z">
        <w:r>
          <w:rPr>
            <w:noProof/>
            <w:webHidden/>
          </w:rPr>
          <w:t>34</w:t>
        </w:r>
        <w:r>
          <w:rPr>
            <w:noProof/>
            <w:webHidden/>
          </w:rPr>
          <w:fldChar w:fldCharType="end"/>
        </w:r>
        <w:r w:rsidRPr="00712740">
          <w:rPr>
            <w:rStyle w:val="Hyperlink"/>
            <w:noProof/>
          </w:rPr>
          <w:fldChar w:fldCharType="end"/>
        </w:r>
      </w:ins>
    </w:p>
    <w:p w14:paraId="2268B9CA" w14:textId="769831AF" w:rsidR="008B1952" w:rsidRDefault="008B1952">
      <w:pPr>
        <w:pStyle w:val="TOC2"/>
        <w:tabs>
          <w:tab w:val="left" w:pos="880"/>
          <w:tab w:val="right" w:leader="dot" w:pos="8630"/>
        </w:tabs>
        <w:rPr>
          <w:ins w:id="119" w:author="Yaniv Kalsky" w:date="2016-11-18T14:01:00Z"/>
          <w:rFonts w:eastAsiaTheme="minorEastAsia" w:cstheme="minorBidi"/>
          <w:b w:val="0"/>
          <w:noProof/>
          <w:color w:val="auto"/>
        </w:rPr>
      </w:pPr>
      <w:ins w:id="120"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"_Toc467241082"</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6.3</w:t>
        </w:r>
        <w:r>
          <w:rPr>
            <w:rFonts w:eastAsiaTheme="minorEastAsia" w:cstheme="minorBidi"/>
            <w:b w:val="0"/>
            <w:noProof/>
            <w:color w:val="auto"/>
          </w:rPr>
          <w:tab/>
        </w:r>
        <w:r w:rsidRPr="00712740">
          <w:rPr>
            <w:rStyle w:val="Hyperlink"/>
            <w:noProof/>
          </w:rPr>
          <w:t>Updating a driver</w:t>
        </w:r>
        <w:r>
          <w:rPr>
            <w:noProof/>
            <w:webHidden/>
          </w:rPr>
          <w:tab/>
        </w:r>
        <w:r>
          <w:rPr>
            <w:noProof/>
            <w:webHidden/>
          </w:rPr>
          <w:fldChar w:fldCharType="begin"/>
        </w:r>
        <w:r>
          <w:rPr>
            <w:noProof/>
            <w:webHidden/>
          </w:rPr>
          <w:instrText xml:space="preserve"> PAGEREF _Toc467241082 \h </w:instrText>
        </w:r>
        <w:r>
          <w:rPr>
            <w:noProof/>
            <w:webHidden/>
          </w:rPr>
        </w:r>
      </w:ins>
      <w:r>
        <w:rPr>
          <w:noProof/>
          <w:webHidden/>
        </w:rPr>
        <w:fldChar w:fldCharType="separate"/>
      </w:r>
      <w:ins w:id="121" w:author="Yaniv Kalsky" w:date="2016-11-18T14:01:00Z">
        <w:r>
          <w:rPr>
            <w:noProof/>
            <w:webHidden/>
          </w:rPr>
          <w:t>34</w:t>
        </w:r>
        <w:r>
          <w:rPr>
            <w:noProof/>
            <w:webHidden/>
          </w:rPr>
          <w:fldChar w:fldCharType="end"/>
        </w:r>
        <w:r w:rsidRPr="00712740">
          <w:rPr>
            <w:rStyle w:val="Hyperlink"/>
            <w:noProof/>
          </w:rPr>
          <w:fldChar w:fldCharType="end"/>
        </w:r>
      </w:ins>
    </w:p>
    <w:p w14:paraId="26AC3E32" w14:textId="56CA9DD2" w:rsidR="008B1952" w:rsidRDefault="008B1952">
      <w:pPr>
        <w:pStyle w:val="TOC1"/>
        <w:tabs>
          <w:tab w:val="left" w:pos="440"/>
          <w:tab w:val="right" w:leader="dot" w:pos="8630"/>
        </w:tabs>
        <w:rPr>
          <w:ins w:id="122" w:author="Yaniv Kalsky" w:date="2016-11-18T14:01:00Z"/>
          <w:rFonts w:eastAsiaTheme="minorEastAsia" w:cstheme="minorBidi"/>
          <w:b w:val="0"/>
          <w:noProof/>
          <w:color w:val="auto"/>
          <w:sz w:val="22"/>
          <w:szCs w:val="22"/>
        </w:rPr>
      </w:pPr>
      <w:ins w:id="123" w:author="Yaniv Kalsky" w:date="2016-11-18T14:01:00Z">
        <w:r w:rsidRPr="00712740">
          <w:rPr>
            <w:rStyle w:val="Hyperlink"/>
            <w:noProof/>
          </w:rPr>
          <w:lastRenderedPageBreak/>
          <w:fldChar w:fldCharType="begin"/>
        </w:r>
        <w:r w:rsidRPr="00712740">
          <w:rPr>
            <w:rStyle w:val="Hyperlink"/>
            <w:noProof/>
          </w:rPr>
          <w:instrText xml:space="preserve"> </w:instrText>
        </w:r>
        <w:r>
          <w:rPr>
            <w:noProof/>
          </w:rPr>
          <w:instrText>HYPERLINK \l "_Toc467241083"</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7</w:t>
        </w:r>
        <w:r>
          <w:rPr>
            <w:rFonts w:eastAsiaTheme="minorEastAsia" w:cstheme="minorBidi"/>
            <w:b w:val="0"/>
            <w:noProof/>
            <w:color w:val="auto"/>
            <w:sz w:val="22"/>
            <w:szCs w:val="22"/>
          </w:rPr>
          <w:tab/>
        </w:r>
        <w:r w:rsidRPr="00712740">
          <w:rPr>
            <w:rStyle w:val="Hyperlink"/>
            <w:noProof/>
          </w:rPr>
          <w:t>Post-Deployment How-to and extra steps</w:t>
        </w:r>
        <w:r>
          <w:rPr>
            <w:noProof/>
            <w:webHidden/>
          </w:rPr>
          <w:tab/>
        </w:r>
        <w:r>
          <w:rPr>
            <w:noProof/>
            <w:webHidden/>
          </w:rPr>
          <w:fldChar w:fldCharType="begin"/>
        </w:r>
        <w:r>
          <w:rPr>
            <w:noProof/>
            <w:webHidden/>
          </w:rPr>
          <w:instrText xml:space="preserve"> PAGEREF _Toc467241083 \h </w:instrText>
        </w:r>
        <w:r>
          <w:rPr>
            <w:noProof/>
            <w:webHidden/>
          </w:rPr>
        </w:r>
      </w:ins>
      <w:r>
        <w:rPr>
          <w:noProof/>
          <w:webHidden/>
        </w:rPr>
        <w:fldChar w:fldCharType="separate"/>
      </w:r>
      <w:ins w:id="124" w:author="Yaniv Kalsky" w:date="2016-11-18T14:01:00Z">
        <w:r>
          <w:rPr>
            <w:noProof/>
            <w:webHidden/>
          </w:rPr>
          <w:t>36</w:t>
        </w:r>
        <w:r>
          <w:rPr>
            <w:noProof/>
            <w:webHidden/>
          </w:rPr>
          <w:fldChar w:fldCharType="end"/>
        </w:r>
        <w:r w:rsidRPr="00712740">
          <w:rPr>
            <w:rStyle w:val="Hyperlink"/>
            <w:noProof/>
          </w:rPr>
          <w:fldChar w:fldCharType="end"/>
        </w:r>
      </w:ins>
    </w:p>
    <w:p w14:paraId="38DAC667" w14:textId="627E696C" w:rsidR="008B1952" w:rsidRDefault="008B1952">
      <w:pPr>
        <w:pStyle w:val="TOC2"/>
        <w:tabs>
          <w:tab w:val="left" w:pos="880"/>
          <w:tab w:val="right" w:leader="dot" w:pos="8630"/>
        </w:tabs>
        <w:rPr>
          <w:ins w:id="125" w:author="Yaniv Kalsky" w:date="2016-11-18T14:01:00Z"/>
          <w:rFonts w:eastAsiaTheme="minorEastAsia" w:cstheme="minorBidi"/>
          <w:b w:val="0"/>
          <w:noProof/>
          <w:color w:val="auto"/>
        </w:rPr>
      </w:pPr>
      <w:ins w:id="126"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"_Toc467241084"</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7.1</w:t>
        </w:r>
        <w:r>
          <w:rPr>
            <w:rFonts w:eastAsiaTheme="minorEastAsia" w:cstheme="minorBidi"/>
            <w:b w:val="0"/>
            <w:noProof/>
            <w:color w:val="auto"/>
          </w:rPr>
          <w:tab/>
        </w:r>
        <w:r w:rsidRPr="00712740">
          <w:rPr>
            <w:rStyle w:val="Hyperlink"/>
            <w:noProof/>
          </w:rPr>
          <w:t>Using the ScaleIO web plugin</w:t>
        </w:r>
        <w:r>
          <w:rPr>
            <w:noProof/>
            <w:webHidden/>
          </w:rPr>
          <w:tab/>
        </w:r>
        <w:r>
          <w:rPr>
            <w:noProof/>
            <w:webHidden/>
          </w:rPr>
          <w:fldChar w:fldCharType="begin"/>
        </w:r>
        <w:r>
          <w:rPr>
            <w:noProof/>
            <w:webHidden/>
          </w:rPr>
          <w:instrText xml:space="preserve"> PAGEREF _Toc467241084 \h </w:instrText>
        </w:r>
        <w:r>
          <w:rPr>
            <w:noProof/>
            <w:webHidden/>
          </w:rPr>
        </w:r>
      </w:ins>
      <w:r>
        <w:rPr>
          <w:noProof/>
          <w:webHidden/>
        </w:rPr>
        <w:fldChar w:fldCharType="separate"/>
      </w:r>
      <w:ins w:id="127" w:author="Yaniv Kalsky" w:date="2016-11-18T14:01:00Z">
        <w:r>
          <w:rPr>
            <w:noProof/>
            <w:webHidden/>
          </w:rPr>
          <w:t>36</w:t>
        </w:r>
        <w:r>
          <w:rPr>
            <w:noProof/>
            <w:webHidden/>
          </w:rPr>
          <w:fldChar w:fldCharType="end"/>
        </w:r>
        <w:r w:rsidRPr="00712740">
          <w:rPr>
            <w:rStyle w:val="Hyperlink"/>
            <w:noProof/>
          </w:rPr>
          <w:fldChar w:fldCharType="end"/>
        </w:r>
      </w:ins>
    </w:p>
    <w:p w14:paraId="3BFA26C6" w14:textId="70C9FFA0" w:rsidR="008B1952" w:rsidRDefault="008B1952">
      <w:pPr>
        <w:pStyle w:val="TOC2"/>
        <w:tabs>
          <w:tab w:val="left" w:pos="880"/>
          <w:tab w:val="right" w:leader="dot" w:pos="8630"/>
        </w:tabs>
        <w:rPr>
          <w:ins w:id="128" w:author="Yaniv Kalsky" w:date="2016-11-18T14:01:00Z"/>
          <w:rFonts w:eastAsiaTheme="minorEastAsia" w:cstheme="minorBidi"/>
          <w:b w:val="0"/>
          <w:noProof/>
          <w:color w:val="auto"/>
        </w:rPr>
      </w:pPr>
      <w:ins w:id="129"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"_Toc467241085"</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7.2</w:t>
        </w:r>
        <w:r>
          <w:rPr>
            <w:rFonts w:eastAsiaTheme="minorEastAsia" w:cstheme="minorBidi"/>
            <w:b w:val="0"/>
            <w:noProof/>
            <w:color w:val="auto"/>
          </w:rPr>
          <w:tab/>
        </w:r>
        <w:r w:rsidRPr="00712740">
          <w:rPr>
            <w:rStyle w:val="Hyperlink"/>
            <w:noProof/>
          </w:rPr>
          <w:t>Nagios</w:t>
        </w:r>
        <w:r>
          <w:rPr>
            <w:noProof/>
            <w:webHidden/>
          </w:rPr>
          <w:tab/>
        </w:r>
        <w:r>
          <w:rPr>
            <w:noProof/>
            <w:webHidden/>
          </w:rPr>
          <w:fldChar w:fldCharType="begin"/>
        </w:r>
        <w:r>
          <w:rPr>
            <w:noProof/>
            <w:webHidden/>
          </w:rPr>
          <w:instrText xml:space="preserve"> PAGEREF _Toc467241085 \h </w:instrText>
        </w:r>
        <w:r>
          <w:rPr>
            <w:noProof/>
            <w:webHidden/>
          </w:rPr>
        </w:r>
      </w:ins>
      <w:r>
        <w:rPr>
          <w:noProof/>
          <w:webHidden/>
        </w:rPr>
        <w:fldChar w:fldCharType="separate"/>
      </w:r>
      <w:ins w:id="130" w:author="Yaniv Kalsky" w:date="2016-11-18T14:01:00Z">
        <w:r>
          <w:rPr>
            <w:noProof/>
            <w:webHidden/>
          </w:rPr>
          <w:t>36</w:t>
        </w:r>
        <w:r>
          <w:rPr>
            <w:noProof/>
            <w:webHidden/>
          </w:rPr>
          <w:fldChar w:fldCharType="end"/>
        </w:r>
        <w:r w:rsidRPr="00712740">
          <w:rPr>
            <w:rStyle w:val="Hyperlink"/>
            <w:noProof/>
          </w:rPr>
          <w:fldChar w:fldCharType="end"/>
        </w:r>
      </w:ins>
    </w:p>
    <w:p w14:paraId="06AE4D1B" w14:textId="0E688203" w:rsidR="008B1952" w:rsidRDefault="008B1952">
      <w:pPr>
        <w:pStyle w:val="TOC2"/>
        <w:tabs>
          <w:tab w:val="left" w:pos="880"/>
          <w:tab w:val="right" w:leader="dot" w:pos="8630"/>
        </w:tabs>
        <w:rPr>
          <w:ins w:id="131" w:author="Yaniv Kalsky" w:date="2016-11-18T14:01:00Z"/>
          <w:rFonts w:eastAsiaTheme="minorEastAsia" w:cstheme="minorBidi"/>
          <w:b w:val="0"/>
          <w:noProof/>
          <w:color w:val="auto"/>
        </w:rPr>
      </w:pPr>
      <w:ins w:id="132"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"_Toc467241086"</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7.3</w:t>
        </w:r>
        <w:r>
          <w:rPr>
            <w:rFonts w:eastAsiaTheme="minorEastAsia" w:cstheme="minorBidi"/>
            <w:b w:val="0"/>
            <w:noProof/>
            <w:color w:val="auto"/>
          </w:rPr>
          <w:tab/>
        </w:r>
        <w:r w:rsidRPr="00712740">
          <w:rPr>
            <w:rStyle w:val="Hyperlink"/>
            <w:noProof/>
          </w:rPr>
          <w:t>vLog Insight, vRA, vROPS &amp; NSX</w:t>
        </w:r>
        <w:r>
          <w:rPr>
            <w:noProof/>
            <w:webHidden/>
          </w:rPr>
          <w:tab/>
        </w:r>
        <w:r>
          <w:rPr>
            <w:noProof/>
            <w:webHidden/>
          </w:rPr>
          <w:fldChar w:fldCharType="begin"/>
        </w:r>
        <w:r>
          <w:rPr>
            <w:noProof/>
            <w:webHidden/>
          </w:rPr>
          <w:instrText xml:space="preserve"> PAGEREF _Toc467241086 \h </w:instrText>
        </w:r>
        <w:r>
          <w:rPr>
            <w:noProof/>
            <w:webHidden/>
          </w:rPr>
        </w:r>
      </w:ins>
      <w:r>
        <w:rPr>
          <w:noProof/>
          <w:webHidden/>
        </w:rPr>
        <w:fldChar w:fldCharType="separate"/>
      </w:r>
      <w:ins w:id="133" w:author="Yaniv Kalsky" w:date="2016-11-18T14:01:00Z">
        <w:r>
          <w:rPr>
            <w:noProof/>
            <w:webHidden/>
          </w:rPr>
          <w:t>37</w:t>
        </w:r>
        <w:r>
          <w:rPr>
            <w:noProof/>
            <w:webHidden/>
          </w:rPr>
          <w:fldChar w:fldCharType="end"/>
        </w:r>
        <w:r w:rsidRPr="00712740">
          <w:rPr>
            <w:rStyle w:val="Hyperlink"/>
            <w:noProof/>
          </w:rPr>
          <w:fldChar w:fldCharType="end"/>
        </w:r>
      </w:ins>
    </w:p>
    <w:p w14:paraId="67D0A9BF" w14:textId="08694F4A" w:rsidR="008B1952" w:rsidRDefault="008B1952">
      <w:pPr>
        <w:pStyle w:val="TOC1"/>
        <w:tabs>
          <w:tab w:val="left" w:pos="440"/>
          <w:tab w:val="right" w:leader="dot" w:pos="8630"/>
        </w:tabs>
        <w:rPr>
          <w:ins w:id="134" w:author="Yaniv Kalsky" w:date="2016-11-18T14:01:00Z"/>
          <w:rFonts w:eastAsiaTheme="minorEastAsia" w:cstheme="minorBidi"/>
          <w:b w:val="0"/>
          <w:noProof/>
          <w:color w:val="auto"/>
          <w:sz w:val="22"/>
          <w:szCs w:val="22"/>
        </w:rPr>
      </w:pPr>
      <w:ins w:id="135"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"_Toc467241087"</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8</w:t>
        </w:r>
        <w:r>
          <w:rPr>
            <w:rFonts w:eastAsiaTheme="minorEastAsia" w:cstheme="minorBidi"/>
            <w:b w:val="0"/>
            <w:noProof/>
            <w:color w:val="auto"/>
            <w:sz w:val="22"/>
            <w:szCs w:val="22"/>
          </w:rPr>
          <w:tab/>
        </w:r>
        <w:r w:rsidRPr="00712740">
          <w:rPr>
            <w:rStyle w:val="Hyperlink"/>
            <w:noProof/>
          </w:rPr>
          <w:t>Known Gaps</w:t>
        </w:r>
        <w:r>
          <w:rPr>
            <w:noProof/>
            <w:webHidden/>
          </w:rPr>
          <w:tab/>
        </w:r>
        <w:r>
          <w:rPr>
            <w:noProof/>
            <w:webHidden/>
          </w:rPr>
          <w:fldChar w:fldCharType="begin"/>
        </w:r>
        <w:r>
          <w:rPr>
            <w:noProof/>
            <w:webHidden/>
          </w:rPr>
          <w:instrText xml:space="preserve"> PAGEREF _Toc467241087 \h </w:instrText>
        </w:r>
        <w:r>
          <w:rPr>
            <w:noProof/>
            <w:webHidden/>
          </w:rPr>
        </w:r>
      </w:ins>
      <w:r>
        <w:rPr>
          <w:noProof/>
          <w:webHidden/>
        </w:rPr>
        <w:fldChar w:fldCharType="separate"/>
      </w:r>
      <w:ins w:id="136" w:author="Yaniv Kalsky" w:date="2016-11-18T14:01:00Z">
        <w:r>
          <w:rPr>
            <w:noProof/>
            <w:webHidden/>
          </w:rPr>
          <w:t>39</w:t>
        </w:r>
        <w:r>
          <w:rPr>
            <w:noProof/>
            <w:webHidden/>
          </w:rPr>
          <w:fldChar w:fldCharType="end"/>
        </w:r>
        <w:r w:rsidRPr="00712740">
          <w:rPr>
            <w:rStyle w:val="Hyperlink"/>
            <w:noProof/>
          </w:rPr>
          <w:fldChar w:fldCharType="end"/>
        </w:r>
      </w:ins>
    </w:p>
    <w:p w14:paraId="4B0CF348" w14:textId="1F297E05" w:rsidR="008B1952" w:rsidRDefault="008B1952">
      <w:pPr>
        <w:pStyle w:val="TOC2"/>
        <w:tabs>
          <w:tab w:val="left" w:pos="880"/>
          <w:tab w:val="right" w:leader="dot" w:pos="8630"/>
        </w:tabs>
        <w:rPr>
          <w:ins w:id="137" w:author="Yaniv Kalsky" w:date="2016-11-18T14:01:00Z"/>
          <w:rFonts w:eastAsiaTheme="minorEastAsia" w:cstheme="minorBidi"/>
          <w:b w:val="0"/>
          <w:noProof/>
          <w:color w:val="auto"/>
        </w:rPr>
      </w:pPr>
      <w:ins w:id="138"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"_Toc467241088"</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8.1</w:t>
        </w:r>
        <w:r>
          <w:rPr>
            <w:rFonts w:eastAsiaTheme="minorEastAsia" w:cstheme="minorBidi"/>
            <w:b w:val="0"/>
            <w:noProof/>
            <w:color w:val="auto"/>
          </w:rPr>
          <w:tab/>
        </w:r>
        <w:r w:rsidRPr="00712740">
          <w:rPr>
            <w:rStyle w:val="Hyperlink"/>
            <w:noProof/>
          </w:rPr>
          <w:t>Versa Gaps</w:t>
        </w:r>
        <w:r>
          <w:rPr>
            <w:noProof/>
            <w:webHidden/>
          </w:rPr>
          <w:tab/>
        </w:r>
        <w:r>
          <w:rPr>
            <w:noProof/>
            <w:webHidden/>
          </w:rPr>
          <w:fldChar w:fldCharType="begin"/>
        </w:r>
        <w:r>
          <w:rPr>
            <w:noProof/>
            <w:webHidden/>
          </w:rPr>
          <w:instrText xml:space="preserve"> PAGEREF _Toc467241088 \h </w:instrText>
        </w:r>
        <w:r>
          <w:rPr>
            <w:noProof/>
            <w:webHidden/>
          </w:rPr>
        </w:r>
      </w:ins>
      <w:r>
        <w:rPr>
          <w:noProof/>
          <w:webHidden/>
        </w:rPr>
        <w:fldChar w:fldCharType="separate"/>
      </w:r>
      <w:ins w:id="139" w:author="Yaniv Kalsky" w:date="2016-11-18T14:01:00Z">
        <w:r>
          <w:rPr>
            <w:noProof/>
            <w:webHidden/>
          </w:rPr>
          <w:t>39</w:t>
        </w:r>
        <w:r>
          <w:rPr>
            <w:noProof/>
            <w:webHidden/>
          </w:rPr>
          <w:fldChar w:fldCharType="end"/>
        </w:r>
        <w:r w:rsidRPr="00712740">
          <w:rPr>
            <w:rStyle w:val="Hyperlink"/>
            <w:noProof/>
          </w:rPr>
          <w:fldChar w:fldCharType="end"/>
        </w:r>
      </w:ins>
    </w:p>
    <w:p w14:paraId="4ADDE467" w14:textId="0F801511" w:rsidR="008B1952" w:rsidRDefault="008B1952">
      <w:pPr>
        <w:pStyle w:val="TOC2"/>
        <w:tabs>
          <w:tab w:val="left" w:pos="880"/>
          <w:tab w:val="right" w:leader="dot" w:pos="8630"/>
        </w:tabs>
        <w:rPr>
          <w:ins w:id="140" w:author="Yaniv Kalsky" w:date="2016-11-18T14:01:00Z"/>
          <w:rFonts w:eastAsiaTheme="minorEastAsia" w:cstheme="minorBidi"/>
          <w:b w:val="0"/>
          <w:noProof/>
          <w:color w:val="auto"/>
        </w:rPr>
      </w:pPr>
      <w:ins w:id="141"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"_Toc467241089"</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8.2</w:t>
        </w:r>
        <w:r>
          <w:rPr>
            <w:rFonts w:eastAsiaTheme="minorEastAsia" w:cstheme="minorBidi"/>
            <w:b w:val="0"/>
            <w:noProof/>
            <w:color w:val="auto"/>
          </w:rPr>
          <w:tab/>
        </w:r>
        <w:r w:rsidRPr="00712740">
          <w:rPr>
            <w:rStyle w:val="Hyperlink"/>
            <w:noProof/>
          </w:rPr>
          <w:t>vCenter Gaps</w:t>
        </w:r>
        <w:r>
          <w:rPr>
            <w:noProof/>
            <w:webHidden/>
          </w:rPr>
          <w:tab/>
        </w:r>
        <w:r>
          <w:rPr>
            <w:noProof/>
            <w:webHidden/>
          </w:rPr>
          <w:fldChar w:fldCharType="begin"/>
        </w:r>
        <w:r>
          <w:rPr>
            <w:noProof/>
            <w:webHidden/>
          </w:rPr>
          <w:instrText xml:space="preserve"> PAGEREF _Toc467241089 \h </w:instrText>
        </w:r>
        <w:r>
          <w:rPr>
            <w:noProof/>
            <w:webHidden/>
          </w:rPr>
        </w:r>
      </w:ins>
      <w:r>
        <w:rPr>
          <w:noProof/>
          <w:webHidden/>
        </w:rPr>
        <w:fldChar w:fldCharType="separate"/>
      </w:r>
      <w:ins w:id="142" w:author="Yaniv Kalsky" w:date="2016-11-18T14:01:00Z">
        <w:r>
          <w:rPr>
            <w:noProof/>
            <w:webHidden/>
          </w:rPr>
          <w:t>39</w:t>
        </w:r>
        <w:r>
          <w:rPr>
            <w:noProof/>
            <w:webHidden/>
          </w:rPr>
          <w:fldChar w:fldCharType="end"/>
        </w:r>
        <w:r w:rsidRPr="00712740">
          <w:rPr>
            <w:rStyle w:val="Hyperlink"/>
            <w:noProof/>
          </w:rPr>
          <w:fldChar w:fldCharType="end"/>
        </w:r>
      </w:ins>
    </w:p>
    <w:p w14:paraId="3D9015B1" w14:textId="74507DDA" w:rsidR="008B1952" w:rsidRDefault="008B1952">
      <w:pPr>
        <w:pStyle w:val="TOC2"/>
        <w:tabs>
          <w:tab w:val="left" w:pos="880"/>
          <w:tab w:val="right" w:leader="dot" w:pos="8630"/>
        </w:tabs>
        <w:rPr>
          <w:ins w:id="143" w:author="Yaniv Kalsky" w:date="2016-11-18T14:01:00Z"/>
          <w:rFonts w:eastAsiaTheme="minorEastAsia" w:cstheme="minorBidi"/>
          <w:b w:val="0"/>
          <w:noProof/>
          <w:color w:val="auto"/>
        </w:rPr>
      </w:pPr>
      <w:ins w:id="144"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"_Toc467241090"</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8.3</w:t>
        </w:r>
        <w:r>
          <w:rPr>
            <w:rFonts w:eastAsiaTheme="minorEastAsia" w:cstheme="minorBidi"/>
            <w:b w:val="0"/>
            <w:noProof/>
            <w:color w:val="auto"/>
          </w:rPr>
          <w:tab/>
        </w:r>
        <w:r w:rsidRPr="00712740">
          <w:rPr>
            <w:rStyle w:val="Hyperlink"/>
            <w:noProof/>
          </w:rPr>
          <w:t>Nagios Gaps</w:t>
        </w:r>
        <w:r>
          <w:rPr>
            <w:noProof/>
            <w:webHidden/>
          </w:rPr>
          <w:tab/>
        </w:r>
        <w:r>
          <w:rPr>
            <w:noProof/>
            <w:webHidden/>
          </w:rPr>
          <w:fldChar w:fldCharType="begin"/>
        </w:r>
        <w:r>
          <w:rPr>
            <w:noProof/>
            <w:webHidden/>
          </w:rPr>
          <w:instrText xml:space="preserve"> PAGEREF _Toc467241090 \h </w:instrText>
        </w:r>
        <w:r>
          <w:rPr>
            <w:noProof/>
            <w:webHidden/>
          </w:rPr>
        </w:r>
      </w:ins>
      <w:r>
        <w:rPr>
          <w:noProof/>
          <w:webHidden/>
        </w:rPr>
        <w:fldChar w:fldCharType="separate"/>
      </w:r>
      <w:ins w:id="145" w:author="Yaniv Kalsky" w:date="2016-11-18T14:01:00Z">
        <w:r>
          <w:rPr>
            <w:noProof/>
            <w:webHidden/>
          </w:rPr>
          <w:t>40</w:t>
        </w:r>
        <w:r>
          <w:rPr>
            <w:noProof/>
            <w:webHidden/>
          </w:rPr>
          <w:fldChar w:fldCharType="end"/>
        </w:r>
        <w:r w:rsidRPr="00712740">
          <w:rPr>
            <w:rStyle w:val="Hyperlink"/>
            <w:noProof/>
          </w:rPr>
          <w:fldChar w:fldCharType="end"/>
        </w:r>
      </w:ins>
    </w:p>
    <w:p w14:paraId="5B9CEBB5" w14:textId="7C142DF7" w:rsidR="008B1952" w:rsidRDefault="008B1952">
      <w:pPr>
        <w:pStyle w:val="TOC2"/>
        <w:tabs>
          <w:tab w:val="left" w:pos="880"/>
          <w:tab w:val="right" w:leader="dot" w:pos="8630"/>
        </w:tabs>
        <w:rPr>
          <w:ins w:id="146" w:author="Yaniv Kalsky" w:date="2016-11-18T14:01:00Z"/>
          <w:rFonts w:eastAsiaTheme="minorEastAsia" w:cstheme="minorBidi"/>
          <w:b w:val="0"/>
          <w:noProof/>
          <w:color w:val="auto"/>
        </w:rPr>
      </w:pPr>
      <w:ins w:id="147"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"_Toc467241091"</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8.4</w:t>
        </w:r>
        <w:r>
          <w:rPr>
            <w:rFonts w:eastAsiaTheme="minorEastAsia" w:cstheme="minorBidi"/>
            <w:b w:val="0"/>
            <w:noProof/>
            <w:color w:val="auto"/>
          </w:rPr>
          <w:tab/>
        </w:r>
        <w:r w:rsidRPr="00712740">
          <w:rPr>
            <w:rStyle w:val="Hyperlink"/>
            <w:noProof/>
          </w:rPr>
          <w:t>ScaleIO Gaps</w:t>
        </w:r>
        <w:r>
          <w:rPr>
            <w:noProof/>
            <w:webHidden/>
          </w:rPr>
          <w:tab/>
        </w:r>
        <w:r>
          <w:rPr>
            <w:noProof/>
            <w:webHidden/>
          </w:rPr>
          <w:fldChar w:fldCharType="begin"/>
        </w:r>
        <w:r>
          <w:rPr>
            <w:noProof/>
            <w:webHidden/>
          </w:rPr>
          <w:instrText xml:space="preserve"> PAGEREF _Toc467241091 \h </w:instrText>
        </w:r>
        <w:r>
          <w:rPr>
            <w:noProof/>
            <w:webHidden/>
          </w:rPr>
        </w:r>
      </w:ins>
      <w:r>
        <w:rPr>
          <w:noProof/>
          <w:webHidden/>
        </w:rPr>
        <w:fldChar w:fldCharType="separate"/>
      </w:r>
      <w:ins w:id="148" w:author="Yaniv Kalsky" w:date="2016-11-18T14:01:00Z">
        <w:r>
          <w:rPr>
            <w:noProof/>
            <w:webHidden/>
          </w:rPr>
          <w:t>40</w:t>
        </w:r>
        <w:r>
          <w:rPr>
            <w:noProof/>
            <w:webHidden/>
          </w:rPr>
          <w:fldChar w:fldCharType="end"/>
        </w:r>
        <w:r w:rsidRPr="00712740">
          <w:rPr>
            <w:rStyle w:val="Hyperlink"/>
            <w:noProof/>
          </w:rPr>
          <w:fldChar w:fldCharType="end"/>
        </w:r>
      </w:ins>
    </w:p>
    <w:p w14:paraId="2E0B78BD" w14:textId="2B865DD0" w:rsidR="008B1952" w:rsidRDefault="008B1952">
      <w:pPr>
        <w:pStyle w:val="TOC1"/>
        <w:tabs>
          <w:tab w:val="left" w:pos="440"/>
          <w:tab w:val="right" w:leader="dot" w:pos="8630"/>
        </w:tabs>
        <w:rPr>
          <w:ins w:id="149" w:author="Yaniv Kalsky" w:date="2016-11-18T14:01:00Z"/>
          <w:rFonts w:eastAsiaTheme="minorEastAsia" w:cstheme="minorBidi"/>
          <w:b w:val="0"/>
          <w:noProof/>
          <w:color w:val="auto"/>
          <w:sz w:val="22"/>
          <w:szCs w:val="22"/>
        </w:rPr>
      </w:pPr>
      <w:ins w:id="150"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"_Toc467241092"</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9</w:t>
        </w:r>
        <w:r>
          <w:rPr>
            <w:rFonts w:eastAsiaTheme="minorEastAsia" w:cstheme="minorBidi"/>
            <w:b w:val="0"/>
            <w:noProof/>
            <w:color w:val="auto"/>
            <w:sz w:val="22"/>
            <w:szCs w:val="22"/>
          </w:rPr>
          <w:tab/>
        </w:r>
        <w:r w:rsidRPr="00712740">
          <w:rPr>
            <w:rStyle w:val="Hyperlink"/>
            <w:noProof/>
          </w:rPr>
          <w:t>Known Issues</w:t>
        </w:r>
        <w:r>
          <w:rPr>
            <w:noProof/>
            <w:webHidden/>
          </w:rPr>
          <w:tab/>
        </w:r>
        <w:r>
          <w:rPr>
            <w:noProof/>
            <w:webHidden/>
          </w:rPr>
          <w:fldChar w:fldCharType="begin"/>
        </w:r>
        <w:r>
          <w:rPr>
            <w:noProof/>
            <w:webHidden/>
          </w:rPr>
          <w:instrText xml:space="preserve"> PAGEREF _Toc467241092 \h </w:instrText>
        </w:r>
        <w:r>
          <w:rPr>
            <w:noProof/>
            <w:webHidden/>
          </w:rPr>
        </w:r>
      </w:ins>
      <w:r>
        <w:rPr>
          <w:noProof/>
          <w:webHidden/>
        </w:rPr>
        <w:fldChar w:fldCharType="separate"/>
      </w:r>
      <w:ins w:id="151" w:author="Yaniv Kalsky" w:date="2016-11-18T14:01:00Z">
        <w:r>
          <w:rPr>
            <w:noProof/>
            <w:webHidden/>
          </w:rPr>
          <w:t>41</w:t>
        </w:r>
        <w:r>
          <w:rPr>
            <w:noProof/>
            <w:webHidden/>
          </w:rPr>
          <w:fldChar w:fldCharType="end"/>
        </w:r>
        <w:r w:rsidRPr="00712740">
          <w:rPr>
            <w:rStyle w:val="Hyperlink"/>
            <w:noProof/>
          </w:rPr>
          <w:fldChar w:fldCharType="end"/>
        </w:r>
      </w:ins>
    </w:p>
    <w:p w14:paraId="0923B96A" w14:textId="163D04F8" w:rsidR="008B1952" w:rsidRDefault="008B1952">
      <w:pPr>
        <w:pStyle w:val="TOC1"/>
        <w:tabs>
          <w:tab w:val="left" w:pos="660"/>
          <w:tab w:val="right" w:leader="dot" w:pos="8630"/>
        </w:tabs>
        <w:rPr>
          <w:ins w:id="152" w:author="Yaniv Kalsky" w:date="2016-11-18T14:01:00Z"/>
          <w:rFonts w:eastAsiaTheme="minorEastAsia" w:cstheme="minorBidi"/>
          <w:b w:val="0"/>
          <w:noProof/>
          <w:color w:val="auto"/>
          <w:sz w:val="22"/>
          <w:szCs w:val="22"/>
        </w:rPr>
      </w:pPr>
      <w:ins w:id="153"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"_Toc467241093"</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10</w:t>
        </w:r>
        <w:r>
          <w:rPr>
            <w:rFonts w:eastAsiaTheme="minorEastAsia" w:cstheme="minorBidi"/>
            <w:b w:val="0"/>
            <w:noProof/>
            <w:color w:val="auto"/>
            <w:sz w:val="22"/>
            <w:szCs w:val="22"/>
          </w:rPr>
          <w:tab/>
        </w:r>
        <w:r w:rsidRPr="00712740">
          <w:rPr>
            <w:rStyle w:val="Hyperlink"/>
            <w:noProof/>
          </w:rPr>
          <w:t>Changes from the previous code release</w:t>
        </w:r>
        <w:r>
          <w:rPr>
            <w:noProof/>
            <w:webHidden/>
          </w:rPr>
          <w:tab/>
        </w:r>
        <w:r>
          <w:rPr>
            <w:noProof/>
            <w:webHidden/>
          </w:rPr>
          <w:fldChar w:fldCharType="begin"/>
        </w:r>
        <w:r>
          <w:rPr>
            <w:noProof/>
            <w:webHidden/>
          </w:rPr>
          <w:instrText xml:space="preserve"> PAGEREF _Toc467241093 \h </w:instrText>
        </w:r>
        <w:r>
          <w:rPr>
            <w:noProof/>
            <w:webHidden/>
          </w:rPr>
        </w:r>
      </w:ins>
      <w:r>
        <w:rPr>
          <w:noProof/>
          <w:webHidden/>
        </w:rPr>
        <w:fldChar w:fldCharType="separate"/>
      </w:r>
      <w:ins w:id="154" w:author="Yaniv Kalsky" w:date="2016-11-18T14:01:00Z">
        <w:r>
          <w:rPr>
            <w:noProof/>
            <w:webHidden/>
          </w:rPr>
          <w:t>43</w:t>
        </w:r>
        <w:r>
          <w:rPr>
            <w:noProof/>
            <w:webHidden/>
          </w:rPr>
          <w:fldChar w:fldCharType="end"/>
        </w:r>
        <w:r w:rsidRPr="00712740">
          <w:rPr>
            <w:rStyle w:val="Hyperlink"/>
            <w:noProof/>
          </w:rPr>
          <w:fldChar w:fldCharType="end"/>
        </w:r>
      </w:ins>
    </w:p>
    <w:p w14:paraId="3A8CC750" w14:textId="0937A0A9" w:rsidR="008B1952" w:rsidRDefault="008B1952">
      <w:pPr>
        <w:pStyle w:val="TOC1"/>
        <w:tabs>
          <w:tab w:val="right" w:leader="dot" w:pos="8630"/>
        </w:tabs>
        <w:rPr>
          <w:ins w:id="155" w:author="Yaniv Kalsky" w:date="2016-11-18T14:01:00Z"/>
          <w:rFonts w:eastAsiaTheme="minorEastAsia" w:cstheme="minorBidi"/>
          <w:b w:val="0"/>
          <w:noProof/>
          <w:color w:val="auto"/>
          <w:sz w:val="22"/>
          <w:szCs w:val="22"/>
        </w:rPr>
      </w:pPr>
      <w:ins w:id="156" w:author="Yaniv Kalsky" w:date="2016-11-18T14:01:00Z">
        <w:r w:rsidRPr="00712740">
          <w:rPr>
            <w:rStyle w:val="Hyperlink"/>
            <w:noProof/>
          </w:rPr>
          <w:fldChar w:fldCharType="begin"/>
        </w:r>
        <w:r w:rsidRPr="00712740">
          <w:rPr>
            <w:rStyle w:val="Hyperlink"/>
            <w:noProof/>
          </w:rPr>
          <w:instrText xml:space="preserve"> </w:instrText>
        </w:r>
        <w:r>
          <w:rPr>
            <w:noProof/>
          </w:rPr>
          <w:instrText>HYPERLINK \l "_Toc467241094"</w:instrText>
        </w:r>
        <w:r w:rsidRPr="00712740">
          <w:rPr>
            <w:rStyle w:val="Hyperlink"/>
            <w:noProof/>
          </w:rPr>
          <w:instrText xml:space="preserve"> </w:instrText>
        </w:r>
        <w:r w:rsidRPr="00712740">
          <w:rPr>
            <w:rStyle w:val="Hyperlink"/>
            <w:noProof/>
          </w:rPr>
        </w:r>
        <w:r w:rsidRPr="00712740">
          <w:rPr>
            <w:rStyle w:val="Hyperlink"/>
            <w:noProof/>
          </w:rPr>
          <w:fldChar w:fldCharType="separate"/>
        </w:r>
        <w:r w:rsidRPr="00712740">
          <w:rPr>
            <w:rStyle w:val="Hyperlink"/>
            <w:noProof/>
          </w:rPr>
          <w:t>Legal Notice</w:t>
        </w:r>
        <w:r>
          <w:rPr>
            <w:noProof/>
            <w:webHidden/>
          </w:rPr>
          <w:tab/>
        </w:r>
        <w:r>
          <w:rPr>
            <w:noProof/>
            <w:webHidden/>
          </w:rPr>
          <w:fldChar w:fldCharType="begin"/>
        </w:r>
        <w:r>
          <w:rPr>
            <w:noProof/>
            <w:webHidden/>
          </w:rPr>
          <w:instrText xml:space="preserve"> PAGEREF _Toc467241094 \h </w:instrText>
        </w:r>
        <w:r>
          <w:rPr>
            <w:noProof/>
            <w:webHidden/>
          </w:rPr>
        </w:r>
      </w:ins>
      <w:r>
        <w:rPr>
          <w:noProof/>
          <w:webHidden/>
        </w:rPr>
        <w:fldChar w:fldCharType="separate"/>
      </w:r>
      <w:ins w:id="157" w:author="Yaniv Kalsky" w:date="2016-11-18T14:01:00Z">
        <w:r>
          <w:rPr>
            <w:noProof/>
            <w:webHidden/>
          </w:rPr>
          <w:t>44</w:t>
        </w:r>
        <w:r>
          <w:rPr>
            <w:noProof/>
            <w:webHidden/>
          </w:rPr>
          <w:fldChar w:fldCharType="end"/>
        </w:r>
        <w:r w:rsidRPr="00712740">
          <w:rPr>
            <w:rStyle w:val="Hyperlink"/>
            <w:noProof/>
          </w:rPr>
          <w:fldChar w:fldCharType="end"/>
        </w:r>
      </w:ins>
    </w:p>
    <w:p w14:paraId="6C638451" w14:textId="412CC84E" w:rsidR="00E96759" w:rsidDel="008B1952" w:rsidRDefault="00E96759">
      <w:pPr>
        <w:pStyle w:val="TOC1"/>
        <w:tabs>
          <w:tab w:val="left" w:pos="440"/>
          <w:tab w:val="right" w:leader="dot" w:pos="8630"/>
        </w:tabs>
        <w:rPr>
          <w:del w:id="158" w:author="Yaniv Kalsky" w:date="2016-11-18T14:01:00Z"/>
          <w:rFonts w:eastAsiaTheme="minorEastAsia" w:cstheme="minorBidi"/>
          <w:b w:val="0"/>
          <w:noProof/>
          <w:color w:val="auto"/>
          <w:sz w:val="22"/>
          <w:szCs w:val="22"/>
        </w:rPr>
      </w:pPr>
      <w:del w:id="159" w:author="Yaniv Kalsky" w:date="2016-11-18T14:01:00Z">
        <w:r w:rsidRPr="008B1952" w:rsidDel="008B1952">
          <w:rPr>
            <w:noProof/>
            <w:rPrChange w:id="160" w:author="Yaniv Kalsky" w:date="2016-11-18T14:01:00Z">
              <w:rPr>
                <w:rStyle w:val="Hyperlink"/>
                <w:noProof/>
              </w:rPr>
            </w:rPrChange>
          </w:rPr>
          <w:delText>1</w:delText>
        </w:r>
        <w:r w:rsidDel="008B1952">
          <w:rPr>
            <w:rFonts w:eastAsiaTheme="minorEastAsia" w:cstheme="minorBidi"/>
            <w:b w:val="0"/>
            <w:noProof/>
            <w:color w:val="auto"/>
            <w:sz w:val="22"/>
            <w:szCs w:val="22"/>
          </w:rPr>
          <w:tab/>
        </w:r>
        <w:r w:rsidRPr="008B1952" w:rsidDel="008B1952">
          <w:rPr>
            <w:noProof/>
            <w:rPrChange w:id="161" w:author="Yaniv Kalsky" w:date="2016-11-18T14:01:00Z">
              <w:rPr>
                <w:rStyle w:val="Hyperlink"/>
                <w:noProof/>
              </w:rPr>
            </w:rPrChange>
          </w:rPr>
          <w:delText>Overview</w:delText>
        </w:r>
        <w:r w:rsidDel="008B1952">
          <w:rPr>
            <w:noProof/>
            <w:webHidden/>
          </w:rPr>
          <w:tab/>
        </w:r>
        <w:r w:rsidR="00EA3C1C" w:rsidDel="008B1952">
          <w:rPr>
            <w:noProof/>
            <w:webHidden/>
          </w:rPr>
          <w:delText>4</w:delText>
        </w:r>
      </w:del>
    </w:p>
    <w:p w14:paraId="40D811EF" w14:textId="4621A404" w:rsidR="00E96759" w:rsidDel="008B1952" w:rsidRDefault="00E96759">
      <w:pPr>
        <w:pStyle w:val="TOC1"/>
        <w:tabs>
          <w:tab w:val="left" w:pos="440"/>
          <w:tab w:val="right" w:leader="dot" w:pos="8630"/>
        </w:tabs>
        <w:rPr>
          <w:del w:id="162" w:author="Yaniv Kalsky" w:date="2016-11-18T14:01:00Z"/>
          <w:rFonts w:eastAsiaTheme="minorEastAsia" w:cstheme="minorBidi"/>
          <w:b w:val="0"/>
          <w:noProof/>
          <w:color w:val="auto"/>
          <w:sz w:val="22"/>
          <w:szCs w:val="22"/>
        </w:rPr>
      </w:pPr>
      <w:del w:id="163" w:author="Yaniv Kalsky" w:date="2016-11-18T14:01:00Z">
        <w:r w:rsidRPr="008B1952" w:rsidDel="008B1952">
          <w:rPr>
            <w:noProof/>
            <w:rPrChange w:id="164" w:author="Yaniv Kalsky" w:date="2016-11-18T14:01:00Z">
              <w:rPr>
                <w:rStyle w:val="Hyperlink"/>
                <w:noProof/>
              </w:rPr>
            </w:rPrChange>
          </w:rPr>
          <w:delText>2</w:delText>
        </w:r>
        <w:r w:rsidDel="008B1952">
          <w:rPr>
            <w:rFonts w:eastAsiaTheme="minorEastAsia" w:cstheme="minorBidi"/>
            <w:b w:val="0"/>
            <w:noProof/>
            <w:color w:val="auto"/>
            <w:sz w:val="22"/>
            <w:szCs w:val="22"/>
          </w:rPr>
          <w:tab/>
        </w:r>
        <w:r w:rsidRPr="008B1952" w:rsidDel="008B1952">
          <w:rPr>
            <w:noProof/>
            <w:rPrChange w:id="165" w:author="Yaniv Kalsky" w:date="2016-11-18T14:01:00Z">
              <w:rPr>
                <w:rStyle w:val="Hyperlink"/>
                <w:noProof/>
              </w:rPr>
            </w:rPrChange>
          </w:rPr>
          <w:delText>Package Content</w:delText>
        </w:r>
        <w:r w:rsidDel="008B1952">
          <w:rPr>
            <w:noProof/>
            <w:webHidden/>
          </w:rPr>
          <w:tab/>
        </w:r>
        <w:r w:rsidR="00EA3C1C" w:rsidDel="008B1952">
          <w:rPr>
            <w:noProof/>
            <w:webHidden/>
          </w:rPr>
          <w:delText>5</w:delText>
        </w:r>
      </w:del>
    </w:p>
    <w:p w14:paraId="3C34D710" w14:textId="51ED300E" w:rsidR="00E96759" w:rsidDel="008B1952" w:rsidRDefault="00E96759">
      <w:pPr>
        <w:pStyle w:val="TOC2"/>
        <w:tabs>
          <w:tab w:val="left" w:pos="880"/>
          <w:tab w:val="right" w:leader="dot" w:pos="8630"/>
        </w:tabs>
        <w:rPr>
          <w:del w:id="166" w:author="Yaniv Kalsky" w:date="2016-11-18T14:01:00Z"/>
          <w:rFonts w:eastAsiaTheme="minorEastAsia" w:cstheme="minorBidi"/>
          <w:b w:val="0"/>
          <w:noProof/>
          <w:color w:val="auto"/>
        </w:rPr>
      </w:pPr>
      <w:del w:id="167" w:author="Yaniv Kalsky" w:date="2016-11-18T14:01:00Z">
        <w:r w:rsidRPr="008B1952" w:rsidDel="008B1952">
          <w:rPr>
            <w:noProof/>
            <w:rPrChange w:id="168" w:author="Yaniv Kalsky" w:date="2016-11-18T14:01:00Z">
              <w:rPr>
                <w:rStyle w:val="Hyperlink"/>
                <w:noProof/>
              </w:rPr>
            </w:rPrChange>
          </w:rPr>
          <w:delText>2.1</w:delText>
        </w:r>
        <w:r w:rsidDel="008B1952">
          <w:rPr>
            <w:rFonts w:eastAsiaTheme="minorEastAsia" w:cstheme="minorBidi"/>
            <w:b w:val="0"/>
            <w:noProof/>
            <w:color w:val="auto"/>
          </w:rPr>
          <w:tab/>
        </w:r>
        <w:r w:rsidRPr="008B1952" w:rsidDel="008B1952">
          <w:rPr>
            <w:noProof/>
            <w:rPrChange w:id="169" w:author="Yaniv Kalsky" w:date="2016-11-18T14:01:00Z">
              <w:rPr>
                <w:rStyle w:val="Hyperlink"/>
                <w:noProof/>
              </w:rPr>
            </w:rPrChange>
          </w:rPr>
          <w:delText>NFV Sandbox</w:delText>
        </w:r>
        <w:r w:rsidDel="008B1952">
          <w:rPr>
            <w:noProof/>
            <w:webHidden/>
          </w:rPr>
          <w:tab/>
        </w:r>
        <w:r w:rsidR="00EA3C1C" w:rsidDel="008B1952">
          <w:rPr>
            <w:noProof/>
            <w:webHidden/>
          </w:rPr>
          <w:delText>5</w:delText>
        </w:r>
      </w:del>
    </w:p>
    <w:p w14:paraId="522B6777" w14:textId="7FADF66C" w:rsidR="00E96759" w:rsidDel="008B1952" w:rsidRDefault="00E96759">
      <w:pPr>
        <w:pStyle w:val="TOC2"/>
        <w:tabs>
          <w:tab w:val="left" w:pos="880"/>
          <w:tab w:val="right" w:leader="dot" w:pos="8630"/>
        </w:tabs>
        <w:rPr>
          <w:del w:id="170" w:author="Yaniv Kalsky" w:date="2016-11-18T14:01:00Z"/>
          <w:rFonts w:eastAsiaTheme="minorEastAsia" w:cstheme="minorBidi"/>
          <w:b w:val="0"/>
          <w:noProof/>
          <w:color w:val="auto"/>
        </w:rPr>
      </w:pPr>
      <w:del w:id="171" w:author="Yaniv Kalsky" w:date="2016-11-18T14:01:00Z">
        <w:r w:rsidRPr="008B1952" w:rsidDel="008B1952">
          <w:rPr>
            <w:noProof/>
            <w:rPrChange w:id="172" w:author="Yaniv Kalsky" w:date="2016-11-18T14:01:00Z">
              <w:rPr>
                <w:rStyle w:val="Hyperlink"/>
                <w:noProof/>
              </w:rPr>
            </w:rPrChange>
          </w:rPr>
          <w:delText>2.2</w:delText>
        </w:r>
        <w:r w:rsidDel="008B1952">
          <w:rPr>
            <w:rFonts w:eastAsiaTheme="minorEastAsia" w:cstheme="minorBidi"/>
            <w:b w:val="0"/>
            <w:noProof/>
            <w:color w:val="auto"/>
          </w:rPr>
          <w:tab/>
        </w:r>
        <w:r w:rsidRPr="008B1952" w:rsidDel="008B1952">
          <w:rPr>
            <w:noProof/>
            <w:rPrChange w:id="173" w:author="Yaniv Kalsky" w:date="2016-11-18T14:01:00Z">
              <w:rPr>
                <w:rStyle w:val="Hyperlink"/>
                <w:noProof/>
              </w:rPr>
            </w:rPrChange>
          </w:rPr>
          <w:delText>Quick Start</w:delText>
        </w:r>
        <w:r w:rsidDel="008B1952">
          <w:rPr>
            <w:noProof/>
            <w:webHidden/>
          </w:rPr>
          <w:tab/>
        </w:r>
        <w:r w:rsidR="00EA3C1C" w:rsidDel="008B1952">
          <w:rPr>
            <w:noProof/>
            <w:webHidden/>
          </w:rPr>
          <w:delText>5</w:delText>
        </w:r>
      </w:del>
    </w:p>
    <w:p w14:paraId="662D1439" w14:textId="0BB8D70A" w:rsidR="00E96759" w:rsidDel="008B1952" w:rsidRDefault="00E96759">
      <w:pPr>
        <w:pStyle w:val="TOC2"/>
        <w:tabs>
          <w:tab w:val="left" w:pos="880"/>
          <w:tab w:val="right" w:leader="dot" w:pos="8630"/>
        </w:tabs>
        <w:rPr>
          <w:del w:id="174" w:author="Yaniv Kalsky" w:date="2016-11-18T14:01:00Z"/>
          <w:rFonts w:eastAsiaTheme="minorEastAsia" w:cstheme="minorBidi"/>
          <w:b w:val="0"/>
          <w:noProof/>
          <w:color w:val="auto"/>
        </w:rPr>
      </w:pPr>
      <w:del w:id="175" w:author="Yaniv Kalsky" w:date="2016-11-18T14:01:00Z">
        <w:r w:rsidRPr="008B1952" w:rsidDel="008B1952">
          <w:rPr>
            <w:noProof/>
            <w:rPrChange w:id="176" w:author="Yaniv Kalsky" w:date="2016-11-18T14:01:00Z">
              <w:rPr>
                <w:rStyle w:val="Hyperlink"/>
                <w:noProof/>
              </w:rPr>
            </w:rPrChange>
          </w:rPr>
          <w:delText>2.3</w:delText>
        </w:r>
        <w:r w:rsidDel="008B1952">
          <w:rPr>
            <w:rFonts w:eastAsiaTheme="minorEastAsia" w:cstheme="minorBidi"/>
            <w:b w:val="0"/>
            <w:noProof/>
            <w:color w:val="auto"/>
          </w:rPr>
          <w:tab/>
        </w:r>
        <w:r w:rsidRPr="008B1952" w:rsidDel="008B1952">
          <w:rPr>
            <w:noProof/>
            <w:rPrChange w:id="177" w:author="Yaniv Kalsky" w:date="2016-11-18T14:01:00Z">
              <w:rPr>
                <w:rStyle w:val="Hyperlink"/>
                <w:noProof/>
              </w:rPr>
            </w:rPrChange>
          </w:rPr>
          <w:delText>Deploying the CloudShell appliance</w:delText>
        </w:r>
        <w:r w:rsidDel="008B1952">
          <w:rPr>
            <w:noProof/>
            <w:webHidden/>
          </w:rPr>
          <w:tab/>
        </w:r>
        <w:r w:rsidR="00EA3C1C" w:rsidDel="008B1952">
          <w:rPr>
            <w:noProof/>
            <w:webHidden/>
          </w:rPr>
          <w:delText>6</w:delText>
        </w:r>
      </w:del>
    </w:p>
    <w:p w14:paraId="6A6DC04C" w14:textId="1773A728" w:rsidR="00E96759" w:rsidDel="008B1952" w:rsidRDefault="00E96759">
      <w:pPr>
        <w:pStyle w:val="TOC3"/>
        <w:tabs>
          <w:tab w:val="left" w:pos="1320"/>
          <w:tab w:val="right" w:leader="dot" w:pos="8630"/>
        </w:tabs>
        <w:rPr>
          <w:del w:id="178" w:author="Yaniv Kalsky" w:date="2016-11-18T14:01:00Z"/>
          <w:rFonts w:eastAsiaTheme="minorEastAsia" w:cstheme="minorBidi"/>
          <w:noProof/>
          <w:color w:val="auto"/>
        </w:rPr>
      </w:pPr>
      <w:del w:id="179" w:author="Yaniv Kalsky" w:date="2016-11-18T14:01:00Z">
        <w:r w:rsidRPr="008B1952" w:rsidDel="008B1952">
          <w:rPr>
            <w:noProof/>
            <w:rPrChange w:id="180" w:author="Yaniv Kalsky" w:date="2016-11-18T14:01:00Z">
              <w:rPr>
                <w:rStyle w:val="Hyperlink"/>
                <w:noProof/>
              </w:rPr>
            </w:rPrChange>
          </w:rPr>
          <w:delText>2.3.1</w:delText>
        </w:r>
        <w:r w:rsidDel="008B1952">
          <w:rPr>
            <w:rFonts w:eastAsiaTheme="minorEastAsia" w:cstheme="minorBidi"/>
            <w:noProof/>
            <w:color w:val="auto"/>
          </w:rPr>
          <w:tab/>
        </w:r>
        <w:r w:rsidRPr="008B1952" w:rsidDel="008B1952">
          <w:rPr>
            <w:noProof/>
            <w:rPrChange w:id="181" w:author="Yaniv Kalsky" w:date="2016-11-18T14:01:00Z">
              <w:rPr>
                <w:rStyle w:val="Hyperlink"/>
                <w:noProof/>
              </w:rPr>
            </w:rPrChange>
          </w:rPr>
          <w:delText>Configuring CloudShell VM</w:delText>
        </w:r>
        <w:r w:rsidDel="008B1952">
          <w:rPr>
            <w:noProof/>
            <w:webHidden/>
          </w:rPr>
          <w:tab/>
        </w:r>
        <w:r w:rsidR="00EA3C1C" w:rsidDel="008B1952">
          <w:rPr>
            <w:noProof/>
            <w:webHidden/>
          </w:rPr>
          <w:delText>7</w:delText>
        </w:r>
      </w:del>
    </w:p>
    <w:p w14:paraId="0F770B8A" w14:textId="2EC832B6" w:rsidR="00E96759" w:rsidDel="008B1952" w:rsidRDefault="00E96759">
      <w:pPr>
        <w:pStyle w:val="TOC3"/>
        <w:tabs>
          <w:tab w:val="left" w:pos="1320"/>
          <w:tab w:val="right" w:leader="dot" w:pos="8630"/>
        </w:tabs>
        <w:rPr>
          <w:del w:id="182" w:author="Yaniv Kalsky" w:date="2016-11-18T14:01:00Z"/>
          <w:rFonts w:eastAsiaTheme="minorEastAsia" w:cstheme="minorBidi"/>
          <w:noProof/>
          <w:color w:val="auto"/>
        </w:rPr>
      </w:pPr>
      <w:del w:id="183" w:author="Yaniv Kalsky" w:date="2016-11-18T14:01:00Z">
        <w:r w:rsidRPr="008B1952" w:rsidDel="008B1952">
          <w:rPr>
            <w:noProof/>
            <w:rPrChange w:id="184" w:author="Yaniv Kalsky" w:date="2016-11-18T14:01:00Z">
              <w:rPr>
                <w:rStyle w:val="Hyperlink"/>
                <w:noProof/>
              </w:rPr>
            </w:rPrChange>
          </w:rPr>
          <w:delText>2.3.2</w:delText>
        </w:r>
        <w:r w:rsidDel="008B1952">
          <w:rPr>
            <w:rFonts w:eastAsiaTheme="minorEastAsia" w:cstheme="minorBidi"/>
            <w:noProof/>
            <w:color w:val="auto"/>
          </w:rPr>
          <w:tab/>
        </w:r>
        <w:r w:rsidRPr="008B1952" w:rsidDel="008B1952">
          <w:rPr>
            <w:noProof/>
            <w:rPrChange w:id="185" w:author="Yaniv Kalsky" w:date="2016-11-18T14:01:00Z">
              <w:rPr>
                <w:rStyle w:val="Hyperlink"/>
                <w:noProof/>
              </w:rPr>
            </w:rPrChange>
          </w:rPr>
          <w:delText>Installing CloudShell license token</w:delText>
        </w:r>
        <w:r w:rsidDel="008B1952">
          <w:rPr>
            <w:noProof/>
            <w:webHidden/>
          </w:rPr>
          <w:tab/>
        </w:r>
        <w:r w:rsidR="00EA3C1C" w:rsidDel="008B1952">
          <w:rPr>
            <w:noProof/>
            <w:webHidden/>
          </w:rPr>
          <w:delText>8</w:delText>
        </w:r>
      </w:del>
    </w:p>
    <w:p w14:paraId="65025E22" w14:textId="64C6D041" w:rsidR="00E96759" w:rsidDel="008B1952" w:rsidRDefault="00E96759">
      <w:pPr>
        <w:pStyle w:val="TOC3"/>
        <w:tabs>
          <w:tab w:val="left" w:pos="1320"/>
          <w:tab w:val="right" w:leader="dot" w:pos="8630"/>
        </w:tabs>
        <w:rPr>
          <w:del w:id="186" w:author="Yaniv Kalsky" w:date="2016-11-18T14:01:00Z"/>
          <w:rFonts w:eastAsiaTheme="minorEastAsia" w:cstheme="minorBidi"/>
          <w:noProof/>
          <w:color w:val="auto"/>
        </w:rPr>
      </w:pPr>
      <w:del w:id="187" w:author="Yaniv Kalsky" w:date="2016-11-18T14:01:00Z">
        <w:r w:rsidRPr="008B1952" w:rsidDel="008B1952">
          <w:rPr>
            <w:noProof/>
            <w:rPrChange w:id="188" w:author="Yaniv Kalsky" w:date="2016-11-18T14:01:00Z">
              <w:rPr>
                <w:rStyle w:val="Hyperlink"/>
                <w:noProof/>
              </w:rPr>
            </w:rPrChange>
          </w:rPr>
          <w:delText>2.3.3</w:delText>
        </w:r>
        <w:r w:rsidDel="008B1952">
          <w:rPr>
            <w:rFonts w:eastAsiaTheme="minorEastAsia" w:cstheme="minorBidi"/>
            <w:noProof/>
            <w:color w:val="auto"/>
          </w:rPr>
          <w:tab/>
        </w:r>
        <w:r w:rsidRPr="008B1952" w:rsidDel="008B1952">
          <w:rPr>
            <w:noProof/>
            <w:rPrChange w:id="189" w:author="Yaniv Kalsky" w:date="2016-11-18T14:01:00Z">
              <w:rPr>
                <w:rStyle w:val="Hyperlink"/>
                <w:noProof/>
              </w:rPr>
            </w:rPrChange>
          </w:rPr>
          <w:delText>CloudShell Services overview</w:delText>
        </w:r>
        <w:r w:rsidDel="008B1952">
          <w:rPr>
            <w:noProof/>
            <w:webHidden/>
          </w:rPr>
          <w:tab/>
        </w:r>
        <w:r w:rsidR="00EA3C1C" w:rsidDel="008B1952">
          <w:rPr>
            <w:noProof/>
            <w:webHidden/>
          </w:rPr>
          <w:delText>9</w:delText>
        </w:r>
      </w:del>
    </w:p>
    <w:p w14:paraId="26E2369D" w14:textId="6DEC59AC" w:rsidR="00E96759" w:rsidDel="008B1952" w:rsidRDefault="00E96759">
      <w:pPr>
        <w:pStyle w:val="TOC2"/>
        <w:tabs>
          <w:tab w:val="left" w:pos="880"/>
          <w:tab w:val="right" w:leader="dot" w:pos="8630"/>
        </w:tabs>
        <w:rPr>
          <w:del w:id="190" w:author="Yaniv Kalsky" w:date="2016-11-18T14:01:00Z"/>
          <w:rFonts w:eastAsiaTheme="minorEastAsia" w:cstheme="minorBidi"/>
          <w:b w:val="0"/>
          <w:noProof/>
          <w:color w:val="auto"/>
        </w:rPr>
      </w:pPr>
      <w:del w:id="191" w:author="Yaniv Kalsky" w:date="2016-11-18T14:01:00Z">
        <w:r w:rsidRPr="008B1952" w:rsidDel="008B1952">
          <w:rPr>
            <w:noProof/>
            <w:rPrChange w:id="192" w:author="Yaniv Kalsky" w:date="2016-11-18T14:01:00Z">
              <w:rPr>
                <w:rStyle w:val="Hyperlink"/>
                <w:noProof/>
              </w:rPr>
            </w:rPrChange>
          </w:rPr>
          <w:delText>2.4</w:delText>
        </w:r>
        <w:r w:rsidDel="008B1952">
          <w:rPr>
            <w:rFonts w:eastAsiaTheme="minorEastAsia" w:cstheme="minorBidi"/>
            <w:b w:val="0"/>
            <w:noProof/>
            <w:color w:val="auto"/>
          </w:rPr>
          <w:tab/>
        </w:r>
        <w:r w:rsidRPr="008B1952" w:rsidDel="008B1952">
          <w:rPr>
            <w:noProof/>
            <w:rPrChange w:id="193" w:author="Yaniv Kalsky" w:date="2016-11-18T14:01:00Z">
              <w:rPr>
                <w:rStyle w:val="Hyperlink"/>
                <w:noProof/>
              </w:rPr>
            </w:rPrChange>
          </w:rPr>
          <w:delText>CloudShell Portal</w:delText>
        </w:r>
        <w:r w:rsidDel="008B1952">
          <w:rPr>
            <w:noProof/>
            <w:webHidden/>
          </w:rPr>
          <w:tab/>
        </w:r>
        <w:r w:rsidR="00EA3C1C" w:rsidDel="008B1952">
          <w:rPr>
            <w:noProof/>
            <w:webHidden/>
          </w:rPr>
          <w:delText>10</w:delText>
        </w:r>
      </w:del>
    </w:p>
    <w:p w14:paraId="4F55ECF7" w14:textId="79C4A92B" w:rsidR="00E96759" w:rsidDel="008B1952" w:rsidRDefault="00E96759">
      <w:pPr>
        <w:pStyle w:val="TOC2"/>
        <w:tabs>
          <w:tab w:val="left" w:pos="880"/>
          <w:tab w:val="right" w:leader="dot" w:pos="8630"/>
        </w:tabs>
        <w:rPr>
          <w:del w:id="194" w:author="Yaniv Kalsky" w:date="2016-11-18T14:01:00Z"/>
          <w:rFonts w:eastAsiaTheme="minorEastAsia" w:cstheme="minorBidi"/>
          <w:b w:val="0"/>
          <w:noProof/>
          <w:color w:val="auto"/>
        </w:rPr>
      </w:pPr>
      <w:del w:id="195" w:author="Yaniv Kalsky" w:date="2016-11-18T14:01:00Z">
        <w:r w:rsidRPr="008B1952" w:rsidDel="008B1952">
          <w:rPr>
            <w:noProof/>
            <w:rPrChange w:id="196" w:author="Yaniv Kalsky" w:date="2016-11-18T14:01:00Z">
              <w:rPr>
                <w:rStyle w:val="Hyperlink"/>
                <w:noProof/>
              </w:rPr>
            </w:rPrChange>
          </w:rPr>
          <w:delText>2.5</w:delText>
        </w:r>
        <w:r w:rsidDel="008B1952">
          <w:rPr>
            <w:rFonts w:eastAsiaTheme="minorEastAsia" w:cstheme="minorBidi"/>
            <w:b w:val="0"/>
            <w:noProof/>
            <w:color w:val="auto"/>
          </w:rPr>
          <w:tab/>
        </w:r>
        <w:r w:rsidRPr="008B1952" w:rsidDel="008B1952">
          <w:rPr>
            <w:noProof/>
            <w:rPrChange w:id="197" w:author="Yaniv Kalsky" w:date="2016-11-18T14:01:00Z">
              <w:rPr>
                <w:rStyle w:val="Hyperlink"/>
                <w:noProof/>
              </w:rPr>
            </w:rPrChange>
          </w:rPr>
          <w:delText>Importing</w:delText>
        </w:r>
        <w:r w:rsidRPr="008B1952" w:rsidDel="008B1952">
          <w:rPr>
            <w:noProof/>
            <w:rPrChange w:id="198" w:author="Yaniv Kalsky" w:date="2016-11-18T14:01:00Z">
              <w:rPr>
                <w:rStyle w:val="Hyperlink"/>
                <w:noProof/>
              </w:rPr>
            </w:rPrChange>
          </w:rPr>
          <w:delText xml:space="preserve"> </w:delText>
        </w:r>
        <w:r w:rsidRPr="008B1952" w:rsidDel="008B1952">
          <w:rPr>
            <w:noProof/>
            <w:rPrChange w:id="199" w:author="Yaniv Kalsky" w:date="2016-11-18T14:01:00Z">
              <w:rPr>
                <w:rStyle w:val="Hyperlink"/>
                <w:noProof/>
              </w:rPr>
            </w:rPrChange>
          </w:rPr>
          <w:delText>the NFV Package</w:delText>
        </w:r>
        <w:r w:rsidDel="008B1952">
          <w:rPr>
            <w:noProof/>
            <w:webHidden/>
          </w:rPr>
          <w:tab/>
        </w:r>
        <w:r w:rsidR="00EA3C1C" w:rsidDel="008B1952">
          <w:rPr>
            <w:noProof/>
            <w:webHidden/>
          </w:rPr>
          <w:delText>12</w:delText>
        </w:r>
      </w:del>
    </w:p>
    <w:p w14:paraId="2E70A7F5" w14:textId="5EE393D0" w:rsidR="00E96759" w:rsidDel="008B1952" w:rsidRDefault="00E96759">
      <w:pPr>
        <w:pStyle w:val="TOC3"/>
        <w:tabs>
          <w:tab w:val="left" w:pos="1320"/>
          <w:tab w:val="right" w:leader="dot" w:pos="8630"/>
        </w:tabs>
        <w:rPr>
          <w:del w:id="200" w:author="Yaniv Kalsky" w:date="2016-11-18T14:01:00Z"/>
          <w:rFonts w:eastAsiaTheme="minorEastAsia" w:cstheme="minorBidi"/>
          <w:noProof/>
          <w:color w:val="auto"/>
        </w:rPr>
      </w:pPr>
      <w:del w:id="201" w:author="Yaniv Kalsky" w:date="2016-11-18T14:01:00Z">
        <w:r w:rsidRPr="008B1952" w:rsidDel="008B1952">
          <w:rPr>
            <w:noProof/>
            <w:rPrChange w:id="202" w:author="Yaniv Kalsky" w:date="2016-11-18T14:01:00Z">
              <w:rPr>
                <w:rStyle w:val="Hyperlink"/>
                <w:noProof/>
              </w:rPr>
            </w:rPrChange>
          </w:rPr>
          <w:delText>2.5.1</w:delText>
        </w:r>
        <w:r w:rsidDel="008B1952">
          <w:rPr>
            <w:rFonts w:eastAsiaTheme="minorEastAsia" w:cstheme="minorBidi"/>
            <w:noProof/>
            <w:color w:val="auto"/>
          </w:rPr>
          <w:tab/>
        </w:r>
        <w:r w:rsidRPr="008B1952" w:rsidDel="008B1952">
          <w:rPr>
            <w:noProof/>
            <w:rPrChange w:id="203" w:author="Yaniv Kalsky" w:date="2016-11-18T14:01:00Z">
              <w:rPr>
                <w:rStyle w:val="Hyperlink"/>
                <w:noProof/>
              </w:rPr>
            </w:rPrChange>
          </w:rPr>
          <w:delText>Installing the NFV Solution package on the CloudShell VM</w:delText>
        </w:r>
        <w:r w:rsidDel="008B1952">
          <w:rPr>
            <w:noProof/>
            <w:webHidden/>
          </w:rPr>
          <w:tab/>
        </w:r>
        <w:r w:rsidR="00EA3C1C" w:rsidDel="008B1952">
          <w:rPr>
            <w:noProof/>
            <w:webHidden/>
          </w:rPr>
          <w:delText>12</w:delText>
        </w:r>
      </w:del>
    </w:p>
    <w:p w14:paraId="32E82EE2" w14:textId="4509E0D6" w:rsidR="00E96759" w:rsidDel="008B1952" w:rsidRDefault="00E96759">
      <w:pPr>
        <w:pStyle w:val="TOC2"/>
        <w:tabs>
          <w:tab w:val="left" w:pos="880"/>
          <w:tab w:val="right" w:leader="dot" w:pos="8630"/>
        </w:tabs>
        <w:rPr>
          <w:del w:id="204" w:author="Yaniv Kalsky" w:date="2016-11-18T14:01:00Z"/>
          <w:rFonts w:eastAsiaTheme="minorEastAsia" w:cstheme="minorBidi"/>
          <w:b w:val="0"/>
          <w:noProof/>
          <w:color w:val="auto"/>
        </w:rPr>
      </w:pPr>
      <w:del w:id="205" w:author="Yaniv Kalsky" w:date="2016-11-18T14:01:00Z">
        <w:r w:rsidRPr="008B1952" w:rsidDel="008B1952">
          <w:rPr>
            <w:noProof/>
            <w:rPrChange w:id="206" w:author="Yaniv Kalsky" w:date="2016-11-18T14:01:00Z">
              <w:rPr>
                <w:rStyle w:val="Hyperlink"/>
                <w:noProof/>
              </w:rPr>
            </w:rPrChange>
          </w:rPr>
          <w:delText>2.6</w:delText>
        </w:r>
        <w:r w:rsidDel="008B1952">
          <w:rPr>
            <w:rFonts w:eastAsiaTheme="minorEastAsia" w:cstheme="minorBidi"/>
            <w:b w:val="0"/>
            <w:noProof/>
            <w:color w:val="auto"/>
          </w:rPr>
          <w:tab/>
        </w:r>
        <w:r w:rsidRPr="008B1952" w:rsidDel="008B1952">
          <w:rPr>
            <w:noProof/>
            <w:rPrChange w:id="207" w:author="Yaniv Kalsky" w:date="2016-11-18T14:01:00Z">
              <w:rPr>
                <w:rStyle w:val="Hyperlink"/>
                <w:noProof/>
              </w:rPr>
            </w:rPrChange>
          </w:rPr>
          <w:delText>Inputs</w:delText>
        </w:r>
        <w:r w:rsidDel="008B1952">
          <w:rPr>
            <w:noProof/>
            <w:webHidden/>
          </w:rPr>
          <w:tab/>
        </w:r>
        <w:r w:rsidR="00EA3C1C" w:rsidDel="008B1952">
          <w:rPr>
            <w:noProof/>
            <w:webHidden/>
          </w:rPr>
          <w:delText>13</w:delText>
        </w:r>
      </w:del>
    </w:p>
    <w:p w14:paraId="105B5584" w14:textId="5B7C74FA" w:rsidR="00E96759" w:rsidDel="008B1952" w:rsidRDefault="00E96759">
      <w:pPr>
        <w:pStyle w:val="TOC2"/>
        <w:tabs>
          <w:tab w:val="left" w:pos="880"/>
          <w:tab w:val="right" w:leader="dot" w:pos="8630"/>
        </w:tabs>
        <w:rPr>
          <w:del w:id="208" w:author="Yaniv Kalsky" w:date="2016-11-18T14:01:00Z"/>
          <w:rFonts w:eastAsiaTheme="minorEastAsia" w:cstheme="minorBidi"/>
          <w:b w:val="0"/>
          <w:noProof/>
          <w:color w:val="auto"/>
        </w:rPr>
      </w:pPr>
      <w:del w:id="209" w:author="Yaniv Kalsky" w:date="2016-11-18T14:01:00Z">
        <w:r w:rsidRPr="008B1952" w:rsidDel="008B1952">
          <w:rPr>
            <w:noProof/>
            <w:rPrChange w:id="210" w:author="Yaniv Kalsky" w:date="2016-11-18T14:01:00Z">
              <w:rPr>
                <w:rStyle w:val="Hyperlink"/>
                <w:noProof/>
              </w:rPr>
            </w:rPrChange>
          </w:rPr>
          <w:delText>2.7</w:delText>
        </w:r>
        <w:r w:rsidDel="008B1952">
          <w:rPr>
            <w:rFonts w:eastAsiaTheme="minorEastAsia" w:cstheme="minorBidi"/>
            <w:b w:val="0"/>
            <w:noProof/>
            <w:color w:val="auto"/>
          </w:rPr>
          <w:tab/>
        </w:r>
        <w:r w:rsidRPr="008B1952" w:rsidDel="008B1952">
          <w:rPr>
            <w:noProof/>
            <w:rPrChange w:id="211" w:author="Yaniv Kalsky" w:date="2016-11-18T14:01:00Z">
              <w:rPr>
                <w:rStyle w:val="Hyperlink"/>
                <w:noProof/>
              </w:rPr>
            </w:rPrChange>
          </w:rPr>
          <w:delText>Logs</w:delText>
        </w:r>
        <w:r w:rsidDel="008B1952">
          <w:rPr>
            <w:noProof/>
            <w:webHidden/>
          </w:rPr>
          <w:tab/>
        </w:r>
        <w:r w:rsidR="00EA3C1C" w:rsidDel="008B1952">
          <w:rPr>
            <w:noProof/>
            <w:webHidden/>
          </w:rPr>
          <w:delText>13</w:delText>
        </w:r>
      </w:del>
    </w:p>
    <w:p w14:paraId="1AEC7263" w14:textId="3BB94805" w:rsidR="00E96759" w:rsidDel="008B1952" w:rsidRDefault="00E96759">
      <w:pPr>
        <w:pStyle w:val="TOC2"/>
        <w:tabs>
          <w:tab w:val="left" w:pos="880"/>
          <w:tab w:val="right" w:leader="dot" w:pos="8630"/>
        </w:tabs>
        <w:rPr>
          <w:del w:id="212" w:author="Yaniv Kalsky" w:date="2016-11-18T14:01:00Z"/>
          <w:rFonts w:eastAsiaTheme="minorEastAsia" w:cstheme="minorBidi"/>
          <w:b w:val="0"/>
          <w:noProof/>
          <w:color w:val="auto"/>
        </w:rPr>
      </w:pPr>
      <w:del w:id="213" w:author="Yaniv Kalsky" w:date="2016-11-18T14:01:00Z">
        <w:r w:rsidRPr="008B1952" w:rsidDel="008B1952">
          <w:rPr>
            <w:noProof/>
            <w:rPrChange w:id="214" w:author="Yaniv Kalsky" w:date="2016-11-18T14:01:00Z">
              <w:rPr>
                <w:rStyle w:val="Hyperlink"/>
                <w:noProof/>
              </w:rPr>
            </w:rPrChange>
          </w:rPr>
          <w:delText>2.8</w:delText>
        </w:r>
        <w:r w:rsidDel="008B1952">
          <w:rPr>
            <w:rFonts w:eastAsiaTheme="minorEastAsia" w:cstheme="minorBidi"/>
            <w:b w:val="0"/>
            <w:noProof/>
            <w:color w:val="auto"/>
          </w:rPr>
          <w:tab/>
        </w:r>
        <w:r w:rsidRPr="008B1952" w:rsidDel="008B1952">
          <w:rPr>
            <w:noProof/>
            <w:rPrChange w:id="215" w:author="Yaniv Kalsky" w:date="2016-11-18T14:01:00Z">
              <w:rPr>
                <w:rStyle w:val="Hyperlink"/>
                <w:noProof/>
              </w:rPr>
            </w:rPrChange>
          </w:rPr>
          <w:delText>Executing in steps</w:delText>
        </w:r>
        <w:r w:rsidDel="008B1952">
          <w:rPr>
            <w:noProof/>
            <w:webHidden/>
          </w:rPr>
          <w:tab/>
        </w:r>
        <w:r w:rsidR="00EA3C1C" w:rsidDel="008B1952">
          <w:rPr>
            <w:noProof/>
            <w:webHidden/>
          </w:rPr>
          <w:delText>13</w:delText>
        </w:r>
      </w:del>
    </w:p>
    <w:p w14:paraId="7BECF3BD" w14:textId="788FD0F9" w:rsidR="00E96759" w:rsidDel="008B1952" w:rsidRDefault="00E96759">
      <w:pPr>
        <w:pStyle w:val="TOC1"/>
        <w:tabs>
          <w:tab w:val="left" w:pos="440"/>
          <w:tab w:val="right" w:leader="dot" w:pos="8630"/>
        </w:tabs>
        <w:rPr>
          <w:del w:id="216" w:author="Yaniv Kalsky" w:date="2016-11-18T14:01:00Z"/>
          <w:rFonts w:eastAsiaTheme="minorEastAsia" w:cstheme="minorBidi"/>
          <w:b w:val="0"/>
          <w:noProof/>
          <w:color w:val="auto"/>
          <w:sz w:val="22"/>
          <w:szCs w:val="22"/>
        </w:rPr>
      </w:pPr>
      <w:del w:id="217" w:author="Yaniv Kalsky" w:date="2016-11-18T14:01:00Z">
        <w:r w:rsidRPr="008B1952" w:rsidDel="008B1952">
          <w:rPr>
            <w:noProof/>
            <w:rPrChange w:id="218" w:author="Yaniv Kalsky" w:date="2016-11-18T14:01:00Z">
              <w:rPr>
                <w:rStyle w:val="Hyperlink"/>
                <w:noProof/>
              </w:rPr>
            </w:rPrChange>
          </w:rPr>
          <w:delText>3</w:delText>
        </w:r>
        <w:r w:rsidDel="008B1952">
          <w:rPr>
            <w:rFonts w:eastAsiaTheme="minorEastAsia" w:cstheme="minorBidi"/>
            <w:b w:val="0"/>
            <w:noProof/>
            <w:color w:val="auto"/>
            <w:sz w:val="22"/>
            <w:szCs w:val="22"/>
          </w:rPr>
          <w:tab/>
        </w:r>
        <w:r w:rsidRPr="008B1952" w:rsidDel="008B1952">
          <w:rPr>
            <w:noProof/>
            <w:rPrChange w:id="219" w:author="Yaniv Kalsky" w:date="2016-11-18T14:01:00Z">
              <w:rPr>
                <w:rStyle w:val="Hyperlink"/>
                <w:noProof/>
              </w:rPr>
            </w:rPrChange>
          </w:rPr>
          <w:delText>Compatibility</w:delText>
        </w:r>
        <w:r w:rsidDel="008B1952">
          <w:rPr>
            <w:noProof/>
            <w:webHidden/>
          </w:rPr>
          <w:tab/>
        </w:r>
        <w:r w:rsidR="00EA3C1C" w:rsidDel="008B1952">
          <w:rPr>
            <w:noProof/>
            <w:webHidden/>
          </w:rPr>
          <w:delText>17</w:delText>
        </w:r>
      </w:del>
    </w:p>
    <w:p w14:paraId="4C4F8734" w14:textId="4838D073" w:rsidR="00E96759" w:rsidDel="008B1952" w:rsidRDefault="00E96759">
      <w:pPr>
        <w:pStyle w:val="TOC2"/>
        <w:tabs>
          <w:tab w:val="left" w:pos="880"/>
          <w:tab w:val="right" w:leader="dot" w:pos="8630"/>
        </w:tabs>
        <w:rPr>
          <w:del w:id="220" w:author="Yaniv Kalsky" w:date="2016-11-18T14:01:00Z"/>
          <w:rFonts w:eastAsiaTheme="minorEastAsia" w:cstheme="minorBidi"/>
          <w:b w:val="0"/>
          <w:noProof/>
          <w:color w:val="auto"/>
        </w:rPr>
      </w:pPr>
      <w:del w:id="221" w:author="Yaniv Kalsky" w:date="2016-11-18T14:01:00Z">
        <w:r w:rsidRPr="008B1952" w:rsidDel="008B1952">
          <w:rPr>
            <w:noProof/>
            <w:rPrChange w:id="222" w:author="Yaniv Kalsky" w:date="2016-11-18T14:01:00Z">
              <w:rPr>
                <w:rStyle w:val="Hyperlink"/>
                <w:noProof/>
              </w:rPr>
            </w:rPrChange>
          </w:rPr>
          <w:delText>3.1</w:delText>
        </w:r>
        <w:r w:rsidDel="008B1952">
          <w:rPr>
            <w:rFonts w:eastAsiaTheme="minorEastAsia" w:cstheme="minorBidi"/>
            <w:b w:val="0"/>
            <w:noProof/>
            <w:color w:val="auto"/>
          </w:rPr>
          <w:tab/>
        </w:r>
        <w:r w:rsidRPr="008B1952" w:rsidDel="008B1952">
          <w:rPr>
            <w:noProof/>
            <w:rPrChange w:id="223" w:author="Yaniv Kalsky" w:date="2016-11-18T14:01:00Z">
              <w:rPr>
                <w:rStyle w:val="Hyperlink"/>
                <w:noProof/>
              </w:rPr>
            </w:rPrChange>
          </w:rPr>
          <w:delText>CloudShell compatibility</w:delText>
        </w:r>
        <w:r w:rsidDel="008B1952">
          <w:rPr>
            <w:noProof/>
            <w:webHidden/>
          </w:rPr>
          <w:tab/>
        </w:r>
        <w:r w:rsidR="00EA3C1C" w:rsidDel="008B1952">
          <w:rPr>
            <w:noProof/>
            <w:webHidden/>
          </w:rPr>
          <w:delText>17</w:delText>
        </w:r>
      </w:del>
    </w:p>
    <w:p w14:paraId="2202C550" w14:textId="3B40EC48" w:rsidR="00E96759" w:rsidDel="008B1952" w:rsidRDefault="00E96759">
      <w:pPr>
        <w:pStyle w:val="TOC1"/>
        <w:tabs>
          <w:tab w:val="left" w:pos="440"/>
          <w:tab w:val="right" w:leader="dot" w:pos="8630"/>
        </w:tabs>
        <w:rPr>
          <w:del w:id="224" w:author="Yaniv Kalsky" w:date="2016-11-18T14:01:00Z"/>
          <w:rFonts w:eastAsiaTheme="minorEastAsia" w:cstheme="minorBidi"/>
          <w:b w:val="0"/>
          <w:noProof/>
          <w:color w:val="auto"/>
          <w:sz w:val="22"/>
          <w:szCs w:val="22"/>
        </w:rPr>
      </w:pPr>
      <w:del w:id="225" w:author="Yaniv Kalsky" w:date="2016-11-18T14:01:00Z">
        <w:r w:rsidRPr="008B1952" w:rsidDel="008B1952">
          <w:rPr>
            <w:noProof/>
            <w:rPrChange w:id="226" w:author="Yaniv Kalsky" w:date="2016-11-18T14:01:00Z">
              <w:rPr>
                <w:rStyle w:val="Hyperlink"/>
                <w:noProof/>
              </w:rPr>
            </w:rPrChange>
          </w:rPr>
          <w:delText>4</w:delText>
        </w:r>
        <w:r w:rsidDel="008B1952">
          <w:rPr>
            <w:rFonts w:eastAsiaTheme="minorEastAsia" w:cstheme="minorBidi"/>
            <w:b w:val="0"/>
            <w:noProof/>
            <w:color w:val="auto"/>
            <w:sz w:val="22"/>
            <w:szCs w:val="22"/>
          </w:rPr>
          <w:tab/>
        </w:r>
        <w:r w:rsidRPr="008B1952" w:rsidDel="008B1952">
          <w:rPr>
            <w:noProof/>
            <w:rPrChange w:id="227" w:author="Yaniv Kalsky" w:date="2016-11-18T14:01:00Z">
              <w:rPr>
                <w:rStyle w:val="Hyperlink"/>
                <w:noProof/>
              </w:rPr>
            </w:rPrChange>
          </w:rPr>
          <w:delText>Technical Guide</w:delText>
        </w:r>
        <w:r w:rsidDel="008B1952">
          <w:rPr>
            <w:noProof/>
            <w:webHidden/>
          </w:rPr>
          <w:tab/>
        </w:r>
        <w:r w:rsidR="00EA3C1C" w:rsidDel="008B1952">
          <w:rPr>
            <w:noProof/>
            <w:webHidden/>
          </w:rPr>
          <w:delText>18</w:delText>
        </w:r>
      </w:del>
    </w:p>
    <w:p w14:paraId="5F58455C" w14:textId="2EF7E35D" w:rsidR="00E96759" w:rsidDel="008B1952" w:rsidRDefault="00E96759">
      <w:pPr>
        <w:pStyle w:val="TOC2"/>
        <w:tabs>
          <w:tab w:val="left" w:pos="880"/>
          <w:tab w:val="right" w:leader="dot" w:pos="8630"/>
        </w:tabs>
        <w:rPr>
          <w:del w:id="228" w:author="Yaniv Kalsky" w:date="2016-11-18T14:01:00Z"/>
          <w:rFonts w:eastAsiaTheme="minorEastAsia" w:cstheme="minorBidi"/>
          <w:b w:val="0"/>
          <w:noProof/>
          <w:color w:val="auto"/>
        </w:rPr>
      </w:pPr>
      <w:del w:id="229" w:author="Yaniv Kalsky" w:date="2016-11-18T14:01:00Z">
        <w:r w:rsidRPr="008B1952" w:rsidDel="008B1952">
          <w:rPr>
            <w:noProof/>
            <w:rPrChange w:id="230" w:author="Yaniv Kalsky" w:date="2016-11-18T14:01:00Z">
              <w:rPr>
                <w:rStyle w:val="Hyperlink"/>
                <w:noProof/>
              </w:rPr>
            </w:rPrChange>
          </w:rPr>
          <w:delText>4.1</w:delText>
        </w:r>
        <w:r w:rsidDel="008B1952">
          <w:rPr>
            <w:rFonts w:eastAsiaTheme="minorEastAsia" w:cstheme="minorBidi"/>
            <w:b w:val="0"/>
            <w:noProof/>
            <w:color w:val="auto"/>
          </w:rPr>
          <w:tab/>
        </w:r>
        <w:r w:rsidRPr="008B1952" w:rsidDel="008B1952">
          <w:rPr>
            <w:noProof/>
            <w:rPrChange w:id="231" w:author="Yaniv Kalsky" w:date="2016-11-18T14:01:00Z">
              <w:rPr>
                <w:rStyle w:val="Hyperlink"/>
                <w:noProof/>
              </w:rPr>
            </w:rPrChange>
          </w:rPr>
          <w:delText>OnRack Discovery Workflow</w:delText>
        </w:r>
        <w:r w:rsidDel="008B1952">
          <w:rPr>
            <w:noProof/>
            <w:webHidden/>
          </w:rPr>
          <w:tab/>
        </w:r>
        <w:r w:rsidR="00EA3C1C" w:rsidDel="008B1952">
          <w:rPr>
            <w:noProof/>
            <w:webHidden/>
          </w:rPr>
          <w:delText>18</w:delText>
        </w:r>
      </w:del>
    </w:p>
    <w:p w14:paraId="5869B635" w14:textId="606876EE" w:rsidR="00E96759" w:rsidDel="008B1952" w:rsidRDefault="00E96759">
      <w:pPr>
        <w:pStyle w:val="TOC2"/>
        <w:tabs>
          <w:tab w:val="left" w:pos="880"/>
          <w:tab w:val="right" w:leader="dot" w:pos="8630"/>
        </w:tabs>
        <w:rPr>
          <w:del w:id="232" w:author="Yaniv Kalsky" w:date="2016-11-18T14:01:00Z"/>
          <w:rFonts w:eastAsiaTheme="minorEastAsia" w:cstheme="minorBidi"/>
          <w:b w:val="0"/>
          <w:noProof/>
          <w:color w:val="auto"/>
        </w:rPr>
      </w:pPr>
      <w:del w:id="233" w:author="Yaniv Kalsky" w:date="2016-11-18T14:01:00Z">
        <w:r w:rsidRPr="008B1952" w:rsidDel="008B1952">
          <w:rPr>
            <w:noProof/>
            <w:rPrChange w:id="234" w:author="Yaniv Kalsky" w:date="2016-11-18T14:01:00Z">
              <w:rPr>
                <w:rStyle w:val="Hyperlink"/>
                <w:noProof/>
              </w:rPr>
            </w:rPrChange>
          </w:rPr>
          <w:delText>4.2</w:delText>
        </w:r>
        <w:r w:rsidDel="008B1952">
          <w:rPr>
            <w:rFonts w:eastAsiaTheme="minorEastAsia" w:cstheme="minorBidi"/>
            <w:b w:val="0"/>
            <w:noProof/>
            <w:color w:val="auto"/>
          </w:rPr>
          <w:tab/>
        </w:r>
        <w:r w:rsidRPr="008B1952" w:rsidDel="008B1952">
          <w:rPr>
            <w:noProof/>
            <w:rPrChange w:id="235" w:author="Yaniv Kalsky" w:date="2016-11-18T14:01:00Z">
              <w:rPr>
                <w:rStyle w:val="Hyperlink"/>
                <w:noProof/>
              </w:rPr>
            </w:rPrChange>
          </w:rPr>
          <w:delText>Main Workflow</w:delText>
        </w:r>
        <w:r w:rsidDel="008B1952">
          <w:rPr>
            <w:noProof/>
            <w:webHidden/>
          </w:rPr>
          <w:tab/>
        </w:r>
        <w:r w:rsidR="00EA3C1C" w:rsidDel="008B1952">
          <w:rPr>
            <w:noProof/>
            <w:webHidden/>
          </w:rPr>
          <w:delText>18</w:delText>
        </w:r>
      </w:del>
    </w:p>
    <w:p w14:paraId="6A7FFCA6" w14:textId="27AFB3F6" w:rsidR="00E96759" w:rsidDel="008B1952" w:rsidRDefault="00E96759">
      <w:pPr>
        <w:pStyle w:val="TOC2"/>
        <w:tabs>
          <w:tab w:val="left" w:pos="880"/>
          <w:tab w:val="right" w:leader="dot" w:pos="8630"/>
        </w:tabs>
        <w:rPr>
          <w:del w:id="236" w:author="Yaniv Kalsky" w:date="2016-11-18T14:01:00Z"/>
          <w:rFonts w:eastAsiaTheme="minorEastAsia" w:cstheme="minorBidi"/>
          <w:b w:val="0"/>
          <w:noProof/>
          <w:color w:val="auto"/>
        </w:rPr>
      </w:pPr>
      <w:del w:id="237" w:author="Yaniv Kalsky" w:date="2016-11-18T14:01:00Z">
        <w:r w:rsidRPr="008B1952" w:rsidDel="008B1952">
          <w:rPr>
            <w:noProof/>
            <w:rPrChange w:id="238" w:author="Yaniv Kalsky" w:date="2016-11-18T14:01:00Z">
              <w:rPr>
                <w:rStyle w:val="Hyperlink"/>
                <w:noProof/>
              </w:rPr>
            </w:rPrChange>
          </w:rPr>
          <w:delText>4.3</w:delText>
        </w:r>
        <w:r w:rsidDel="008B1952">
          <w:rPr>
            <w:rFonts w:eastAsiaTheme="minorEastAsia" w:cstheme="minorBidi"/>
            <w:b w:val="0"/>
            <w:noProof/>
            <w:color w:val="auto"/>
          </w:rPr>
          <w:tab/>
        </w:r>
        <w:r w:rsidRPr="008B1952" w:rsidDel="008B1952">
          <w:rPr>
            <w:noProof/>
            <w:rPrChange w:id="239" w:author="Yaniv Kalsky" w:date="2016-11-18T14:01:00Z">
              <w:rPr>
                <w:rStyle w:val="Hyperlink"/>
                <w:noProof/>
              </w:rPr>
            </w:rPrChange>
          </w:rPr>
          <w:delText>Shells &amp; Functions</w:delText>
        </w:r>
        <w:r w:rsidDel="008B1952">
          <w:rPr>
            <w:noProof/>
            <w:webHidden/>
          </w:rPr>
          <w:tab/>
        </w:r>
        <w:r w:rsidR="00EA3C1C" w:rsidDel="008B1952">
          <w:rPr>
            <w:noProof/>
            <w:webHidden/>
          </w:rPr>
          <w:delText>18</w:delText>
        </w:r>
      </w:del>
    </w:p>
    <w:p w14:paraId="4B0C4DA3" w14:textId="1B2E20BA" w:rsidR="00E96759" w:rsidDel="008B1952" w:rsidRDefault="00E96759">
      <w:pPr>
        <w:pStyle w:val="TOC2"/>
        <w:tabs>
          <w:tab w:val="left" w:pos="880"/>
          <w:tab w:val="right" w:leader="dot" w:pos="8630"/>
        </w:tabs>
        <w:rPr>
          <w:del w:id="240" w:author="Yaniv Kalsky" w:date="2016-11-18T14:01:00Z"/>
          <w:rFonts w:eastAsiaTheme="minorEastAsia" w:cstheme="minorBidi"/>
          <w:b w:val="0"/>
          <w:noProof/>
          <w:color w:val="auto"/>
        </w:rPr>
      </w:pPr>
      <w:del w:id="241" w:author="Yaniv Kalsky" w:date="2016-11-18T14:01:00Z">
        <w:r w:rsidRPr="008B1952" w:rsidDel="008B1952">
          <w:rPr>
            <w:noProof/>
            <w:rPrChange w:id="242" w:author="Yaniv Kalsky" w:date="2016-11-18T14:01:00Z">
              <w:rPr>
                <w:rStyle w:val="Hyperlink"/>
                <w:noProof/>
              </w:rPr>
            </w:rPrChange>
          </w:rPr>
          <w:delText>4.4</w:delText>
        </w:r>
        <w:r w:rsidDel="008B1952">
          <w:rPr>
            <w:rFonts w:eastAsiaTheme="minorEastAsia" w:cstheme="minorBidi"/>
            <w:b w:val="0"/>
            <w:noProof/>
            <w:color w:val="auto"/>
          </w:rPr>
          <w:tab/>
        </w:r>
        <w:r w:rsidRPr="008B1952" w:rsidDel="008B1952">
          <w:rPr>
            <w:noProof/>
            <w:rPrChange w:id="243" w:author="Yaniv Kalsky" w:date="2016-11-18T14:01:00Z">
              <w:rPr>
                <w:rStyle w:val="Hyperlink"/>
                <w:noProof/>
              </w:rPr>
            </w:rPrChange>
          </w:rPr>
          <w:delText>vCenter Configuration</w:delText>
        </w:r>
        <w:r w:rsidDel="008B1952">
          <w:rPr>
            <w:noProof/>
            <w:webHidden/>
          </w:rPr>
          <w:tab/>
        </w:r>
        <w:r w:rsidR="00EA3C1C" w:rsidDel="008B1952">
          <w:rPr>
            <w:noProof/>
            <w:webHidden/>
          </w:rPr>
          <w:delText>21</w:delText>
        </w:r>
      </w:del>
    </w:p>
    <w:p w14:paraId="320B3E2F" w14:textId="68BD75BC" w:rsidR="00E96759" w:rsidDel="008B1952" w:rsidRDefault="00E96759">
      <w:pPr>
        <w:pStyle w:val="TOC3"/>
        <w:tabs>
          <w:tab w:val="left" w:pos="1320"/>
          <w:tab w:val="right" w:leader="dot" w:pos="8630"/>
        </w:tabs>
        <w:rPr>
          <w:del w:id="244" w:author="Yaniv Kalsky" w:date="2016-11-18T14:01:00Z"/>
          <w:rFonts w:eastAsiaTheme="minorEastAsia" w:cstheme="minorBidi"/>
          <w:noProof/>
          <w:color w:val="auto"/>
        </w:rPr>
      </w:pPr>
      <w:del w:id="245" w:author="Yaniv Kalsky" w:date="2016-11-18T14:01:00Z">
        <w:r w:rsidRPr="008B1952" w:rsidDel="008B1952">
          <w:rPr>
            <w:noProof/>
            <w:rPrChange w:id="246" w:author="Yaniv Kalsky" w:date="2016-11-18T14:01:00Z">
              <w:rPr>
                <w:rStyle w:val="Hyperlink"/>
                <w:noProof/>
              </w:rPr>
            </w:rPrChange>
          </w:rPr>
          <w:delText>4.4.1</w:delText>
        </w:r>
        <w:r w:rsidDel="008B1952">
          <w:rPr>
            <w:rFonts w:eastAsiaTheme="minorEastAsia" w:cstheme="minorBidi"/>
            <w:noProof/>
            <w:color w:val="auto"/>
          </w:rPr>
          <w:tab/>
        </w:r>
        <w:r w:rsidRPr="008B1952" w:rsidDel="008B1952">
          <w:rPr>
            <w:noProof/>
            <w:rPrChange w:id="247" w:author="Yaniv Kalsky" w:date="2016-11-18T14:01:00Z">
              <w:rPr>
                <w:rStyle w:val="Hyperlink"/>
                <w:noProof/>
              </w:rPr>
            </w:rPrChange>
          </w:rPr>
          <w:delText>vCenter Configuration breakdown</w:delText>
        </w:r>
        <w:r w:rsidDel="008B1952">
          <w:rPr>
            <w:noProof/>
            <w:webHidden/>
          </w:rPr>
          <w:tab/>
        </w:r>
        <w:r w:rsidR="00EA3C1C" w:rsidDel="008B1952">
          <w:rPr>
            <w:noProof/>
            <w:webHidden/>
          </w:rPr>
          <w:delText>21</w:delText>
        </w:r>
      </w:del>
    </w:p>
    <w:p w14:paraId="745D4DFD" w14:textId="6F2FE450" w:rsidR="00E96759" w:rsidDel="008B1952" w:rsidRDefault="00E96759">
      <w:pPr>
        <w:pStyle w:val="TOC2"/>
        <w:tabs>
          <w:tab w:val="left" w:pos="880"/>
          <w:tab w:val="right" w:leader="dot" w:pos="8630"/>
        </w:tabs>
        <w:rPr>
          <w:del w:id="248" w:author="Yaniv Kalsky" w:date="2016-11-18T14:01:00Z"/>
          <w:rFonts w:eastAsiaTheme="minorEastAsia" w:cstheme="minorBidi"/>
          <w:b w:val="0"/>
          <w:noProof/>
          <w:color w:val="auto"/>
        </w:rPr>
      </w:pPr>
      <w:del w:id="249" w:author="Yaniv Kalsky" w:date="2016-11-18T14:01:00Z">
        <w:r w:rsidRPr="008B1952" w:rsidDel="008B1952">
          <w:rPr>
            <w:noProof/>
            <w:rPrChange w:id="250" w:author="Yaniv Kalsky" w:date="2016-11-18T14:01:00Z">
              <w:rPr>
                <w:rStyle w:val="Hyperlink"/>
                <w:noProof/>
              </w:rPr>
            </w:rPrChange>
          </w:rPr>
          <w:delText>4.5</w:delText>
        </w:r>
        <w:r w:rsidDel="008B1952">
          <w:rPr>
            <w:rFonts w:eastAsiaTheme="minorEastAsia" w:cstheme="minorBidi"/>
            <w:b w:val="0"/>
            <w:noProof/>
            <w:color w:val="auto"/>
          </w:rPr>
          <w:tab/>
        </w:r>
        <w:r w:rsidRPr="008B1952" w:rsidDel="008B1952">
          <w:rPr>
            <w:noProof/>
            <w:rPrChange w:id="251" w:author="Yaniv Kalsky" w:date="2016-11-18T14:01:00Z">
              <w:rPr>
                <w:rStyle w:val="Hyperlink"/>
                <w:noProof/>
              </w:rPr>
            </w:rPrChange>
          </w:rPr>
          <w:delText>Versa configuration &amp; workflow</w:delText>
        </w:r>
        <w:r w:rsidDel="008B1952">
          <w:rPr>
            <w:noProof/>
            <w:webHidden/>
          </w:rPr>
          <w:tab/>
        </w:r>
        <w:r w:rsidR="00EA3C1C" w:rsidDel="008B1952">
          <w:rPr>
            <w:noProof/>
            <w:webHidden/>
          </w:rPr>
          <w:delText>21</w:delText>
        </w:r>
      </w:del>
    </w:p>
    <w:p w14:paraId="3A85D69A" w14:textId="23072253" w:rsidR="00E96759" w:rsidDel="008B1952" w:rsidRDefault="00E96759">
      <w:pPr>
        <w:pStyle w:val="TOC3"/>
        <w:tabs>
          <w:tab w:val="left" w:pos="1320"/>
          <w:tab w:val="right" w:leader="dot" w:pos="8630"/>
        </w:tabs>
        <w:rPr>
          <w:del w:id="252" w:author="Yaniv Kalsky" w:date="2016-11-18T14:01:00Z"/>
          <w:rFonts w:eastAsiaTheme="minorEastAsia" w:cstheme="minorBidi"/>
          <w:noProof/>
          <w:color w:val="auto"/>
        </w:rPr>
      </w:pPr>
      <w:del w:id="253" w:author="Yaniv Kalsky" w:date="2016-11-18T14:01:00Z">
        <w:r w:rsidRPr="008B1952" w:rsidDel="008B1952">
          <w:rPr>
            <w:noProof/>
            <w:rPrChange w:id="254" w:author="Yaniv Kalsky" w:date="2016-11-18T14:01:00Z">
              <w:rPr>
                <w:rStyle w:val="Hyperlink"/>
                <w:noProof/>
              </w:rPr>
            </w:rPrChange>
          </w:rPr>
          <w:delText>4.5.1</w:delText>
        </w:r>
        <w:r w:rsidDel="008B1952">
          <w:rPr>
            <w:rFonts w:eastAsiaTheme="minorEastAsia" w:cstheme="minorBidi"/>
            <w:noProof/>
            <w:color w:val="auto"/>
          </w:rPr>
          <w:tab/>
        </w:r>
        <w:r w:rsidRPr="008B1952" w:rsidDel="008B1952">
          <w:rPr>
            <w:noProof/>
            <w:rPrChange w:id="255" w:author="Yaniv Kalsky" w:date="2016-11-18T14:01:00Z">
              <w:rPr>
                <w:rStyle w:val="Hyperlink"/>
                <w:noProof/>
              </w:rPr>
            </w:rPrChange>
          </w:rPr>
          <w:delText>Versa Configuration breakdown</w:delText>
        </w:r>
        <w:r w:rsidDel="008B1952">
          <w:rPr>
            <w:noProof/>
            <w:webHidden/>
          </w:rPr>
          <w:tab/>
        </w:r>
        <w:r w:rsidR="00EA3C1C" w:rsidDel="008B1952">
          <w:rPr>
            <w:noProof/>
            <w:webHidden/>
          </w:rPr>
          <w:delText>23</w:delText>
        </w:r>
      </w:del>
    </w:p>
    <w:p w14:paraId="3B8696CE" w14:textId="6309EA19" w:rsidR="00E96759" w:rsidDel="008B1952" w:rsidRDefault="00E96759">
      <w:pPr>
        <w:pStyle w:val="TOC2"/>
        <w:tabs>
          <w:tab w:val="left" w:pos="880"/>
          <w:tab w:val="right" w:leader="dot" w:pos="8630"/>
        </w:tabs>
        <w:rPr>
          <w:del w:id="256" w:author="Yaniv Kalsky" w:date="2016-11-18T14:01:00Z"/>
          <w:rFonts w:eastAsiaTheme="minorEastAsia" w:cstheme="minorBidi"/>
          <w:b w:val="0"/>
          <w:noProof/>
          <w:color w:val="auto"/>
        </w:rPr>
      </w:pPr>
      <w:del w:id="257" w:author="Yaniv Kalsky" w:date="2016-11-18T14:01:00Z">
        <w:r w:rsidRPr="008B1952" w:rsidDel="008B1952">
          <w:rPr>
            <w:noProof/>
            <w:rPrChange w:id="258" w:author="Yaniv Kalsky" w:date="2016-11-18T14:01:00Z">
              <w:rPr>
                <w:rStyle w:val="Hyperlink"/>
                <w:noProof/>
              </w:rPr>
            </w:rPrChange>
          </w:rPr>
          <w:delText>4.6</w:delText>
        </w:r>
        <w:r w:rsidDel="008B1952">
          <w:rPr>
            <w:rFonts w:eastAsiaTheme="minorEastAsia" w:cstheme="minorBidi"/>
            <w:b w:val="0"/>
            <w:noProof/>
            <w:color w:val="auto"/>
          </w:rPr>
          <w:tab/>
        </w:r>
        <w:r w:rsidRPr="008B1952" w:rsidDel="008B1952">
          <w:rPr>
            <w:noProof/>
            <w:rPrChange w:id="259" w:author="Yaniv Kalsky" w:date="2016-11-18T14:01:00Z">
              <w:rPr>
                <w:rStyle w:val="Hyperlink"/>
                <w:noProof/>
              </w:rPr>
            </w:rPrChange>
          </w:rPr>
          <w:delText>Nagios</w:delText>
        </w:r>
        <w:r w:rsidDel="008B1952">
          <w:rPr>
            <w:noProof/>
            <w:webHidden/>
          </w:rPr>
          <w:tab/>
        </w:r>
        <w:r w:rsidR="00EA3C1C" w:rsidDel="008B1952">
          <w:rPr>
            <w:noProof/>
            <w:webHidden/>
          </w:rPr>
          <w:delText>24</w:delText>
        </w:r>
      </w:del>
    </w:p>
    <w:p w14:paraId="355433E7" w14:textId="41EDC986" w:rsidR="00E96759" w:rsidDel="008B1952" w:rsidRDefault="00E96759">
      <w:pPr>
        <w:pStyle w:val="TOC3"/>
        <w:tabs>
          <w:tab w:val="left" w:pos="1320"/>
          <w:tab w:val="right" w:leader="dot" w:pos="8630"/>
        </w:tabs>
        <w:rPr>
          <w:del w:id="260" w:author="Yaniv Kalsky" w:date="2016-11-18T14:01:00Z"/>
          <w:rFonts w:eastAsiaTheme="minorEastAsia" w:cstheme="minorBidi"/>
          <w:noProof/>
          <w:color w:val="auto"/>
        </w:rPr>
      </w:pPr>
      <w:del w:id="261" w:author="Yaniv Kalsky" w:date="2016-11-18T14:01:00Z">
        <w:r w:rsidRPr="008B1952" w:rsidDel="008B1952">
          <w:rPr>
            <w:noProof/>
            <w:rPrChange w:id="262" w:author="Yaniv Kalsky" w:date="2016-11-18T14:01:00Z">
              <w:rPr>
                <w:rStyle w:val="Hyperlink"/>
                <w:noProof/>
              </w:rPr>
            </w:rPrChange>
          </w:rPr>
          <w:delText>4.6.1</w:delText>
        </w:r>
        <w:r w:rsidDel="008B1952">
          <w:rPr>
            <w:rFonts w:eastAsiaTheme="minorEastAsia" w:cstheme="minorBidi"/>
            <w:noProof/>
            <w:color w:val="auto"/>
          </w:rPr>
          <w:tab/>
        </w:r>
        <w:r w:rsidRPr="008B1952" w:rsidDel="008B1952">
          <w:rPr>
            <w:noProof/>
            <w:rPrChange w:id="263" w:author="Yaniv Kalsky" w:date="2016-11-18T14:01:00Z">
              <w:rPr>
                <w:rStyle w:val="Hyperlink"/>
                <w:noProof/>
              </w:rPr>
            </w:rPrChange>
          </w:rPr>
          <w:delText>Nagios relationship with CloudShell</w:delText>
        </w:r>
        <w:r w:rsidDel="008B1952">
          <w:rPr>
            <w:noProof/>
            <w:webHidden/>
          </w:rPr>
          <w:tab/>
        </w:r>
        <w:r w:rsidR="00EA3C1C" w:rsidDel="008B1952">
          <w:rPr>
            <w:noProof/>
            <w:webHidden/>
          </w:rPr>
          <w:delText>24</w:delText>
        </w:r>
      </w:del>
    </w:p>
    <w:p w14:paraId="7A58014D" w14:textId="358C989F" w:rsidR="00E96759" w:rsidDel="008B1952" w:rsidRDefault="00E96759">
      <w:pPr>
        <w:pStyle w:val="TOC3"/>
        <w:tabs>
          <w:tab w:val="left" w:pos="1320"/>
          <w:tab w:val="right" w:leader="dot" w:pos="8630"/>
        </w:tabs>
        <w:rPr>
          <w:del w:id="264" w:author="Yaniv Kalsky" w:date="2016-11-18T14:01:00Z"/>
          <w:rFonts w:eastAsiaTheme="minorEastAsia" w:cstheme="minorBidi"/>
          <w:noProof/>
          <w:color w:val="auto"/>
        </w:rPr>
      </w:pPr>
      <w:del w:id="265" w:author="Yaniv Kalsky" w:date="2016-11-18T14:01:00Z">
        <w:r w:rsidRPr="008B1952" w:rsidDel="008B1952">
          <w:rPr>
            <w:noProof/>
            <w:rPrChange w:id="266" w:author="Yaniv Kalsky" w:date="2016-11-18T14:01:00Z">
              <w:rPr>
                <w:rStyle w:val="Hyperlink"/>
                <w:noProof/>
              </w:rPr>
            </w:rPrChange>
          </w:rPr>
          <w:delText>4.6.2</w:delText>
        </w:r>
        <w:r w:rsidDel="008B1952">
          <w:rPr>
            <w:rFonts w:eastAsiaTheme="minorEastAsia" w:cstheme="minorBidi"/>
            <w:noProof/>
            <w:color w:val="auto"/>
          </w:rPr>
          <w:tab/>
        </w:r>
        <w:r w:rsidRPr="008B1952" w:rsidDel="008B1952">
          <w:rPr>
            <w:noProof/>
            <w:rPrChange w:id="267" w:author="Yaniv Kalsky" w:date="2016-11-18T14:01:00Z">
              <w:rPr>
                <w:rStyle w:val="Hyperlink"/>
                <w:noProof/>
              </w:rPr>
            </w:rPrChange>
          </w:rPr>
          <w:delText>Quick overview on Nagios component &amp; how-to</w:delText>
        </w:r>
        <w:r w:rsidDel="008B1952">
          <w:rPr>
            <w:noProof/>
            <w:webHidden/>
          </w:rPr>
          <w:tab/>
        </w:r>
        <w:r w:rsidR="00EA3C1C" w:rsidDel="008B1952">
          <w:rPr>
            <w:noProof/>
            <w:webHidden/>
          </w:rPr>
          <w:delText>25</w:delText>
        </w:r>
      </w:del>
    </w:p>
    <w:p w14:paraId="1D36E5C1" w14:textId="4A78989F" w:rsidR="00E96759" w:rsidDel="008B1952" w:rsidRDefault="00E96759">
      <w:pPr>
        <w:pStyle w:val="TOC2"/>
        <w:tabs>
          <w:tab w:val="left" w:pos="880"/>
          <w:tab w:val="right" w:leader="dot" w:pos="8630"/>
        </w:tabs>
        <w:rPr>
          <w:del w:id="268" w:author="Yaniv Kalsky" w:date="2016-11-18T14:01:00Z"/>
          <w:rFonts w:eastAsiaTheme="minorEastAsia" w:cstheme="minorBidi"/>
          <w:b w:val="0"/>
          <w:noProof/>
          <w:color w:val="auto"/>
        </w:rPr>
      </w:pPr>
      <w:del w:id="269" w:author="Yaniv Kalsky" w:date="2016-11-18T14:01:00Z">
        <w:r w:rsidRPr="008B1952" w:rsidDel="008B1952">
          <w:rPr>
            <w:noProof/>
            <w:rPrChange w:id="270" w:author="Yaniv Kalsky" w:date="2016-11-18T14:01:00Z">
              <w:rPr>
                <w:rStyle w:val="Hyperlink"/>
                <w:noProof/>
              </w:rPr>
            </w:rPrChange>
          </w:rPr>
          <w:delText>4.7</w:delText>
        </w:r>
        <w:r w:rsidDel="008B1952">
          <w:rPr>
            <w:rFonts w:eastAsiaTheme="minorEastAsia" w:cstheme="minorBidi"/>
            <w:b w:val="0"/>
            <w:noProof/>
            <w:color w:val="auto"/>
          </w:rPr>
          <w:tab/>
        </w:r>
        <w:r w:rsidRPr="008B1952" w:rsidDel="008B1952">
          <w:rPr>
            <w:noProof/>
            <w:rPrChange w:id="271" w:author="Yaniv Kalsky" w:date="2016-11-18T14:01:00Z">
              <w:rPr>
                <w:rStyle w:val="Hyperlink"/>
                <w:noProof/>
              </w:rPr>
            </w:rPrChange>
          </w:rPr>
          <w:delText>vROPS</w:delText>
        </w:r>
        <w:r w:rsidDel="008B1952">
          <w:rPr>
            <w:noProof/>
            <w:webHidden/>
          </w:rPr>
          <w:tab/>
        </w:r>
        <w:r w:rsidR="00EA3C1C" w:rsidDel="008B1952">
          <w:rPr>
            <w:noProof/>
            <w:webHidden/>
          </w:rPr>
          <w:delText>25</w:delText>
        </w:r>
      </w:del>
    </w:p>
    <w:p w14:paraId="5E18DD7A" w14:textId="5D7A0D4D" w:rsidR="00E96759" w:rsidDel="008B1952" w:rsidRDefault="00E96759">
      <w:pPr>
        <w:pStyle w:val="TOC2"/>
        <w:tabs>
          <w:tab w:val="left" w:pos="880"/>
          <w:tab w:val="right" w:leader="dot" w:pos="8630"/>
        </w:tabs>
        <w:rPr>
          <w:del w:id="272" w:author="Yaniv Kalsky" w:date="2016-11-18T14:01:00Z"/>
          <w:rFonts w:eastAsiaTheme="minorEastAsia" w:cstheme="minorBidi"/>
          <w:b w:val="0"/>
          <w:noProof/>
          <w:color w:val="auto"/>
        </w:rPr>
      </w:pPr>
      <w:del w:id="273" w:author="Yaniv Kalsky" w:date="2016-11-18T14:01:00Z">
        <w:r w:rsidRPr="008B1952" w:rsidDel="008B1952">
          <w:rPr>
            <w:noProof/>
            <w:rPrChange w:id="274" w:author="Yaniv Kalsky" w:date="2016-11-18T14:01:00Z">
              <w:rPr>
                <w:rStyle w:val="Hyperlink"/>
                <w:noProof/>
              </w:rPr>
            </w:rPrChange>
          </w:rPr>
          <w:delText>4.8</w:delText>
        </w:r>
        <w:r w:rsidDel="008B1952">
          <w:rPr>
            <w:rFonts w:eastAsiaTheme="minorEastAsia" w:cstheme="minorBidi"/>
            <w:b w:val="0"/>
            <w:noProof/>
            <w:color w:val="auto"/>
          </w:rPr>
          <w:tab/>
        </w:r>
        <w:r w:rsidRPr="008B1952" w:rsidDel="008B1952">
          <w:rPr>
            <w:noProof/>
            <w:rPrChange w:id="275" w:author="Yaniv Kalsky" w:date="2016-11-18T14:01:00Z">
              <w:rPr>
                <w:rStyle w:val="Hyperlink"/>
                <w:noProof/>
              </w:rPr>
            </w:rPrChange>
          </w:rPr>
          <w:delText>vLog Insight</w:delText>
        </w:r>
        <w:r w:rsidDel="008B1952">
          <w:rPr>
            <w:noProof/>
            <w:webHidden/>
          </w:rPr>
          <w:tab/>
        </w:r>
        <w:r w:rsidR="00EA3C1C" w:rsidDel="008B1952">
          <w:rPr>
            <w:noProof/>
            <w:webHidden/>
          </w:rPr>
          <w:delText>26</w:delText>
        </w:r>
      </w:del>
    </w:p>
    <w:p w14:paraId="7AF56C48" w14:textId="08AC4F70" w:rsidR="00E96759" w:rsidDel="008B1952" w:rsidRDefault="00E96759">
      <w:pPr>
        <w:pStyle w:val="TOC2"/>
        <w:tabs>
          <w:tab w:val="left" w:pos="880"/>
          <w:tab w:val="right" w:leader="dot" w:pos="8630"/>
        </w:tabs>
        <w:rPr>
          <w:del w:id="276" w:author="Yaniv Kalsky" w:date="2016-11-18T14:01:00Z"/>
          <w:rFonts w:eastAsiaTheme="minorEastAsia" w:cstheme="minorBidi"/>
          <w:b w:val="0"/>
          <w:noProof/>
          <w:color w:val="auto"/>
        </w:rPr>
      </w:pPr>
      <w:del w:id="277" w:author="Yaniv Kalsky" w:date="2016-11-18T14:01:00Z">
        <w:r w:rsidRPr="008B1952" w:rsidDel="008B1952">
          <w:rPr>
            <w:noProof/>
            <w:rPrChange w:id="278" w:author="Yaniv Kalsky" w:date="2016-11-18T14:01:00Z">
              <w:rPr>
                <w:rStyle w:val="Hyperlink"/>
                <w:noProof/>
              </w:rPr>
            </w:rPrChange>
          </w:rPr>
          <w:delText>4.9</w:delText>
        </w:r>
        <w:r w:rsidDel="008B1952">
          <w:rPr>
            <w:rFonts w:eastAsiaTheme="minorEastAsia" w:cstheme="minorBidi"/>
            <w:b w:val="0"/>
            <w:noProof/>
            <w:color w:val="auto"/>
          </w:rPr>
          <w:tab/>
        </w:r>
        <w:r w:rsidRPr="008B1952" w:rsidDel="008B1952">
          <w:rPr>
            <w:noProof/>
            <w:rPrChange w:id="279" w:author="Yaniv Kalsky" w:date="2016-11-18T14:01:00Z">
              <w:rPr>
                <w:rStyle w:val="Hyperlink"/>
                <w:noProof/>
              </w:rPr>
            </w:rPrChange>
          </w:rPr>
          <w:delText>NSX</w:delText>
        </w:r>
        <w:r w:rsidDel="008B1952">
          <w:rPr>
            <w:noProof/>
            <w:webHidden/>
          </w:rPr>
          <w:tab/>
        </w:r>
        <w:r w:rsidR="00EA3C1C" w:rsidDel="008B1952">
          <w:rPr>
            <w:noProof/>
            <w:webHidden/>
          </w:rPr>
          <w:delText>26</w:delText>
        </w:r>
      </w:del>
    </w:p>
    <w:p w14:paraId="3447F3A1" w14:textId="42B402EB" w:rsidR="00E96759" w:rsidDel="008B1952" w:rsidRDefault="00E96759">
      <w:pPr>
        <w:pStyle w:val="TOC1"/>
        <w:tabs>
          <w:tab w:val="left" w:pos="440"/>
          <w:tab w:val="right" w:leader="dot" w:pos="8630"/>
        </w:tabs>
        <w:rPr>
          <w:del w:id="280" w:author="Yaniv Kalsky" w:date="2016-11-18T14:01:00Z"/>
          <w:rFonts w:eastAsiaTheme="minorEastAsia" w:cstheme="minorBidi"/>
          <w:b w:val="0"/>
          <w:noProof/>
          <w:color w:val="auto"/>
          <w:sz w:val="22"/>
          <w:szCs w:val="22"/>
        </w:rPr>
      </w:pPr>
      <w:del w:id="281" w:author="Yaniv Kalsky" w:date="2016-11-18T14:01:00Z">
        <w:r w:rsidRPr="008B1952" w:rsidDel="008B1952">
          <w:rPr>
            <w:noProof/>
            <w:rPrChange w:id="282" w:author="Yaniv Kalsky" w:date="2016-11-18T14:01:00Z">
              <w:rPr>
                <w:rStyle w:val="Hyperlink"/>
                <w:noProof/>
              </w:rPr>
            </w:rPrChange>
          </w:rPr>
          <w:delText>5</w:delText>
        </w:r>
        <w:r w:rsidDel="008B1952">
          <w:rPr>
            <w:rFonts w:eastAsiaTheme="minorEastAsia" w:cstheme="minorBidi"/>
            <w:b w:val="0"/>
            <w:noProof/>
            <w:color w:val="auto"/>
            <w:sz w:val="22"/>
            <w:szCs w:val="22"/>
          </w:rPr>
          <w:tab/>
        </w:r>
        <w:r w:rsidRPr="008B1952" w:rsidDel="008B1952">
          <w:rPr>
            <w:noProof/>
            <w:rPrChange w:id="283" w:author="Yaniv Kalsky" w:date="2016-11-18T14:01:00Z">
              <w:rPr>
                <w:rStyle w:val="Hyperlink"/>
                <w:noProof/>
              </w:rPr>
            </w:rPrChange>
          </w:rPr>
          <w:delText>Relevant HW/SW compatibility</w:delText>
        </w:r>
        <w:r w:rsidDel="008B1952">
          <w:rPr>
            <w:noProof/>
            <w:webHidden/>
          </w:rPr>
          <w:tab/>
        </w:r>
        <w:r w:rsidR="00EA3C1C" w:rsidDel="008B1952">
          <w:rPr>
            <w:noProof/>
            <w:webHidden/>
          </w:rPr>
          <w:delText>28</w:delText>
        </w:r>
      </w:del>
    </w:p>
    <w:p w14:paraId="475A2980" w14:textId="2AA24CC8" w:rsidR="00E96759" w:rsidDel="008B1952" w:rsidRDefault="00E96759">
      <w:pPr>
        <w:pStyle w:val="TOC1"/>
        <w:tabs>
          <w:tab w:val="left" w:pos="440"/>
          <w:tab w:val="right" w:leader="dot" w:pos="8630"/>
        </w:tabs>
        <w:rPr>
          <w:del w:id="284" w:author="Yaniv Kalsky" w:date="2016-11-18T14:01:00Z"/>
          <w:rFonts w:eastAsiaTheme="minorEastAsia" w:cstheme="minorBidi"/>
          <w:b w:val="0"/>
          <w:noProof/>
          <w:color w:val="auto"/>
          <w:sz w:val="22"/>
          <w:szCs w:val="22"/>
        </w:rPr>
      </w:pPr>
      <w:del w:id="285" w:author="Yaniv Kalsky" w:date="2016-11-18T14:01:00Z">
        <w:r w:rsidRPr="008B1952" w:rsidDel="008B1952">
          <w:rPr>
            <w:noProof/>
            <w:rPrChange w:id="286" w:author="Yaniv Kalsky" w:date="2016-11-18T14:01:00Z">
              <w:rPr>
                <w:rStyle w:val="Hyperlink"/>
                <w:noProof/>
              </w:rPr>
            </w:rPrChange>
          </w:rPr>
          <w:delText>6</w:delText>
        </w:r>
        <w:r w:rsidDel="008B1952">
          <w:rPr>
            <w:rFonts w:eastAsiaTheme="minorEastAsia" w:cstheme="minorBidi"/>
            <w:b w:val="0"/>
            <w:noProof/>
            <w:color w:val="auto"/>
            <w:sz w:val="22"/>
            <w:szCs w:val="22"/>
          </w:rPr>
          <w:tab/>
        </w:r>
        <w:r w:rsidRPr="008B1952" w:rsidDel="008B1952">
          <w:rPr>
            <w:noProof/>
            <w:rPrChange w:id="287" w:author="Yaniv Kalsky" w:date="2016-11-18T14:01:00Z">
              <w:rPr>
                <w:rStyle w:val="Hyperlink"/>
                <w:noProof/>
              </w:rPr>
            </w:rPrChange>
          </w:rPr>
          <w:delText>Managing scripts and drivers</w:delText>
        </w:r>
        <w:r w:rsidDel="008B1952">
          <w:rPr>
            <w:noProof/>
            <w:webHidden/>
          </w:rPr>
          <w:tab/>
        </w:r>
        <w:r w:rsidR="00EA3C1C" w:rsidDel="008B1952">
          <w:rPr>
            <w:noProof/>
            <w:webHidden/>
          </w:rPr>
          <w:delText>29</w:delText>
        </w:r>
      </w:del>
    </w:p>
    <w:p w14:paraId="68F6EE50" w14:textId="1488292B" w:rsidR="00E96759" w:rsidDel="008B1952" w:rsidRDefault="00E96759">
      <w:pPr>
        <w:pStyle w:val="TOC2"/>
        <w:tabs>
          <w:tab w:val="left" w:pos="880"/>
          <w:tab w:val="right" w:leader="dot" w:pos="8630"/>
        </w:tabs>
        <w:rPr>
          <w:del w:id="288" w:author="Yaniv Kalsky" w:date="2016-11-18T14:01:00Z"/>
          <w:rFonts w:eastAsiaTheme="minorEastAsia" w:cstheme="minorBidi"/>
          <w:b w:val="0"/>
          <w:noProof/>
          <w:color w:val="auto"/>
        </w:rPr>
      </w:pPr>
      <w:del w:id="289" w:author="Yaniv Kalsky" w:date="2016-11-18T14:01:00Z">
        <w:r w:rsidRPr="008B1952" w:rsidDel="008B1952">
          <w:rPr>
            <w:noProof/>
            <w:rPrChange w:id="290" w:author="Yaniv Kalsky" w:date="2016-11-18T14:01:00Z">
              <w:rPr>
                <w:rStyle w:val="Hyperlink"/>
                <w:noProof/>
              </w:rPr>
            </w:rPrChange>
          </w:rPr>
          <w:delText>6.1</w:delText>
        </w:r>
        <w:r w:rsidDel="008B1952">
          <w:rPr>
            <w:rFonts w:eastAsiaTheme="minorEastAsia" w:cstheme="minorBidi"/>
            <w:b w:val="0"/>
            <w:noProof/>
            <w:color w:val="auto"/>
          </w:rPr>
          <w:tab/>
        </w:r>
        <w:r w:rsidRPr="008B1952" w:rsidDel="008B1952">
          <w:rPr>
            <w:noProof/>
            <w:rPrChange w:id="291" w:author="Yaniv Kalsky" w:date="2016-11-18T14:01:00Z">
              <w:rPr>
                <w:rStyle w:val="Hyperlink"/>
                <w:noProof/>
              </w:rPr>
            </w:rPrChange>
          </w:rPr>
          <w:delText>Downloading a script/driver file from CloudShell</w:delText>
        </w:r>
        <w:r w:rsidDel="008B1952">
          <w:rPr>
            <w:noProof/>
            <w:webHidden/>
          </w:rPr>
          <w:tab/>
        </w:r>
        <w:r w:rsidR="00EA3C1C" w:rsidDel="008B1952">
          <w:rPr>
            <w:noProof/>
            <w:webHidden/>
          </w:rPr>
          <w:delText>30</w:delText>
        </w:r>
      </w:del>
    </w:p>
    <w:p w14:paraId="64215298" w14:textId="6EB5F069" w:rsidR="00E96759" w:rsidDel="008B1952" w:rsidRDefault="00E96759">
      <w:pPr>
        <w:pStyle w:val="TOC2"/>
        <w:tabs>
          <w:tab w:val="left" w:pos="880"/>
          <w:tab w:val="right" w:leader="dot" w:pos="8630"/>
        </w:tabs>
        <w:rPr>
          <w:del w:id="292" w:author="Yaniv Kalsky" w:date="2016-11-18T14:01:00Z"/>
          <w:rFonts w:eastAsiaTheme="minorEastAsia" w:cstheme="minorBidi"/>
          <w:b w:val="0"/>
          <w:noProof/>
          <w:color w:val="auto"/>
        </w:rPr>
      </w:pPr>
      <w:del w:id="293" w:author="Yaniv Kalsky" w:date="2016-11-18T14:01:00Z">
        <w:r w:rsidRPr="008B1952" w:rsidDel="008B1952">
          <w:rPr>
            <w:noProof/>
            <w:rPrChange w:id="294" w:author="Yaniv Kalsky" w:date="2016-11-18T14:01:00Z">
              <w:rPr>
                <w:rStyle w:val="Hyperlink"/>
                <w:noProof/>
              </w:rPr>
            </w:rPrChange>
          </w:rPr>
          <w:delText>6.2</w:delText>
        </w:r>
        <w:r w:rsidDel="008B1952">
          <w:rPr>
            <w:rFonts w:eastAsiaTheme="minorEastAsia" w:cstheme="minorBidi"/>
            <w:b w:val="0"/>
            <w:noProof/>
            <w:color w:val="auto"/>
          </w:rPr>
          <w:tab/>
        </w:r>
        <w:r w:rsidRPr="008B1952" w:rsidDel="008B1952">
          <w:rPr>
            <w:noProof/>
            <w:rPrChange w:id="295" w:author="Yaniv Kalsky" w:date="2016-11-18T14:01:00Z">
              <w:rPr>
                <w:rStyle w:val="Hyperlink"/>
                <w:noProof/>
              </w:rPr>
            </w:rPrChange>
          </w:rPr>
          <w:delText>Updating a script file</w:delText>
        </w:r>
        <w:r w:rsidDel="008B1952">
          <w:rPr>
            <w:noProof/>
            <w:webHidden/>
          </w:rPr>
          <w:tab/>
        </w:r>
        <w:r w:rsidR="00EA3C1C" w:rsidDel="008B1952">
          <w:rPr>
            <w:noProof/>
            <w:webHidden/>
          </w:rPr>
          <w:delText>30</w:delText>
        </w:r>
      </w:del>
    </w:p>
    <w:p w14:paraId="6D6A81C2" w14:textId="35887739" w:rsidR="00E96759" w:rsidDel="008B1952" w:rsidRDefault="00E96759">
      <w:pPr>
        <w:pStyle w:val="TOC2"/>
        <w:tabs>
          <w:tab w:val="left" w:pos="880"/>
          <w:tab w:val="right" w:leader="dot" w:pos="8630"/>
        </w:tabs>
        <w:rPr>
          <w:del w:id="296" w:author="Yaniv Kalsky" w:date="2016-11-18T14:01:00Z"/>
          <w:rFonts w:eastAsiaTheme="minorEastAsia" w:cstheme="minorBidi"/>
          <w:b w:val="0"/>
          <w:noProof/>
          <w:color w:val="auto"/>
        </w:rPr>
      </w:pPr>
      <w:del w:id="297" w:author="Yaniv Kalsky" w:date="2016-11-18T14:01:00Z">
        <w:r w:rsidRPr="008B1952" w:rsidDel="008B1952">
          <w:rPr>
            <w:noProof/>
            <w:rPrChange w:id="298" w:author="Yaniv Kalsky" w:date="2016-11-18T14:01:00Z">
              <w:rPr>
                <w:rStyle w:val="Hyperlink"/>
                <w:noProof/>
              </w:rPr>
            </w:rPrChange>
          </w:rPr>
          <w:delText>6.3</w:delText>
        </w:r>
        <w:r w:rsidDel="008B1952">
          <w:rPr>
            <w:rFonts w:eastAsiaTheme="minorEastAsia" w:cstheme="minorBidi"/>
            <w:b w:val="0"/>
            <w:noProof/>
            <w:color w:val="auto"/>
          </w:rPr>
          <w:tab/>
        </w:r>
        <w:r w:rsidRPr="008B1952" w:rsidDel="008B1952">
          <w:rPr>
            <w:noProof/>
            <w:rPrChange w:id="299" w:author="Yaniv Kalsky" w:date="2016-11-18T14:01:00Z">
              <w:rPr>
                <w:rStyle w:val="Hyperlink"/>
                <w:noProof/>
              </w:rPr>
            </w:rPrChange>
          </w:rPr>
          <w:delText>Updating a driver</w:delText>
        </w:r>
        <w:r w:rsidDel="008B1952">
          <w:rPr>
            <w:noProof/>
            <w:webHidden/>
          </w:rPr>
          <w:tab/>
        </w:r>
        <w:r w:rsidR="00EA3C1C" w:rsidDel="008B1952">
          <w:rPr>
            <w:noProof/>
            <w:webHidden/>
          </w:rPr>
          <w:delText>30</w:delText>
        </w:r>
      </w:del>
    </w:p>
    <w:p w14:paraId="2A00E8F0" w14:textId="52279182" w:rsidR="00E96759" w:rsidDel="008B1952" w:rsidRDefault="00E96759">
      <w:pPr>
        <w:pStyle w:val="TOC1"/>
        <w:tabs>
          <w:tab w:val="left" w:pos="440"/>
          <w:tab w:val="right" w:leader="dot" w:pos="8630"/>
        </w:tabs>
        <w:rPr>
          <w:del w:id="300" w:author="Yaniv Kalsky" w:date="2016-11-18T14:01:00Z"/>
          <w:rFonts w:eastAsiaTheme="minorEastAsia" w:cstheme="minorBidi"/>
          <w:b w:val="0"/>
          <w:noProof/>
          <w:color w:val="auto"/>
          <w:sz w:val="22"/>
          <w:szCs w:val="22"/>
        </w:rPr>
      </w:pPr>
      <w:del w:id="301" w:author="Yaniv Kalsky" w:date="2016-11-18T14:01:00Z">
        <w:r w:rsidRPr="008B1952" w:rsidDel="008B1952">
          <w:rPr>
            <w:noProof/>
            <w:rPrChange w:id="302" w:author="Yaniv Kalsky" w:date="2016-11-18T14:01:00Z">
              <w:rPr>
                <w:rStyle w:val="Hyperlink"/>
                <w:noProof/>
              </w:rPr>
            </w:rPrChange>
          </w:rPr>
          <w:delText>7</w:delText>
        </w:r>
        <w:r w:rsidDel="008B1952">
          <w:rPr>
            <w:rFonts w:eastAsiaTheme="minorEastAsia" w:cstheme="minorBidi"/>
            <w:b w:val="0"/>
            <w:noProof/>
            <w:color w:val="auto"/>
            <w:sz w:val="22"/>
            <w:szCs w:val="22"/>
          </w:rPr>
          <w:tab/>
        </w:r>
        <w:r w:rsidRPr="008B1952" w:rsidDel="008B1952">
          <w:rPr>
            <w:noProof/>
            <w:rPrChange w:id="303" w:author="Yaniv Kalsky" w:date="2016-11-18T14:01:00Z">
              <w:rPr>
                <w:rStyle w:val="Hyperlink"/>
                <w:noProof/>
              </w:rPr>
            </w:rPrChange>
          </w:rPr>
          <w:delText>Post-Deployment How-to and extra steps</w:delText>
        </w:r>
        <w:r w:rsidDel="008B1952">
          <w:rPr>
            <w:noProof/>
            <w:webHidden/>
          </w:rPr>
          <w:tab/>
        </w:r>
        <w:r w:rsidR="00EA3C1C" w:rsidDel="008B1952">
          <w:rPr>
            <w:noProof/>
            <w:webHidden/>
          </w:rPr>
          <w:delText>32</w:delText>
        </w:r>
      </w:del>
    </w:p>
    <w:p w14:paraId="7FF50398" w14:textId="10A43E62" w:rsidR="00E96759" w:rsidDel="008B1952" w:rsidRDefault="00E96759">
      <w:pPr>
        <w:pStyle w:val="TOC2"/>
        <w:tabs>
          <w:tab w:val="left" w:pos="880"/>
          <w:tab w:val="right" w:leader="dot" w:pos="8630"/>
        </w:tabs>
        <w:rPr>
          <w:del w:id="304" w:author="Yaniv Kalsky" w:date="2016-11-18T14:01:00Z"/>
          <w:rFonts w:eastAsiaTheme="minorEastAsia" w:cstheme="minorBidi"/>
          <w:b w:val="0"/>
          <w:noProof/>
          <w:color w:val="auto"/>
        </w:rPr>
      </w:pPr>
      <w:del w:id="305" w:author="Yaniv Kalsky" w:date="2016-11-18T14:01:00Z">
        <w:r w:rsidRPr="008B1952" w:rsidDel="008B1952">
          <w:rPr>
            <w:noProof/>
            <w:rPrChange w:id="306" w:author="Yaniv Kalsky" w:date="2016-11-18T14:01:00Z">
              <w:rPr>
                <w:rStyle w:val="Hyperlink"/>
                <w:noProof/>
              </w:rPr>
            </w:rPrChange>
          </w:rPr>
          <w:delText>7.1</w:delText>
        </w:r>
        <w:r w:rsidDel="008B1952">
          <w:rPr>
            <w:rFonts w:eastAsiaTheme="minorEastAsia" w:cstheme="minorBidi"/>
            <w:b w:val="0"/>
            <w:noProof/>
            <w:color w:val="auto"/>
          </w:rPr>
          <w:tab/>
        </w:r>
        <w:r w:rsidRPr="008B1952" w:rsidDel="008B1952">
          <w:rPr>
            <w:noProof/>
            <w:rPrChange w:id="307" w:author="Yaniv Kalsky" w:date="2016-11-18T14:01:00Z">
              <w:rPr>
                <w:rStyle w:val="Hyperlink"/>
                <w:noProof/>
              </w:rPr>
            </w:rPrChange>
          </w:rPr>
          <w:delText>Using the ScaleIO web plugin</w:delText>
        </w:r>
        <w:r w:rsidDel="008B1952">
          <w:rPr>
            <w:noProof/>
            <w:webHidden/>
          </w:rPr>
          <w:tab/>
        </w:r>
        <w:r w:rsidR="00EA3C1C" w:rsidDel="008B1952">
          <w:rPr>
            <w:noProof/>
            <w:webHidden/>
          </w:rPr>
          <w:delText>32</w:delText>
        </w:r>
      </w:del>
    </w:p>
    <w:p w14:paraId="7597D833" w14:textId="6D757435" w:rsidR="00E96759" w:rsidDel="008B1952" w:rsidRDefault="00E96759">
      <w:pPr>
        <w:pStyle w:val="TOC2"/>
        <w:tabs>
          <w:tab w:val="left" w:pos="880"/>
          <w:tab w:val="right" w:leader="dot" w:pos="8630"/>
        </w:tabs>
        <w:rPr>
          <w:del w:id="308" w:author="Yaniv Kalsky" w:date="2016-11-18T14:01:00Z"/>
          <w:rFonts w:eastAsiaTheme="minorEastAsia" w:cstheme="minorBidi"/>
          <w:b w:val="0"/>
          <w:noProof/>
          <w:color w:val="auto"/>
        </w:rPr>
      </w:pPr>
      <w:del w:id="309" w:author="Yaniv Kalsky" w:date="2016-11-18T14:01:00Z">
        <w:r w:rsidRPr="008B1952" w:rsidDel="008B1952">
          <w:rPr>
            <w:noProof/>
            <w:rPrChange w:id="310" w:author="Yaniv Kalsky" w:date="2016-11-18T14:01:00Z">
              <w:rPr>
                <w:rStyle w:val="Hyperlink"/>
                <w:noProof/>
              </w:rPr>
            </w:rPrChange>
          </w:rPr>
          <w:delText>7.2</w:delText>
        </w:r>
        <w:r w:rsidDel="008B1952">
          <w:rPr>
            <w:rFonts w:eastAsiaTheme="minorEastAsia" w:cstheme="minorBidi"/>
            <w:b w:val="0"/>
            <w:noProof/>
            <w:color w:val="auto"/>
          </w:rPr>
          <w:tab/>
        </w:r>
        <w:r w:rsidRPr="008B1952" w:rsidDel="008B1952">
          <w:rPr>
            <w:noProof/>
            <w:rPrChange w:id="311" w:author="Yaniv Kalsky" w:date="2016-11-18T14:01:00Z">
              <w:rPr>
                <w:rStyle w:val="Hyperlink"/>
                <w:noProof/>
              </w:rPr>
            </w:rPrChange>
          </w:rPr>
          <w:delText>Nagios</w:delText>
        </w:r>
        <w:r w:rsidDel="008B1952">
          <w:rPr>
            <w:noProof/>
            <w:webHidden/>
          </w:rPr>
          <w:tab/>
        </w:r>
        <w:r w:rsidR="00EA3C1C" w:rsidDel="008B1952">
          <w:rPr>
            <w:noProof/>
            <w:webHidden/>
          </w:rPr>
          <w:delText>32</w:delText>
        </w:r>
      </w:del>
    </w:p>
    <w:p w14:paraId="5D4E11A4" w14:textId="219CD3B3" w:rsidR="00E96759" w:rsidDel="008B1952" w:rsidRDefault="00E96759">
      <w:pPr>
        <w:pStyle w:val="TOC2"/>
        <w:tabs>
          <w:tab w:val="left" w:pos="880"/>
          <w:tab w:val="right" w:leader="dot" w:pos="8630"/>
        </w:tabs>
        <w:rPr>
          <w:del w:id="312" w:author="Yaniv Kalsky" w:date="2016-11-18T14:01:00Z"/>
          <w:rFonts w:eastAsiaTheme="minorEastAsia" w:cstheme="minorBidi"/>
          <w:b w:val="0"/>
          <w:noProof/>
          <w:color w:val="auto"/>
        </w:rPr>
      </w:pPr>
      <w:del w:id="313" w:author="Yaniv Kalsky" w:date="2016-11-18T14:01:00Z">
        <w:r w:rsidRPr="008B1952" w:rsidDel="008B1952">
          <w:rPr>
            <w:noProof/>
            <w:rPrChange w:id="314" w:author="Yaniv Kalsky" w:date="2016-11-18T14:01:00Z">
              <w:rPr>
                <w:rStyle w:val="Hyperlink"/>
                <w:noProof/>
              </w:rPr>
            </w:rPrChange>
          </w:rPr>
          <w:delText>7.3</w:delText>
        </w:r>
        <w:r w:rsidDel="008B1952">
          <w:rPr>
            <w:rFonts w:eastAsiaTheme="minorEastAsia" w:cstheme="minorBidi"/>
            <w:b w:val="0"/>
            <w:noProof/>
            <w:color w:val="auto"/>
          </w:rPr>
          <w:tab/>
        </w:r>
        <w:r w:rsidRPr="008B1952" w:rsidDel="008B1952">
          <w:rPr>
            <w:noProof/>
            <w:rPrChange w:id="315" w:author="Yaniv Kalsky" w:date="2016-11-18T14:01:00Z">
              <w:rPr>
                <w:rStyle w:val="Hyperlink"/>
                <w:noProof/>
              </w:rPr>
            </w:rPrChange>
          </w:rPr>
          <w:delText>vLog Insight, vRA, vROPS &amp; NSX</w:delText>
        </w:r>
        <w:r w:rsidDel="008B1952">
          <w:rPr>
            <w:noProof/>
            <w:webHidden/>
          </w:rPr>
          <w:tab/>
        </w:r>
        <w:r w:rsidR="00EA3C1C" w:rsidDel="008B1952">
          <w:rPr>
            <w:noProof/>
            <w:webHidden/>
          </w:rPr>
          <w:delText>33</w:delText>
        </w:r>
      </w:del>
    </w:p>
    <w:p w14:paraId="170796D3" w14:textId="3F4146D9" w:rsidR="00E96759" w:rsidDel="008B1952" w:rsidRDefault="00E96759">
      <w:pPr>
        <w:pStyle w:val="TOC1"/>
        <w:tabs>
          <w:tab w:val="left" w:pos="440"/>
          <w:tab w:val="right" w:leader="dot" w:pos="8630"/>
        </w:tabs>
        <w:rPr>
          <w:del w:id="316" w:author="Yaniv Kalsky" w:date="2016-11-18T14:01:00Z"/>
          <w:rFonts w:eastAsiaTheme="minorEastAsia" w:cstheme="minorBidi"/>
          <w:b w:val="0"/>
          <w:noProof/>
          <w:color w:val="auto"/>
          <w:sz w:val="22"/>
          <w:szCs w:val="22"/>
        </w:rPr>
      </w:pPr>
      <w:del w:id="317" w:author="Yaniv Kalsky" w:date="2016-11-18T14:01:00Z">
        <w:r w:rsidRPr="008B1952" w:rsidDel="008B1952">
          <w:rPr>
            <w:noProof/>
            <w:rPrChange w:id="318" w:author="Yaniv Kalsky" w:date="2016-11-18T14:01:00Z">
              <w:rPr>
                <w:rStyle w:val="Hyperlink"/>
                <w:noProof/>
              </w:rPr>
            </w:rPrChange>
          </w:rPr>
          <w:delText>8</w:delText>
        </w:r>
        <w:r w:rsidDel="008B1952">
          <w:rPr>
            <w:rFonts w:eastAsiaTheme="minorEastAsia" w:cstheme="minorBidi"/>
            <w:b w:val="0"/>
            <w:noProof/>
            <w:color w:val="auto"/>
            <w:sz w:val="22"/>
            <w:szCs w:val="22"/>
          </w:rPr>
          <w:tab/>
        </w:r>
        <w:r w:rsidRPr="008B1952" w:rsidDel="008B1952">
          <w:rPr>
            <w:noProof/>
            <w:rPrChange w:id="319" w:author="Yaniv Kalsky" w:date="2016-11-18T14:01:00Z">
              <w:rPr>
                <w:rStyle w:val="Hyperlink"/>
                <w:noProof/>
              </w:rPr>
            </w:rPrChange>
          </w:rPr>
          <w:delText>Known Gaps</w:delText>
        </w:r>
        <w:r w:rsidDel="008B1952">
          <w:rPr>
            <w:noProof/>
            <w:webHidden/>
          </w:rPr>
          <w:tab/>
        </w:r>
        <w:r w:rsidR="00EA3C1C" w:rsidDel="008B1952">
          <w:rPr>
            <w:noProof/>
            <w:webHidden/>
          </w:rPr>
          <w:delText>35</w:delText>
        </w:r>
      </w:del>
    </w:p>
    <w:p w14:paraId="1931D2C1" w14:textId="126D0275" w:rsidR="00E96759" w:rsidDel="008B1952" w:rsidRDefault="00E96759">
      <w:pPr>
        <w:pStyle w:val="TOC2"/>
        <w:tabs>
          <w:tab w:val="left" w:pos="880"/>
          <w:tab w:val="right" w:leader="dot" w:pos="8630"/>
        </w:tabs>
        <w:rPr>
          <w:del w:id="320" w:author="Yaniv Kalsky" w:date="2016-11-18T14:01:00Z"/>
          <w:rFonts w:eastAsiaTheme="minorEastAsia" w:cstheme="minorBidi"/>
          <w:b w:val="0"/>
          <w:noProof/>
          <w:color w:val="auto"/>
        </w:rPr>
      </w:pPr>
      <w:del w:id="321" w:author="Yaniv Kalsky" w:date="2016-11-18T14:01:00Z">
        <w:r w:rsidRPr="008B1952" w:rsidDel="008B1952">
          <w:rPr>
            <w:noProof/>
            <w:rPrChange w:id="322" w:author="Yaniv Kalsky" w:date="2016-11-18T14:01:00Z">
              <w:rPr>
                <w:rStyle w:val="Hyperlink"/>
                <w:noProof/>
              </w:rPr>
            </w:rPrChange>
          </w:rPr>
          <w:delText>8.1</w:delText>
        </w:r>
        <w:r w:rsidDel="008B1952">
          <w:rPr>
            <w:rFonts w:eastAsiaTheme="minorEastAsia" w:cstheme="minorBidi"/>
            <w:b w:val="0"/>
            <w:noProof/>
            <w:color w:val="auto"/>
          </w:rPr>
          <w:tab/>
        </w:r>
        <w:r w:rsidRPr="008B1952" w:rsidDel="008B1952">
          <w:rPr>
            <w:noProof/>
            <w:rPrChange w:id="323" w:author="Yaniv Kalsky" w:date="2016-11-18T14:01:00Z">
              <w:rPr>
                <w:rStyle w:val="Hyperlink"/>
                <w:noProof/>
              </w:rPr>
            </w:rPrChange>
          </w:rPr>
          <w:delText>Versa Gaps</w:delText>
        </w:r>
        <w:r w:rsidDel="008B1952">
          <w:rPr>
            <w:noProof/>
            <w:webHidden/>
          </w:rPr>
          <w:tab/>
        </w:r>
        <w:r w:rsidR="00EA3C1C" w:rsidDel="008B1952">
          <w:rPr>
            <w:noProof/>
            <w:webHidden/>
          </w:rPr>
          <w:delText>35</w:delText>
        </w:r>
      </w:del>
    </w:p>
    <w:p w14:paraId="276EEF23" w14:textId="4804D58C" w:rsidR="00E96759" w:rsidDel="008B1952" w:rsidRDefault="00E96759">
      <w:pPr>
        <w:pStyle w:val="TOC2"/>
        <w:tabs>
          <w:tab w:val="left" w:pos="880"/>
          <w:tab w:val="right" w:leader="dot" w:pos="8630"/>
        </w:tabs>
        <w:rPr>
          <w:del w:id="324" w:author="Yaniv Kalsky" w:date="2016-11-18T14:01:00Z"/>
          <w:rFonts w:eastAsiaTheme="minorEastAsia" w:cstheme="minorBidi"/>
          <w:b w:val="0"/>
          <w:noProof/>
          <w:color w:val="auto"/>
        </w:rPr>
      </w:pPr>
      <w:del w:id="325" w:author="Yaniv Kalsky" w:date="2016-11-18T14:01:00Z">
        <w:r w:rsidRPr="008B1952" w:rsidDel="008B1952">
          <w:rPr>
            <w:noProof/>
            <w:rPrChange w:id="326" w:author="Yaniv Kalsky" w:date="2016-11-18T14:01:00Z">
              <w:rPr>
                <w:rStyle w:val="Hyperlink"/>
                <w:noProof/>
              </w:rPr>
            </w:rPrChange>
          </w:rPr>
          <w:delText>8.2</w:delText>
        </w:r>
        <w:r w:rsidDel="008B1952">
          <w:rPr>
            <w:rFonts w:eastAsiaTheme="minorEastAsia" w:cstheme="minorBidi"/>
            <w:b w:val="0"/>
            <w:noProof/>
            <w:color w:val="auto"/>
          </w:rPr>
          <w:tab/>
        </w:r>
        <w:r w:rsidRPr="008B1952" w:rsidDel="008B1952">
          <w:rPr>
            <w:noProof/>
            <w:rPrChange w:id="327" w:author="Yaniv Kalsky" w:date="2016-11-18T14:01:00Z">
              <w:rPr>
                <w:rStyle w:val="Hyperlink"/>
                <w:noProof/>
              </w:rPr>
            </w:rPrChange>
          </w:rPr>
          <w:delText>vCenter Gaps</w:delText>
        </w:r>
        <w:r w:rsidDel="008B1952">
          <w:rPr>
            <w:noProof/>
            <w:webHidden/>
          </w:rPr>
          <w:tab/>
        </w:r>
        <w:r w:rsidR="00EA3C1C" w:rsidDel="008B1952">
          <w:rPr>
            <w:noProof/>
            <w:webHidden/>
          </w:rPr>
          <w:delText>35</w:delText>
        </w:r>
      </w:del>
    </w:p>
    <w:p w14:paraId="65D8CDF5" w14:textId="54ED2779" w:rsidR="00E96759" w:rsidDel="008B1952" w:rsidRDefault="00E96759">
      <w:pPr>
        <w:pStyle w:val="TOC2"/>
        <w:tabs>
          <w:tab w:val="left" w:pos="880"/>
          <w:tab w:val="right" w:leader="dot" w:pos="8630"/>
        </w:tabs>
        <w:rPr>
          <w:del w:id="328" w:author="Yaniv Kalsky" w:date="2016-11-18T14:01:00Z"/>
          <w:rFonts w:eastAsiaTheme="minorEastAsia" w:cstheme="minorBidi"/>
          <w:b w:val="0"/>
          <w:noProof/>
          <w:color w:val="auto"/>
        </w:rPr>
      </w:pPr>
      <w:del w:id="329" w:author="Yaniv Kalsky" w:date="2016-11-18T14:01:00Z">
        <w:r w:rsidRPr="008B1952" w:rsidDel="008B1952">
          <w:rPr>
            <w:noProof/>
            <w:rPrChange w:id="330" w:author="Yaniv Kalsky" w:date="2016-11-18T14:01:00Z">
              <w:rPr>
                <w:rStyle w:val="Hyperlink"/>
                <w:noProof/>
              </w:rPr>
            </w:rPrChange>
          </w:rPr>
          <w:delText>8.3</w:delText>
        </w:r>
        <w:r w:rsidDel="008B1952">
          <w:rPr>
            <w:rFonts w:eastAsiaTheme="minorEastAsia" w:cstheme="minorBidi"/>
            <w:b w:val="0"/>
            <w:noProof/>
            <w:color w:val="auto"/>
          </w:rPr>
          <w:tab/>
        </w:r>
        <w:r w:rsidRPr="008B1952" w:rsidDel="008B1952">
          <w:rPr>
            <w:noProof/>
            <w:rPrChange w:id="331" w:author="Yaniv Kalsky" w:date="2016-11-18T14:01:00Z">
              <w:rPr>
                <w:rStyle w:val="Hyperlink"/>
                <w:noProof/>
              </w:rPr>
            </w:rPrChange>
          </w:rPr>
          <w:delText>Nagios Gaps</w:delText>
        </w:r>
        <w:r w:rsidDel="008B1952">
          <w:rPr>
            <w:noProof/>
            <w:webHidden/>
          </w:rPr>
          <w:tab/>
        </w:r>
        <w:r w:rsidR="00EA3C1C" w:rsidDel="008B1952">
          <w:rPr>
            <w:noProof/>
            <w:webHidden/>
          </w:rPr>
          <w:delText>36</w:delText>
        </w:r>
      </w:del>
    </w:p>
    <w:p w14:paraId="49620B57" w14:textId="32F39464" w:rsidR="00E96759" w:rsidDel="008B1952" w:rsidRDefault="00E96759">
      <w:pPr>
        <w:pStyle w:val="TOC2"/>
        <w:tabs>
          <w:tab w:val="left" w:pos="880"/>
          <w:tab w:val="right" w:leader="dot" w:pos="8630"/>
        </w:tabs>
        <w:rPr>
          <w:del w:id="332" w:author="Yaniv Kalsky" w:date="2016-11-18T14:01:00Z"/>
          <w:rFonts w:eastAsiaTheme="minorEastAsia" w:cstheme="minorBidi"/>
          <w:b w:val="0"/>
          <w:noProof/>
          <w:color w:val="auto"/>
        </w:rPr>
      </w:pPr>
      <w:del w:id="333" w:author="Yaniv Kalsky" w:date="2016-11-18T14:01:00Z">
        <w:r w:rsidRPr="008B1952" w:rsidDel="008B1952">
          <w:rPr>
            <w:noProof/>
            <w:rPrChange w:id="334" w:author="Yaniv Kalsky" w:date="2016-11-18T14:01:00Z">
              <w:rPr>
                <w:rStyle w:val="Hyperlink"/>
                <w:noProof/>
              </w:rPr>
            </w:rPrChange>
          </w:rPr>
          <w:delText>8.4</w:delText>
        </w:r>
        <w:r w:rsidDel="008B1952">
          <w:rPr>
            <w:rFonts w:eastAsiaTheme="minorEastAsia" w:cstheme="minorBidi"/>
            <w:b w:val="0"/>
            <w:noProof/>
            <w:color w:val="auto"/>
          </w:rPr>
          <w:tab/>
        </w:r>
        <w:r w:rsidRPr="008B1952" w:rsidDel="008B1952">
          <w:rPr>
            <w:noProof/>
            <w:rPrChange w:id="335" w:author="Yaniv Kalsky" w:date="2016-11-18T14:01:00Z">
              <w:rPr>
                <w:rStyle w:val="Hyperlink"/>
                <w:noProof/>
              </w:rPr>
            </w:rPrChange>
          </w:rPr>
          <w:delText>ScaleIO Gaps</w:delText>
        </w:r>
        <w:r w:rsidDel="008B1952">
          <w:rPr>
            <w:noProof/>
            <w:webHidden/>
          </w:rPr>
          <w:tab/>
        </w:r>
        <w:r w:rsidR="00EA3C1C" w:rsidDel="008B1952">
          <w:rPr>
            <w:noProof/>
            <w:webHidden/>
          </w:rPr>
          <w:delText>36</w:delText>
        </w:r>
      </w:del>
    </w:p>
    <w:p w14:paraId="5159F28E" w14:textId="21A392B8" w:rsidR="00E96759" w:rsidDel="008B1952" w:rsidRDefault="00E96759">
      <w:pPr>
        <w:pStyle w:val="TOC1"/>
        <w:tabs>
          <w:tab w:val="left" w:pos="440"/>
          <w:tab w:val="right" w:leader="dot" w:pos="8630"/>
        </w:tabs>
        <w:rPr>
          <w:del w:id="336" w:author="Yaniv Kalsky" w:date="2016-11-18T14:01:00Z"/>
          <w:rFonts w:eastAsiaTheme="minorEastAsia" w:cstheme="minorBidi"/>
          <w:b w:val="0"/>
          <w:noProof/>
          <w:color w:val="auto"/>
          <w:sz w:val="22"/>
          <w:szCs w:val="22"/>
        </w:rPr>
      </w:pPr>
      <w:del w:id="337" w:author="Yaniv Kalsky" w:date="2016-11-18T14:01:00Z">
        <w:r w:rsidRPr="008B1952" w:rsidDel="008B1952">
          <w:rPr>
            <w:noProof/>
            <w:rPrChange w:id="338" w:author="Yaniv Kalsky" w:date="2016-11-18T14:01:00Z">
              <w:rPr>
                <w:rStyle w:val="Hyperlink"/>
                <w:noProof/>
              </w:rPr>
            </w:rPrChange>
          </w:rPr>
          <w:delText>9</w:delText>
        </w:r>
        <w:r w:rsidDel="008B1952">
          <w:rPr>
            <w:rFonts w:eastAsiaTheme="minorEastAsia" w:cstheme="minorBidi"/>
            <w:b w:val="0"/>
            <w:noProof/>
            <w:color w:val="auto"/>
            <w:sz w:val="22"/>
            <w:szCs w:val="22"/>
          </w:rPr>
          <w:tab/>
        </w:r>
        <w:r w:rsidRPr="008B1952" w:rsidDel="008B1952">
          <w:rPr>
            <w:noProof/>
            <w:rPrChange w:id="339" w:author="Yaniv Kalsky" w:date="2016-11-18T14:01:00Z">
              <w:rPr>
                <w:rStyle w:val="Hyperlink"/>
                <w:noProof/>
              </w:rPr>
            </w:rPrChange>
          </w:rPr>
          <w:delText>Known Issues</w:delText>
        </w:r>
        <w:r w:rsidDel="008B1952">
          <w:rPr>
            <w:noProof/>
            <w:webHidden/>
          </w:rPr>
          <w:tab/>
        </w:r>
        <w:r w:rsidR="00EA3C1C" w:rsidDel="008B1952">
          <w:rPr>
            <w:noProof/>
            <w:webHidden/>
          </w:rPr>
          <w:delText>37</w:delText>
        </w:r>
      </w:del>
    </w:p>
    <w:p w14:paraId="02BB0549" w14:textId="35113754" w:rsidR="00E96759" w:rsidDel="008B1952" w:rsidRDefault="00E96759">
      <w:pPr>
        <w:pStyle w:val="TOC1"/>
        <w:tabs>
          <w:tab w:val="left" w:pos="660"/>
          <w:tab w:val="right" w:leader="dot" w:pos="8630"/>
        </w:tabs>
        <w:rPr>
          <w:del w:id="340" w:author="Yaniv Kalsky" w:date="2016-11-18T14:01:00Z"/>
          <w:rFonts w:eastAsiaTheme="minorEastAsia" w:cstheme="minorBidi"/>
          <w:b w:val="0"/>
          <w:noProof/>
          <w:color w:val="auto"/>
          <w:sz w:val="22"/>
          <w:szCs w:val="22"/>
        </w:rPr>
      </w:pPr>
      <w:del w:id="341" w:author="Yaniv Kalsky" w:date="2016-11-18T14:01:00Z">
        <w:r w:rsidRPr="008B1952" w:rsidDel="008B1952">
          <w:rPr>
            <w:noProof/>
            <w:rPrChange w:id="342" w:author="Yaniv Kalsky" w:date="2016-11-18T14:01:00Z">
              <w:rPr>
                <w:rStyle w:val="Hyperlink"/>
                <w:noProof/>
              </w:rPr>
            </w:rPrChange>
          </w:rPr>
          <w:delText>10</w:delText>
        </w:r>
        <w:r w:rsidDel="008B1952">
          <w:rPr>
            <w:rFonts w:eastAsiaTheme="minorEastAsia" w:cstheme="minorBidi"/>
            <w:b w:val="0"/>
            <w:noProof/>
            <w:color w:val="auto"/>
            <w:sz w:val="22"/>
            <w:szCs w:val="22"/>
          </w:rPr>
          <w:tab/>
        </w:r>
        <w:r w:rsidRPr="008B1952" w:rsidDel="008B1952">
          <w:rPr>
            <w:noProof/>
            <w:rPrChange w:id="343" w:author="Yaniv Kalsky" w:date="2016-11-18T14:01:00Z">
              <w:rPr>
                <w:rStyle w:val="Hyperlink"/>
                <w:noProof/>
              </w:rPr>
            </w:rPrChange>
          </w:rPr>
          <w:delText>Changes from the previous code release</w:delText>
        </w:r>
        <w:r w:rsidDel="008B1952">
          <w:rPr>
            <w:noProof/>
            <w:webHidden/>
          </w:rPr>
          <w:tab/>
        </w:r>
        <w:r w:rsidR="00EA3C1C" w:rsidDel="008B1952">
          <w:rPr>
            <w:noProof/>
            <w:webHidden/>
          </w:rPr>
          <w:delText>39</w:delText>
        </w:r>
      </w:del>
    </w:p>
    <w:p w14:paraId="5BC670DF" w14:textId="72C26BC3" w:rsidR="00E96759" w:rsidDel="008B1952" w:rsidRDefault="00E96759">
      <w:pPr>
        <w:pStyle w:val="TOC1"/>
        <w:tabs>
          <w:tab w:val="right" w:leader="dot" w:pos="8630"/>
        </w:tabs>
        <w:rPr>
          <w:del w:id="344" w:author="Yaniv Kalsky" w:date="2016-11-18T14:01:00Z"/>
          <w:rFonts w:eastAsiaTheme="minorEastAsia" w:cstheme="minorBidi"/>
          <w:b w:val="0"/>
          <w:noProof/>
          <w:color w:val="auto"/>
          <w:sz w:val="22"/>
          <w:szCs w:val="22"/>
        </w:rPr>
      </w:pPr>
      <w:del w:id="345" w:author="Yaniv Kalsky" w:date="2016-11-18T14:01:00Z">
        <w:r w:rsidRPr="008B1952" w:rsidDel="008B1952">
          <w:rPr>
            <w:noProof/>
            <w:rPrChange w:id="346" w:author="Yaniv Kalsky" w:date="2016-11-18T14:01:00Z">
              <w:rPr>
                <w:rStyle w:val="Hyperlink"/>
                <w:noProof/>
              </w:rPr>
            </w:rPrChange>
          </w:rPr>
          <w:delText>Legal Notice</w:delText>
        </w:r>
        <w:r w:rsidDel="008B1952">
          <w:rPr>
            <w:noProof/>
            <w:webHidden/>
          </w:rPr>
          <w:tab/>
        </w:r>
        <w:r w:rsidR="00EA3C1C" w:rsidDel="008B1952">
          <w:rPr>
            <w:noProof/>
            <w:webHidden/>
          </w:rPr>
          <w:delText>40</w:delText>
        </w:r>
      </w:del>
    </w:p>
    <w:p w14:paraId="5C93C5EE" w14:textId="5ADC94C1" w:rsidR="00160ED3" w:rsidRPr="00160ED3" w:rsidRDefault="00074A28" w:rsidP="00074A28">
      <w:pPr>
        <w:pStyle w:val="Heading1"/>
      </w:pPr>
      <w:r>
        <w:lastRenderedPageBreak/>
        <w:fldChar w:fldCharType="end"/>
      </w:r>
      <w:bookmarkStart w:id="347" w:name="_Toc467241013"/>
      <w:r w:rsidR="00160ED3">
        <w:t>Overview</w:t>
      </w:r>
      <w:bookmarkEnd w:id="4"/>
      <w:bookmarkEnd w:id="347"/>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348" w:name="_Toc467241014"/>
      <w:r>
        <w:lastRenderedPageBreak/>
        <w:t>Package Content</w:t>
      </w:r>
      <w:bookmarkEnd w:id="348"/>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349" w:name="_Supporting_Drivers"/>
      <w:bookmarkStart w:id="350" w:name="_Supporting_Drivers_1"/>
      <w:bookmarkStart w:id="351" w:name="_Supporting_Drivers_2"/>
      <w:bookmarkStart w:id="352" w:name="_Supporting_Drivers_3"/>
      <w:bookmarkStart w:id="353" w:name="_Toc467241015"/>
      <w:bookmarkEnd w:id="349"/>
      <w:bookmarkEnd w:id="350"/>
      <w:bookmarkEnd w:id="351"/>
      <w:bookmarkEnd w:id="352"/>
      <w:r>
        <w:t>NFV</w:t>
      </w:r>
      <w:r w:rsidR="0092739C">
        <w:t xml:space="preserve"> San</w:t>
      </w:r>
      <w:r w:rsidR="00A05252">
        <w:t>d</w:t>
      </w:r>
      <w:r w:rsidR="0092739C">
        <w:t>box</w:t>
      </w:r>
      <w:bookmarkEnd w:id="353"/>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4D6C085A" w:rsidR="009C6F6F" w:rsidRDefault="00597091" w:rsidP="009C6F6F">
      <w:pPr>
        <w:pStyle w:val="ListParagraph"/>
        <w:numPr>
          <w:ilvl w:val="0"/>
          <w:numId w:val="29"/>
        </w:numPr>
      </w:pPr>
      <w:r>
        <w:t xml:space="preserve">SIO </w:t>
      </w:r>
      <w:proofErr w:type="spellStart"/>
      <w:r w:rsidR="00FD2C7F">
        <w:t>vRA</w:t>
      </w:r>
      <w:proofErr w:type="spellEnd"/>
      <w:r w:rsidR="00FD2C7F">
        <w:t xml:space="preserve"> </w:t>
      </w:r>
      <w:r>
        <w:t>NSX</w:t>
      </w:r>
    </w:p>
    <w:p w14:paraId="5ED9B211" w14:textId="622AC8AE" w:rsidR="009C6F6F" w:rsidRDefault="00F209C1" w:rsidP="00485A23">
      <w:r>
        <w:t xml:space="preserve">Note: at the moment only the </w:t>
      </w:r>
      <w:proofErr w:type="spellStart"/>
      <w:r w:rsidR="00FD2C7F">
        <w:t>vRA</w:t>
      </w:r>
      <w:proofErr w:type="spellEnd"/>
      <w:r w:rsidR="00FD2C7F">
        <w:t xml:space="preserve"> </w:t>
      </w:r>
      <w:r>
        <w:t>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354" w:name="_Orchestration_Driver"/>
      <w:bookmarkStart w:id="355" w:name="_Orchestration_Driver_1"/>
      <w:bookmarkStart w:id="356" w:name="_Orchestration_Driver_2"/>
      <w:bookmarkStart w:id="357" w:name="_Toc467241016"/>
      <w:bookmarkEnd w:id="354"/>
      <w:bookmarkEnd w:id="355"/>
      <w:bookmarkEnd w:id="356"/>
      <w:r>
        <w:t>Quick Start</w:t>
      </w:r>
      <w:bookmarkEnd w:id="357"/>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ADFC568" w14:textId="48BD8C7D" w:rsidR="00323BD9" w:rsidRDefault="000A1327" w:rsidP="0085538A">
      <w:pPr>
        <w:pStyle w:val="nnormal"/>
        <w:numPr>
          <w:ilvl w:val="0"/>
          <w:numId w:val="28"/>
        </w:numPr>
      </w:pPr>
      <w:r>
        <w:t>Extract the</w:t>
      </w:r>
      <w:r w:rsidR="00323BD9">
        <w:t xml:space="preserve"> </w:t>
      </w:r>
      <w:r>
        <w:t>‘</w:t>
      </w:r>
      <w:r w:rsidR="00323BD9" w:rsidRPr="00436511">
        <w:t>NFVInstaller.zip</w:t>
      </w:r>
      <w:r>
        <w:t>’</w:t>
      </w:r>
      <w:r w:rsidR="00323BD9">
        <w:t xml:space="preserve"> </w:t>
      </w:r>
      <w:r>
        <w:t xml:space="preserve">file </w:t>
      </w:r>
      <w:r w:rsidR="00323BD9">
        <w:t>on the CloudShell appliance</w:t>
      </w:r>
      <w:r>
        <w:t>, and run the ‘Install.cmd’ file to deploy all of the required packages.</w:t>
      </w:r>
    </w:p>
    <w:p w14:paraId="41B7DE11" w14:textId="699DAD00" w:rsidR="009E3D64" w:rsidRDefault="009E3D64" w:rsidP="009E3D64">
      <w:pPr>
        <w:pStyle w:val="nnormal"/>
        <w:numPr>
          <w:ilvl w:val="0"/>
          <w:numId w:val="28"/>
        </w:numPr>
      </w:pPr>
      <w:r>
        <w:t xml:space="preserve">Open the CloudShell portal in a web browser, e.g. </w:t>
      </w:r>
      <w:hyperlink r:id="rId12" w:history="1">
        <w:r w:rsidRPr="00DA7B25">
          <w:rPr>
            <w:rStyle w:val="Hyperlink"/>
          </w:rPr>
          <w:t>http://cloudshell1</w:t>
        </w:r>
      </w:hyperlink>
      <w:r>
        <w:t xml:space="preserve"> and log in as admin/admin</w:t>
      </w:r>
    </w:p>
    <w:p w14:paraId="23B9A4E4" w14:textId="2A67E661" w:rsidR="00B36BDB" w:rsidRDefault="00323BD9" w:rsidP="00B36BDB">
      <w:pPr>
        <w:pStyle w:val="nnormal"/>
        <w:numPr>
          <w:ilvl w:val="0"/>
          <w:numId w:val="28"/>
        </w:numPr>
      </w:pPr>
      <w:r>
        <w:t>Under Inventory in the portal, c</w:t>
      </w:r>
      <w:r w:rsidR="00B36BDB">
        <w:t>reate a Site Manager resource and fill the desired IP ranges</w:t>
      </w:r>
      <w:r>
        <w:t xml:space="preserve"> and other network settings (DNS, NTP, domain suffix)</w:t>
      </w:r>
      <w:r w:rsidR="000A1327">
        <w:t xml:space="preserve"> – There should be one Site Manager per Cloud deployment.</w:t>
      </w:r>
    </w:p>
    <w:p w14:paraId="23F78317" w14:textId="6603AB3F" w:rsidR="00B36BDB" w:rsidRDefault="001A664A" w:rsidP="001A664A">
      <w:pPr>
        <w:pStyle w:val="nnormal"/>
        <w:numPr>
          <w:ilvl w:val="0"/>
          <w:numId w:val="28"/>
        </w:numPr>
        <w:pPrChange w:id="358" w:author="Yaniv Kalsky" w:date="2016-11-18T10:36:00Z">
          <w:pPr>
            <w:pStyle w:val="nnormal"/>
            <w:numPr>
              <w:numId w:val="28"/>
            </w:numPr>
            <w:ind w:left="720" w:hanging="360"/>
          </w:pPr>
        </w:pPrChange>
      </w:pPr>
      <w:ins w:id="359" w:author="Yaniv Kalsky" w:date="2016-11-18T10:36:00Z">
        <w:r>
          <w:t xml:space="preserve">Under Inventory in the portal, </w:t>
        </w:r>
      </w:ins>
      <w:del w:id="360" w:author="Yaniv Kalsky" w:date="2016-11-18T10:36:00Z">
        <w:r w:rsidR="00B36BDB" w:rsidDel="001A664A">
          <w:delText>C</w:delText>
        </w:r>
      </w:del>
      <w:ins w:id="361" w:author="Yaniv Kalsky" w:date="2016-11-18T10:36:00Z">
        <w:r>
          <w:t>c</w:t>
        </w:r>
      </w:ins>
      <w:r w:rsidR="00B36BDB">
        <w:t xml:space="preserve">reate an </w:t>
      </w:r>
      <w:proofErr w:type="spellStart"/>
      <w:r w:rsidR="00B36BDB">
        <w:t>OnRack</w:t>
      </w:r>
      <w:proofErr w:type="spellEnd"/>
      <w:r w:rsidR="00B36BDB">
        <w:t xml:space="preserve"> resource and fill the IP and credentials</w:t>
      </w:r>
    </w:p>
    <w:p w14:paraId="6531D3F9" w14:textId="267F286E" w:rsidR="00741489" w:rsidRDefault="00741489" w:rsidP="00485A23">
      <w:pPr>
        <w:pStyle w:val="nnormal"/>
        <w:numPr>
          <w:ilvl w:val="0"/>
          <w:numId w:val="28"/>
        </w:numPr>
      </w:pPr>
      <w:r>
        <w:t>Select a sandbox type</w:t>
      </w:r>
      <w:r w:rsidR="0061039D">
        <w:t xml:space="preserve"> (e.g. </w:t>
      </w:r>
      <w:r w:rsidR="00485A23">
        <w:t xml:space="preserve">SIO </w:t>
      </w:r>
      <w:proofErr w:type="spellStart"/>
      <w:r w:rsidR="00FD2C7F">
        <w:t>vRA</w:t>
      </w:r>
      <w:proofErr w:type="spellEnd"/>
      <w:r w:rsidR="00FD2C7F">
        <w:t xml:space="preserve"> </w:t>
      </w:r>
      <w:r w:rsidR="00485A23">
        <w:t>NSX</w:t>
      </w:r>
      <w:r w:rsidR="0061039D">
        <w:t xml:space="preserve">) </w:t>
      </w:r>
      <w:r w:rsidR="005D2F6E">
        <w:t xml:space="preserve">and reserve it. Choose a duration greater than 8 hours. </w:t>
      </w:r>
    </w:p>
    <w:p w14:paraId="02AC9AA1" w14:textId="773EBB41" w:rsidR="009E3D64" w:rsidRDefault="009E3D64" w:rsidP="0085538A">
      <w:pPr>
        <w:pStyle w:val="nnormal"/>
        <w:numPr>
          <w:ilvl w:val="0"/>
          <w:numId w:val="28"/>
        </w:numPr>
      </w:pPr>
      <w:r w:rsidRPr="0085538A">
        <w:t xml:space="preserve">Execute </w:t>
      </w:r>
      <w:r w:rsidRPr="00947636">
        <w:rPr>
          <w:b/>
        </w:rPr>
        <w:t>Set Inputs</w:t>
      </w:r>
      <w:r>
        <w:t xml:space="preserve"> to generate IPs</w:t>
      </w:r>
    </w:p>
    <w:p w14:paraId="415350D1" w14:textId="48175C4F" w:rsidR="009E3D64" w:rsidRDefault="009E3D64" w:rsidP="0085538A">
      <w:pPr>
        <w:pStyle w:val="nnormal"/>
        <w:numPr>
          <w:ilvl w:val="0"/>
          <w:numId w:val="28"/>
        </w:numPr>
      </w:pPr>
      <w:r>
        <w:t xml:space="preserve">Customize settings on </w:t>
      </w:r>
      <w:r w:rsidR="000A1327">
        <w:t>the different components</w:t>
      </w:r>
      <w:r>
        <w:t xml:space="preserve"> (</w:t>
      </w:r>
      <w:r w:rsidR="000A1327">
        <w:t>vCenter, NSX, etc.</w:t>
      </w:r>
      <w:r>
        <w:t>)</w:t>
      </w:r>
    </w:p>
    <w:p w14:paraId="5FC35006" w14:textId="433D2B00" w:rsidR="00323BD9" w:rsidRPr="0085538A" w:rsidRDefault="0061039D" w:rsidP="00741489">
      <w:pPr>
        <w:pStyle w:val="nnormal"/>
        <w:numPr>
          <w:ilvl w:val="0"/>
          <w:numId w:val="28"/>
        </w:numPr>
      </w:pPr>
      <w:r>
        <w:t xml:space="preserve">Execute </w:t>
      </w:r>
      <w:r w:rsidR="009E3D64" w:rsidRPr="0085538A">
        <w:rPr>
          <w:b/>
        </w:rPr>
        <w:t>Run Orchestration Steps</w:t>
      </w:r>
    </w:p>
    <w:p w14:paraId="5556B7EB" w14:textId="1CA772D9" w:rsidR="0061039D" w:rsidRDefault="00323BD9">
      <w:pPr>
        <w:pStyle w:val="nnormal"/>
        <w:numPr>
          <w:ilvl w:val="0"/>
          <w:numId w:val="28"/>
        </w:numPr>
      </w:pPr>
      <w:r>
        <w:t xml:space="preserve">When you need to refresh the </w:t>
      </w:r>
      <w:proofErr w:type="spellStart"/>
      <w:r>
        <w:t>OnRack</w:t>
      </w:r>
      <w:proofErr w:type="spellEnd"/>
      <w:r>
        <w:t xml:space="preserve"> inventory: Reserve the sandbox </w:t>
      </w:r>
      <w:proofErr w:type="spellStart"/>
      <w:r>
        <w:t>OnRack</w:t>
      </w:r>
      <w:proofErr w:type="spellEnd"/>
      <w:r>
        <w:t xml:space="preserve"> Discovery. It will automatically add all </w:t>
      </w:r>
      <w:proofErr w:type="spellStart"/>
      <w:r>
        <w:t>OnRack</w:t>
      </w:r>
      <w:proofErr w:type="spellEnd"/>
      <w:r>
        <w:t xml:space="preserve"> resources defined in step #5, run </w:t>
      </w:r>
      <w:proofErr w:type="spellStart"/>
      <w:r>
        <w:t>autodiscovery</w:t>
      </w:r>
      <w:proofErr w:type="spellEnd"/>
      <w:r>
        <w:t xml:space="preserve"> on them, and sync CloudShell with the </w:t>
      </w:r>
      <w:proofErr w:type="spellStart"/>
      <w:r>
        <w:t>OnRack</w:t>
      </w:r>
      <w:proofErr w:type="spellEnd"/>
      <w:r>
        <w:t xml:space="preserve"> server inventory. </w:t>
      </w:r>
      <w:r>
        <w:lastRenderedPageBreak/>
        <w:t xml:space="preserve">End the reservation after this process completes. You can repeat this discovery step whenever the </w:t>
      </w:r>
      <w:proofErr w:type="spellStart"/>
      <w:r>
        <w:t>OnRack</w:t>
      </w:r>
      <w:proofErr w:type="spellEnd"/>
      <w:r>
        <w:t xml:space="preserve"> server inventory may have changed</w:t>
      </w:r>
      <w:r w:rsidR="000A1327">
        <w:t>, or schedule it to run daily</w:t>
      </w:r>
      <w:r>
        <w:t>.</w:t>
      </w:r>
    </w:p>
    <w:p w14:paraId="469559F9" w14:textId="273E4105" w:rsidR="005D2F6E" w:rsidRDefault="005D2F6E" w:rsidP="005D2F6E">
      <w:pPr>
        <w:pStyle w:val="Heading2"/>
      </w:pPr>
      <w:bookmarkStart w:id="362" w:name="_Toc467241017"/>
      <w:r>
        <w:t>Deploying the CloudShell appliance</w:t>
      </w:r>
      <w:bookmarkEnd w:id="362"/>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66C5222B" w:rsidR="002C34B1" w:rsidRDefault="002C34B1" w:rsidP="00CB0D7A">
      <w:pPr>
        <w:pStyle w:val="nnormal"/>
        <w:numPr>
          <w:ilvl w:val="0"/>
          <w:numId w:val="42"/>
        </w:numPr>
      </w:pPr>
      <w:r>
        <w:t>150G of storage</w:t>
      </w:r>
    </w:p>
    <w:p w14:paraId="5DD1A5E4" w14:textId="77777777" w:rsidR="00323BD9" w:rsidRDefault="00323BD9" w:rsidP="0085538A">
      <w:pPr>
        <w:pStyle w:val="nnormal"/>
      </w:pPr>
    </w:p>
    <w:p w14:paraId="67A8AB97" w14:textId="4ED5F332" w:rsidR="00323BD9" w:rsidRDefault="00323BD9" w:rsidP="0085538A">
      <w:pPr>
        <w:pStyle w:val="nnormal"/>
      </w:pPr>
      <w:r>
        <w:t xml:space="preserve">The CloudShell appliance has two </w:t>
      </w:r>
      <w:proofErr w:type="spellStart"/>
      <w:r>
        <w:t>vNICs</w:t>
      </w:r>
      <w:proofErr w:type="spellEnd"/>
      <w:r>
        <w:t xml:space="preserve">, one for the management network and one for the </w:t>
      </w:r>
      <w:proofErr w:type="spellStart"/>
      <w:r>
        <w:t>OnRack</w:t>
      </w:r>
      <w:proofErr w:type="spellEnd"/>
      <w:r>
        <w:t xml:space="preserve"> PXE network. Assign these to the appropriate </w:t>
      </w:r>
      <w:proofErr w:type="spellStart"/>
      <w:r>
        <w:t>portgroups</w:t>
      </w:r>
      <w:proofErr w:type="spellEnd"/>
      <w:r>
        <w:t xml:space="preserve"> when deploying:</w:t>
      </w:r>
    </w:p>
    <w:p w14:paraId="4CCB9B7E" w14:textId="77777777" w:rsidR="00323BD9" w:rsidRDefault="00323BD9" w:rsidP="00323BD9">
      <w:pPr>
        <w:pStyle w:val="nnormal"/>
        <w:numPr>
          <w:ilvl w:val="0"/>
          <w:numId w:val="42"/>
        </w:numPr>
      </w:pPr>
      <w:r>
        <w:rPr>
          <w:noProof/>
          <w:lang w:eastAsia="en-US"/>
        </w:rPr>
        <w:drawing>
          <wp:inline distT="0" distB="0" distL="0" distR="0" wp14:anchorId="3A19103C" wp14:editId="6E909101">
            <wp:extent cx="4191000" cy="40090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246" cy="4015074"/>
                    </a:xfrm>
                    <a:prstGeom prst="rect">
                      <a:avLst/>
                    </a:prstGeom>
                    <a:noFill/>
                    <a:ln>
                      <a:noFill/>
                    </a:ln>
                  </pic:spPr>
                </pic:pic>
              </a:graphicData>
            </a:graphic>
          </wp:inline>
        </w:drawing>
      </w:r>
    </w:p>
    <w:p w14:paraId="33BCA8E8" w14:textId="77777777" w:rsidR="00323BD9" w:rsidRDefault="00323BD9" w:rsidP="0085538A">
      <w:pPr>
        <w:pStyle w:val="nnormal"/>
      </w:pP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7AB3E4E6"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6261532C" w14:textId="68AB87F6" w:rsidR="00152A73" w:rsidRDefault="00152A73">
      <w:pPr>
        <w:pStyle w:val="nnormal"/>
        <w:numPr>
          <w:ilvl w:val="0"/>
          <w:numId w:val="30"/>
        </w:numPr>
      </w:pPr>
      <w:proofErr w:type="spellStart"/>
      <w:r>
        <w:t>vRA</w:t>
      </w:r>
      <w:proofErr w:type="spellEnd"/>
      <w:r>
        <w:t xml:space="preserve"> OVA in c:\deploy</w:t>
      </w:r>
    </w:p>
    <w:p w14:paraId="7CC1F5CD" w14:textId="66CE0740" w:rsidR="00C965E0" w:rsidRDefault="00C965E0" w:rsidP="00FF2328">
      <w:pPr>
        <w:pStyle w:val="Heading3"/>
        <w:ind w:left="810" w:hanging="810"/>
      </w:pPr>
      <w:bookmarkStart w:id="363" w:name="_Toc467241018"/>
      <w:r>
        <w:t>Configuring CloudShell VM</w:t>
      </w:r>
      <w:bookmarkEnd w:id="363"/>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lastRenderedPageBreak/>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1CB308BF" w:rsidR="004C5FA5" w:rsidRDefault="004C5FA5" w:rsidP="004C5FA5">
      <w:pPr>
        <w:pStyle w:val="nnormal"/>
        <w:rPr>
          <w:noProof/>
        </w:rPr>
      </w:pPr>
      <w:r>
        <w:rPr>
          <w:noProof/>
          <w:lang w:eastAsia="en-US"/>
        </w:rPr>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7402" cy="2221084"/>
                    </a:xfrm>
                    <a:prstGeom prst="rect">
                      <a:avLst/>
                    </a:prstGeom>
                  </pic:spPr>
                </pic:pic>
              </a:graphicData>
            </a:graphic>
          </wp:inline>
        </w:drawing>
      </w:r>
      <w:r>
        <w:rPr>
          <w:noProof/>
        </w:rPr>
        <w:tab/>
      </w:r>
    </w:p>
    <w:p w14:paraId="4AFDF4A1" w14:textId="77777777" w:rsidR="00323BD9" w:rsidRDefault="00323BD9" w:rsidP="00323BD9">
      <w:pPr>
        <w:pStyle w:val="nnormal"/>
        <w:rPr>
          <w:noProof/>
        </w:rPr>
      </w:pPr>
      <w:r>
        <w:rPr>
          <w:noProof/>
        </w:rPr>
        <w:t>Repeat this process for Ethernet 2, assigning an address on the 172.31.128.0 network with a netmask of 255.255.252.0 to communicate on the OnRack PXE network.</w:t>
      </w:r>
    </w:p>
    <w:p w14:paraId="231E0C6B" w14:textId="77777777" w:rsidR="007D716A" w:rsidRDefault="007D716A" w:rsidP="007D716A">
      <w:pPr>
        <w:pStyle w:val="Heading3"/>
        <w:ind w:left="810" w:hanging="810"/>
        <w:rPr>
          <w:moveTo w:id="364" w:author="Yaniv Kalsky" w:date="2016-11-18T10:39:00Z"/>
        </w:rPr>
      </w:pPr>
      <w:bookmarkStart w:id="365" w:name="_Toc466640203"/>
      <w:bookmarkStart w:id="366" w:name="_Toc466544750"/>
      <w:bookmarkStart w:id="367" w:name="_Toc466640206"/>
      <w:bookmarkStart w:id="368" w:name="_Toc466544751"/>
      <w:bookmarkStart w:id="369" w:name="_Toc466640207"/>
      <w:bookmarkStart w:id="370" w:name="_Toc466544752"/>
      <w:bookmarkStart w:id="371" w:name="_Toc466640208"/>
      <w:bookmarkStart w:id="372" w:name="_Toc467241019"/>
      <w:bookmarkEnd w:id="365"/>
      <w:bookmarkEnd w:id="366"/>
      <w:bookmarkEnd w:id="367"/>
      <w:bookmarkEnd w:id="368"/>
      <w:bookmarkEnd w:id="369"/>
      <w:bookmarkEnd w:id="370"/>
      <w:bookmarkEnd w:id="371"/>
      <w:moveToRangeStart w:id="373" w:author="Yaniv Kalsky" w:date="2016-11-18T10:39:00Z" w:name="move467228870"/>
      <w:moveTo w:id="374" w:author="Yaniv Kalsky" w:date="2016-11-18T10:39:00Z">
        <w:r>
          <w:t>CloudShell Services overview</w:t>
        </w:r>
        <w:bookmarkEnd w:id="372"/>
      </w:moveTo>
    </w:p>
    <w:p w14:paraId="52CF1773" w14:textId="77777777" w:rsidR="007D716A" w:rsidRDefault="007D716A" w:rsidP="007D716A">
      <w:pPr>
        <w:pStyle w:val="nnormal"/>
        <w:rPr>
          <w:moveTo w:id="375" w:author="Yaniv Kalsky" w:date="2016-11-18T10:39:00Z"/>
        </w:rPr>
      </w:pPr>
      <w:moveTo w:id="376" w:author="Yaniv Kalsky" w:date="2016-11-18T10:39:00Z">
        <w:r>
          <w:t>The CloudShell OVA comes preinstalled with all necessary CloudShell components, including:</w:t>
        </w:r>
      </w:moveTo>
    </w:p>
    <w:p w14:paraId="6DC36FF1" w14:textId="77777777" w:rsidR="007D716A" w:rsidRDefault="007D716A" w:rsidP="007D716A">
      <w:pPr>
        <w:pStyle w:val="nnormal"/>
        <w:rPr>
          <w:moveTo w:id="377" w:author="Yaniv Kalsky" w:date="2016-11-18T10:39:00Z"/>
        </w:rPr>
      </w:pPr>
      <w:moveTo w:id="378" w:author="Yaniv Kalsky" w:date="2016-11-18T10:39:00Z">
        <w:r>
          <w:t>Quali Server</w:t>
        </w:r>
      </w:moveTo>
    </w:p>
    <w:p w14:paraId="7DAA503B" w14:textId="77777777" w:rsidR="007D716A" w:rsidRDefault="007D716A" w:rsidP="007D716A">
      <w:pPr>
        <w:pStyle w:val="nnormal"/>
        <w:rPr>
          <w:moveTo w:id="379" w:author="Yaniv Kalsky" w:date="2016-11-18T10:39:00Z"/>
        </w:rPr>
      </w:pPr>
      <w:moveTo w:id="380" w:author="Yaniv Kalsky" w:date="2016-11-18T10:39:00Z">
        <w:r>
          <w:t xml:space="preserve">CloudShell Portal </w:t>
        </w:r>
      </w:moveTo>
    </w:p>
    <w:p w14:paraId="09D4E5FE" w14:textId="77777777" w:rsidR="007D716A" w:rsidRDefault="007D716A" w:rsidP="007D716A">
      <w:pPr>
        <w:pStyle w:val="nnormal"/>
        <w:rPr>
          <w:moveTo w:id="381" w:author="Yaniv Kalsky" w:date="2016-11-18T10:39:00Z"/>
        </w:rPr>
      </w:pPr>
      <w:moveTo w:id="382" w:author="Yaniv Kalsky" w:date="2016-11-18T10:39:00Z">
        <w:r>
          <w:t>CloudShell Execution Server</w:t>
        </w:r>
      </w:moveTo>
    </w:p>
    <w:p w14:paraId="4787ECCF" w14:textId="77777777" w:rsidR="007D716A" w:rsidRPr="00344C1E" w:rsidRDefault="007D716A" w:rsidP="007D716A">
      <w:pPr>
        <w:pStyle w:val="nnormal"/>
        <w:rPr>
          <w:moveTo w:id="383" w:author="Yaniv Kalsky" w:date="2016-11-18T10:39:00Z"/>
        </w:rPr>
      </w:pPr>
      <w:moveTo w:id="384" w:author="Yaniv Kalsky" w:date="2016-11-18T10:39:00Z">
        <w:r>
          <w:t>SQL 2008 Express with Database preconfigured (Named “QUALISYSTEMS2008”)</w:t>
        </w:r>
      </w:moveTo>
    </w:p>
    <w:p w14:paraId="44948921" w14:textId="77777777" w:rsidR="007D716A" w:rsidRDefault="007D716A" w:rsidP="007D716A">
      <w:pPr>
        <w:pStyle w:val="Heading4"/>
        <w:ind w:left="990" w:hanging="990"/>
        <w:rPr>
          <w:moveTo w:id="385" w:author="Yaniv Kalsky" w:date="2016-11-18T10:39:00Z"/>
        </w:rPr>
      </w:pPr>
      <w:moveTo w:id="386" w:author="Yaniv Kalsky" w:date="2016-11-18T10:39:00Z">
        <w:r>
          <w:t>Quali Server</w:t>
        </w:r>
      </w:moveTo>
    </w:p>
    <w:p w14:paraId="115D9F37" w14:textId="77777777" w:rsidR="007D716A" w:rsidRDefault="007D716A" w:rsidP="007D716A">
      <w:pPr>
        <w:rPr>
          <w:moveTo w:id="387" w:author="Yaniv Kalsky" w:date="2016-11-18T10:39:00Z"/>
          <w:lang w:eastAsia="zh-CN"/>
        </w:rPr>
      </w:pPr>
      <w:moveTo w:id="388" w:author="Yaniv Kalsky" w:date="2016-11-18T10:39:00Z">
        <w:r>
          <w:rPr>
            <w:lang w:eastAsia="zh-CN"/>
          </w:rPr>
          <w:t>This service in charge of running the CloudShell software, you can start\stop it from the “Services” windows screen. It is set to automatically start when the VM power on.</w:t>
        </w:r>
      </w:moveTo>
    </w:p>
    <w:p w14:paraId="4FB1CDDB" w14:textId="77777777" w:rsidR="007D716A" w:rsidRDefault="007D716A" w:rsidP="007D716A">
      <w:pPr>
        <w:pStyle w:val="Heading4"/>
        <w:ind w:left="990" w:hanging="990"/>
        <w:rPr>
          <w:moveTo w:id="389" w:author="Yaniv Kalsky" w:date="2016-11-18T10:39:00Z"/>
        </w:rPr>
      </w:pPr>
      <w:moveTo w:id="390" w:author="Yaniv Kalsky" w:date="2016-11-18T10:39:00Z">
        <w:r>
          <w:t xml:space="preserve">CloudShell Portal </w:t>
        </w:r>
      </w:moveTo>
    </w:p>
    <w:p w14:paraId="73333255" w14:textId="77777777" w:rsidR="007D716A" w:rsidRPr="002C6FE8" w:rsidRDefault="007D716A" w:rsidP="007D716A">
      <w:pPr>
        <w:rPr>
          <w:moveTo w:id="391" w:author="Yaniv Kalsky" w:date="2016-11-18T10:39:00Z"/>
          <w:lang w:eastAsia="zh-CN"/>
        </w:rPr>
      </w:pPr>
      <w:moveTo w:id="392" w:author="Yaniv Kalsky" w:date="2016-11-18T10:39:00Z">
        <w:r>
          <w:rPr>
            <w:lang w:eastAsia="zh-CN"/>
          </w:rPr>
          <w:t xml:space="preserve">The CloudShell Portal is running under the IIS installed on the CloudShell VM. To manage it, use the IIS Manager. </w:t>
        </w:r>
      </w:moveTo>
    </w:p>
    <w:p w14:paraId="0E1ED6AD" w14:textId="77777777" w:rsidR="007D716A" w:rsidRDefault="007D716A" w:rsidP="007D716A">
      <w:pPr>
        <w:pStyle w:val="Heading4"/>
        <w:ind w:left="990" w:hanging="990"/>
        <w:rPr>
          <w:moveTo w:id="393" w:author="Yaniv Kalsky" w:date="2016-11-18T10:39:00Z"/>
        </w:rPr>
      </w:pPr>
      <w:moveTo w:id="394" w:author="Yaniv Kalsky" w:date="2016-11-18T10:39:00Z">
        <w:r>
          <w:t>CloudShell Execution Server</w:t>
        </w:r>
      </w:moveTo>
    </w:p>
    <w:p w14:paraId="501E5E9F" w14:textId="77777777" w:rsidR="007D716A" w:rsidRDefault="007D716A" w:rsidP="007D716A">
      <w:pPr>
        <w:rPr>
          <w:moveTo w:id="395" w:author="Yaniv Kalsky" w:date="2016-11-18T10:39:00Z"/>
          <w:lang w:eastAsia="zh-CN"/>
        </w:rPr>
      </w:pPr>
      <w:moveTo w:id="396" w:author="Yaniv Kalsky" w:date="2016-11-18T10:39:00Z">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moveTo>
    </w:p>
    <w:p w14:paraId="3820E74F" w14:textId="77777777" w:rsidR="007D716A" w:rsidRDefault="007D716A" w:rsidP="007D716A">
      <w:pPr>
        <w:rPr>
          <w:moveTo w:id="397" w:author="Yaniv Kalsky" w:date="2016-11-18T10:39:00Z"/>
          <w:lang w:eastAsia="zh-CN"/>
        </w:rPr>
      </w:pPr>
      <w:moveTo w:id="398" w:author="Yaniv Kalsky" w:date="2016-11-18T10:39:00Z">
        <w:r w:rsidRPr="00762BAA">
          <w:rPr>
            <w:noProof/>
          </w:rPr>
          <w:lastRenderedPageBreak/>
          <w:drawing>
            <wp:inline distT="0" distB="0" distL="0" distR="0" wp14:anchorId="3CDFAEF8" wp14:editId="6C483AE8">
              <wp:extent cx="1351966" cy="108623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moveTo>
    </w:p>
    <w:p w14:paraId="61568A9A" w14:textId="77777777" w:rsidR="007D716A" w:rsidRDefault="007D716A" w:rsidP="007D716A">
      <w:pPr>
        <w:rPr>
          <w:moveTo w:id="399" w:author="Yaniv Kalsky" w:date="2016-11-18T10:39:00Z"/>
          <w:lang w:eastAsia="zh-CN"/>
        </w:rPr>
      </w:pPr>
      <w:moveTo w:id="400" w:author="Yaniv Kalsky" w:date="2016-11-18T10:39:00Z">
        <w:r>
          <w:rPr>
            <w:lang w:eastAsia="zh-CN"/>
          </w:rPr>
          <w:t>To stop the Execution Server, you can right click on it and choose “Close”</w:t>
        </w:r>
      </w:moveTo>
    </w:p>
    <w:p w14:paraId="50102C08" w14:textId="77777777" w:rsidR="007D716A" w:rsidRDefault="007D716A" w:rsidP="007D716A">
      <w:pPr>
        <w:rPr>
          <w:moveTo w:id="401" w:author="Yaniv Kalsky" w:date="2016-11-18T10:39:00Z"/>
          <w:lang w:eastAsia="zh-CN"/>
        </w:rPr>
      </w:pPr>
      <w:moveTo w:id="402" w:author="Yaniv Kalsky" w:date="2016-11-18T10:39:00Z">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moveTo>
    </w:p>
    <w:p w14:paraId="177612F0" w14:textId="77777777" w:rsidR="007D716A" w:rsidRDefault="007D716A" w:rsidP="007D716A">
      <w:pPr>
        <w:rPr>
          <w:moveTo w:id="403" w:author="Yaniv Kalsky" w:date="2016-11-18T10:39:00Z"/>
          <w:lang w:eastAsia="zh-CN"/>
        </w:rPr>
      </w:pPr>
      <w:moveTo w:id="404" w:author="Yaniv Kalsky" w:date="2016-11-18T10:39:00Z">
        <w:r>
          <w:rPr>
            <w:lang w:eastAsia="zh-CN"/>
          </w:rPr>
          <w:t>Alternatively, you can use the “Start Execution Server” shortcut on the desktop or execute the batch script under “</w:t>
        </w:r>
        <w:r w:rsidRPr="00B25D3A">
          <w:rPr>
            <w:lang w:eastAsia="zh-CN"/>
          </w:rPr>
          <w:t>C:\Start Execution Server.cmd"</w:t>
        </w:r>
      </w:moveTo>
    </w:p>
    <w:p w14:paraId="27C14779" w14:textId="77777777" w:rsidR="007D716A" w:rsidRDefault="007D716A" w:rsidP="007D716A">
      <w:pPr>
        <w:rPr>
          <w:moveTo w:id="405" w:author="Yaniv Kalsky" w:date="2016-11-18T10:39:00Z"/>
          <w:lang w:eastAsia="zh-CN"/>
        </w:rPr>
      </w:pPr>
      <w:moveTo w:id="406" w:author="Yaniv Kalsky" w:date="2016-11-18T10:39:00Z">
        <w:r>
          <w:rPr>
            <w:lang w:eastAsia="zh-CN"/>
          </w:rPr>
          <w:br w:type="page"/>
        </w:r>
      </w:moveTo>
    </w:p>
    <w:p w14:paraId="0F8DC6F0" w14:textId="0EECD7EB" w:rsidR="001744E4" w:rsidRDefault="001744E4" w:rsidP="00CC7CDA">
      <w:pPr>
        <w:pStyle w:val="Heading3"/>
        <w:ind w:left="900" w:hanging="900"/>
      </w:pPr>
      <w:bookmarkStart w:id="407" w:name="_Toc467241020"/>
      <w:moveToRangeEnd w:id="373"/>
      <w:r>
        <w:lastRenderedPageBreak/>
        <w:t>Installing CloudShell license token</w:t>
      </w:r>
      <w:bookmarkEnd w:id="407"/>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75B39DD1" w:rsidR="00344C1E" w:rsidDel="007D716A" w:rsidRDefault="00344C1E" w:rsidP="00FF2328">
      <w:pPr>
        <w:pStyle w:val="Heading3"/>
        <w:ind w:left="810" w:hanging="810"/>
        <w:rPr>
          <w:moveFrom w:id="408" w:author="Yaniv Kalsky" w:date="2016-11-18T10:39:00Z"/>
        </w:rPr>
      </w:pPr>
      <w:moveFromRangeStart w:id="409" w:author="Yaniv Kalsky" w:date="2016-11-18T10:39:00Z" w:name="move467228870"/>
      <w:moveFrom w:id="410" w:author="Yaniv Kalsky" w:date="2016-11-18T10:39:00Z">
        <w:r w:rsidDel="007D716A">
          <w:t>CloudShell Services overview</w:t>
        </w:r>
        <w:bookmarkStart w:id="411" w:name="_Toc467241021"/>
        <w:bookmarkEnd w:id="411"/>
      </w:moveFrom>
    </w:p>
    <w:p w14:paraId="344C169D" w14:textId="1933B713" w:rsidR="00344C1E" w:rsidDel="007D716A" w:rsidRDefault="00344C1E" w:rsidP="00344C1E">
      <w:pPr>
        <w:pStyle w:val="nnormal"/>
        <w:rPr>
          <w:moveFrom w:id="412" w:author="Yaniv Kalsky" w:date="2016-11-18T10:39:00Z"/>
        </w:rPr>
      </w:pPr>
      <w:moveFrom w:id="413" w:author="Yaniv Kalsky" w:date="2016-11-18T10:39:00Z">
        <w:r w:rsidDel="007D716A">
          <w:t>The CloudShell OVA comes preinstalled with all necessary CloudShell components, including:</w:t>
        </w:r>
        <w:bookmarkStart w:id="414" w:name="_Toc467241022"/>
        <w:bookmarkEnd w:id="414"/>
      </w:moveFrom>
    </w:p>
    <w:p w14:paraId="0FC5161D" w14:textId="4107F159" w:rsidR="00344C1E" w:rsidDel="007D716A" w:rsidRDefault="00344C1E" w:rsidP="00344C1E">
      <w:pPr>
        <w:pStyle w:val="nnormal"/>
        <w:rPr>
          <w:moveFrom w:id="415" w:author="Yaniv Kalsky" w:date="2016-11-18T10:39:00Z"/>
        </w:rPr>
      </w:pPr>
      <w:moveFrom w:id="416" w:author="Yaniv Kalsky" w:date="2016-11-18T10:39:00Z">
        <w:r w:rsidDel="007D716A">
          <w:t>Quali Server</w:t>
        </w:r>
        <w:bookmarkStart w:id="417" w:name="_Toc467241023"/>
        <w:bookmarkEnd w:id="417"/>
      </w:moveFrom>
    </w:p>
    <w:p w14:paraId="44926FD5" w14:textId="0B918974" w:rsidR="00344C1E" w:rsidDel="007D716A" w:rsidRDefault="00344C1E">
      <w:pPr>
        <w:pStyle w:val="nnormal"/>
        <w:rPr>
          <w:moveFrom w:id="418" w:author="Yaniv Kalsky" w:date="2016-11-18T10:39:00Z"/>
        </w:rPr>
      </w:pPr>
      <w:moveFrom w:id="419" w:author="Yaniv Kalsky" w:date="2016-11-18T10:39:00Z">
        <w:r w:rsidDel="007D716A">
          <w:t xml:space="preserve">CloudShell </w:t>
        </w:r>
        <w:r w:rsidR="002C6FE8" w:rsidDel="007D716A">
          <w:t xml:space="preserve">Portal </w:t>
        </w:r>
        <w:bookmarkStart w:id="420" w:name="_Toc467241024"/>
        <w:bookmarkEnd w:id="420"/>
      </w:moveFrom>
    </w:p>
    <w:p w14:paraId="2D0BE514" w14:textId="2C06C0A6" w:rsidR="002C6FE8" w:rsidDel="007D716A" w:rsidRDefault="002C6FE8" w:rsidP="00344C1E">
      <w:pPr>
        <w:pStyle w:val="nnormal"/>
        <w:rPr>
          <w:moveFrom w:id="421" w:author="Yaniv Kalsky" w:date="2016-11-18T10:39:00Z"/>
        </w:rPr>
      </w:pPr>
      <w:moveFrom w:id="422" w:author="Yaniv Kalsky" w:date="2016-11-18T10:39:00Z">
        <w:r w:rsidDel="007D716A">
          <w:t>CloudShell Execution Server</w:t>
        </w:r>
        <w:bookmarkStart w:id="423" w:name="_Toc467241025"/>
        <w:bookmarkEnd w:id="423"/>
      </w:moveFrom>
    </w:p>
    <w:p w14:paraId="3C60065C" w14:textId="2F79338E" w:rsidR="002C6FE8" w:rsidRPr="00344C1E" w:rsidDel="007D716A" w:rsidRDefault="002C6FE8" w:rsidP="00344C1E">
      <w:pPr>
        <w:pStyle w:val="nnormal"/>
        <w:rPr>
          <w:moveFrom w:id="424" w:author="Yaniv Kalsky" w:date="2016-11-18T10:39:00Z"/>
        </w:rPr>
      </w:pPr>
      <w:moveFrom w:id="425" w:author="Yaniv Kalsky" w:date="2016-11-18T10:39:00Z">
        <w:r w:rsidDel="007D716A">
          <w:t>SQL 2008 Express with Database preconfigured (Named “QUALISYSTEMS2008”)</w:t>
        </w:r>
        <w:bookmarkStart w:id="426" w:name="_Toc467241026"/>
        <w:bookmarkEnd w:id="426"/>
      </w:moveFrom>
    </w:p>
    <w:p w14:paraId="3705F196" w14:textId="51EC154A" w:rsidR="002C6FE8" w:rsidDel="007D716A" w:rsidRDefault="002C6FE8" w:rsidP="00FF2328">
      <w:pPr>
        <w:pStyle w:val="Heading4"/>
        <w:ind w:left="990" w:hanging="990"/>
        <w:rPr>
          <w:moveFrom w:id="427" w:author="Yaniv Kalsky" w:date="2016-11-18T10:39:00Z"/>
        </w:rPr>
      </w:pPr>
      <w:moveFrom w:id="428" w:author="Yaniv Kalsky" w:date="2016-11-18T10:39:00Z">
        <w:r w:rsidDel="007D716A">
          <w:t>Quali Server</w:t>
        </w:r>
        <w:bookmarkStart w:id="429" w:name="_Toc467241027"/>
        <w:bookmarkEnd w:id="429"/>
      </w:moveFrom>
    </w:p>
    <w:p w14:paraId="7A11D869" w14:textId="4C9F921E" w:rsidR="002C6FE8" w:rsidDel="007D716A" w:rsidRDefault="002C6FE8" w:rsidP="002C6FE8">
      <w:pPr>
        <w:rPr>
          <w:moveFrom w:id="430" w:author="Yaniv Kalsky" w:date="2016-11-18T10:39:00Z"/>
          <w:lang w:eastAsia="zh-CN"/>
        </w:rPr>
      </w:pPr>
      <w:moveFrom w:id="431" w:author="Yaniv Kalsky" w:date="2016-11-18T10:39:00Z">
        <w:r w:rsidDel="007D716A">
          <w:rPr>
            <w:lang w:eastAsia="zh-CN"/>
          </w:rPr>
          <w:t>This service in charge of running the CloudShell software, you can start\stop it from the “Services” windows screen. It is set to automatically start when the VM power on.</w:t>
        </w:r>
        <w:bookmarkStart w:id="432" w:name="_Toc467241028"/>
        <w:bookmarkEnd w:id="432"/>
      </w:moveFrom>
    </w:p>
    <w:p w14:paraId="2CB5D97E" w14:textId="676C176B" w:rsidR="002C6FE8" w:rsidDel="007D716A" w:rsidRDefault="002C6FE8">
      <w:pPr>
        <w:pStyle w:val="Heading4"/>
        <w:ind w:left="990" w:hanging="990"/>
        <w:rPr>
          <w:moveFrom w:id="433" w:author="Yaniv Kalsky" w:date="2016-11-18T10:39:00Z"/>
        </w:rPr>
      </w:pPr>
      <w:moveFrom w:id="434" w:author="Yaniv Kalsky" w:date="2016-11-18T10:39:00Z">
        <w:r w:rsidDel="007D716A">
          <w:t xml:space="preserve">CloudShell Portal </w:t>
        </w:r>
        <w:bookmarkStart w:id="435" w:name="_Toc467241029"/>
        <w:bookmarkEnd w:id="435"/>
      </w:moveFrom>
    </w:p>
    <w:p w14:paraId="576575DD" w14:textId="3760C06A" w:rsidR="002C6FE8" w:rsidRPr="002C6FE8" w:rsidDel="007D716A" w:rsidRDefault="00160E6F">
      <w:pPr>
        <w:rPr>
          <w:moveFrom w:id="436" w:author="Yaniv Kalsky" w:date="2016-11-18T10:39:00Z"/>
          <w:lang w:eastAsia="zh-CN"/>
        </w:rPr>
      </w:pPr>
      <w:moveFrom w:id="437" w:author="Yaniv Kalsky" w:date="2016-11-18T10:39:00Z">
        <w:r w:rsidDel="007D716A">
          <w:rPr>
            <w:lang w:eastAsia="zh-CN"/>
          </w:rPr>
          <w:t xml:space="preserve">The CloudShell Portal is running under the IIS installed on the CloudShell VM. To manage it, use the IIS Manager. </w:t>
        </w:r>
        <w:bookmarkStart w:id="438" w:name="_Toc467241030"/>
        <w:bookmarkEnd w:id="438"/>
      </w:moveFrom>
    </w:p>
    <w:p w14:paraId="6C08EAC6" w14:textId="603D7E9B" w:rsidR="002C6FE8" w:rsidDel="007D716A" w:rsidRDefault="002C6FE8" w:rsidP="00FF2328">
      <w:pPr>
        <w:pStyle w:val="Heading4"/>
        <w:ind w:left="990" w:hanging="990"/>
        <w:rPr>
          <w:moveFrom w:id="439" w:author="Yaniv Kalsky" w:date="2016-11-18T10:39:00Z"/>
        </w:rPr>
      </w:pPr>
      <w:moveFrom w:id="440" w:author="Yaniv Kalsky" w:date="2016-11-18T10:39:00Z">
        <w:r w:rsidDel="007D716A">
          <w:t>CloudShell Execution Server</w:t>
        </w:r>
        <w:bookmarkStart w:id="441" w:name="_Toc467241031"/>
        <w:bookmarkEnd w:id="441"/>
      </w:moveFrom>
    </w:p>
    <w:p w14:paraId="2D23AD76" w14:textId="42770112" w:rsidR="002C6FE8" w:rsidDel="007D716A" w:rsidRDefault="002C6FE8" w:rsidP="00762BAA">
      <w:pPr>
        <w:rPr>
          <w:moveFrom w:id="442" w:author="Yaniv Kalsky" w:date="2016-11-18T10:39:00Z"/>
          <w:lang w:eastAsia="zh-CN"/>
        </w:rPr>
      </w:pPr>
      <w:moveFrom w:id="443" w:author="Yaniv Kalsky" w:date="2016-11-18T10:39:00Z">
        <w:r w:rsidDel="007D716A">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sidDel="007D716A">
          <w:rPr>
            <w:lang w:eastAsia="zh-CN"/>
          </w:rPr>
          <w:t xml:space="preserve"> </w:t>
        </w:r>
        <w:bookmarkStart w:id="444" w:name="_Toc467241032"/>
        <w:bookmarkEnd w:id="444"/>
      </w:moveFrom>
    </w:p>
    <w:p w14:paraId="46A36B26" w14:textId="09BE7404" w:rsidR="00762BAA" w:rsidDel="007D716A" w:rsidRDefault="00762BAA" w:rsidP="002C6FE8">
      <w:pPr>
        <w:rPr>
          <w:moveFrom w:id="445" w:author="Yaniv Kalsky" w:date="2016-11-18T10:39:00Z"/>
          <w:lang w:eastAsia="zh-CN"/>
        </w:rPr>
      </w:pPr>
      <w:moveFrom w:id="446" w:author="Yaniv Kalsky" w:date="2016-11-18T10:39:00Z">
        <w:r w:rsidRPr="00762BAA" w:rsidDel="007D716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bookmarkStart w:id="447" w:name="_Toc467241033"/>
        <w:bookmarkEnd w:id="447"/>
      </w:moveFrom>
    </w:p>
    <w:p w14:paraId="0759A958" w14:textId="205A664A" w:rsidR="00762BAA" w:rsidDel="007D716A" w:rsidRDefault="00762BAA" w:rsidP="002C6FE8">
      <w:pPr>
        <w:rPr>
          <w:moveFrom w:id="448" w:author="Yaniv Kalsky" w:date="2016-11-18T10:39:00Z"/>
          <w:lang w:eastAsia="zh-CN"/>
        </w:rPr>
      </w:pPr>
      <w:moveFrom w:id="449" w:author="Yaniv Kalsky" w:date="2016-11-18T10:39:00Z">
        <w:r w:rsidDel="007D716A">
          <w:rPr>
            <w:lang w:eastAsia="zh-CN"/>
          </w:rPr>
          <w:t>To stop the Execution Server, you can right click on it and choose “Close”</w:t>
        </w:r>
        <w:bookmarkStart w:id="450" w:name="_Toc467241034"/>
        <w:bookmarkEnd w:id="450"/>
      </w:moveFrom>
    </w:p>
    <w:p w14:paraId="03CCA033" w14:textId="124F0A0D" w:rsidR="00762BAA" w:rsidDel="007D716A" w:rsidRDefault="00762BAA" w:rsidP="00762BAA">
      <w:pPr>
        <w:rPr>
          <w:moveFrom w:id="451" w:author="Yaniv Kalsky" w:date="2016-11-18T10:39:00Z"/>
          <w:lang w:eastAsia="zh-CN"/>
        </w:rPr>
      </w:pPr>
      <w:moveFrom w:id="452" w:author="Yaniv Kalsky" w:date="2016-11-18T10:39:00Z">
        <w:r w:rsidDel="007D716A">
          <w:rPr>
            <w:lang w:eastAsia="zh-CN"/>
          </w:rPr>
          <w:t>To start it, open CMD, navigate to “</w:t>
        </w:r>
        <w:r w:rsidRPr="00762BAA" w:rsidDel="007D716A">
          <w:rPr>
            <w:lang w:eastAsia="zh-CN"/>
          </w:rPr>
          <w:t>C:\Program Files (x86)\Qualisystems\TestShell\ExecutionServer</w:t>
        </w:r>
        <w:r w:rsidDel="007D716A">
          <w:rPr>
            <w:lang w:eastAsia="zh-CN"/>
          </w:rPr>
          <w:t>” and run “</w:t>
        </w:r>
        <w:r w:rsidRPr="00762BAA" w:rsidDel="007D716A">
          <w:rPr>
            <w:lang w:eastAsia="zh-CN"/>
          </w:rPr>
          <w:t>QsExecutionServer.exe</w:t>
        </w:r>
        <w:r w:rsidDel="007D716A">
          <w:rPr>
            <w:lang w:eastAsia="zh-CN"/>
          </w:rPr>
          <w:t xml:space="preserve"> tray”</w:t>
        </w:r>
        <w:bookmarkStart w:id="453" w:name="_Toc467241035"/>
        <w:bookmarkEnd w:id="453"/>
      </w:moveFrom>
    </w:p>
    <w:p w14:paraId="0B915A38" w14:textId="06B6A96B" w:rsidR="00B25D3A" w:rsidDel="007D716A" w:rsidRDefault="00B25D3A" w:rsidP="00FF2328">
      <w:pPr>
        <w:rPr>
          <w:moveFrom w:id="454" w:author="Yaniv Kalsky" w:date="2016-11-18T10:39:00Z"/>
          <w:lang w:eastAsia="zh-CN"/>
        </w:rPr>
      </w:pPr>
      <w:moveFrom w:id="455" w:author="Yaniv Kalsky" w:date="2016-11-18T10:39:00Z">
        <w:r w:rsidDel="007D716A">
          <w:rPr>
            <w:lang w:eastAsia="zh-CN"/>
          </w:rPr>
          <w:t xml:space="preserve">Alternatively, you can </w:t>
        </w:r>
        <w:r w:rsidR="00FF2328" w:rsidDel="007D716A">
          <w:rPr>
            <w:lang w:eastAsia="zh-CN"/>
          </w:rPr>
          <w:t>use</w:t>
        </w:r>
        <w:r w:rsidDel="007D716A">
          <w:rPr>
            <w:lang w:eastAsia="zh-CN"/>
          </w:rPr>
          <w:t xml:space="preserve"> the </w:t>
        </w:r>
        <w:r w:rsidR="00FF2328" w:rsidDel="007D716A">
          <w:rPr>
            <w:lang w:eastAsia="zh-CN"/>
          </w:rPr>
          <w:t>“Start Execution Server” shortcut on the desktop or execute the b</w:t>
        </w:r>
        <w:r w:rsidDel="007D716A">
          <w:rPr>
            <w:lang w:eastAsia="zh-CN"/>
          </w:rPr>
          <w:t>atch script under “</w:t>
        </w:r>
        <w:r w:rsidRPr="00B25D3A" w:rsidDel="007D716A">
          <w:rPr>
            <w:lang w:eastAsia="zh-CN"/>
          </w:rPr>
          <w:t>C:\Start Execution Server.cmd"</w:t>
        </w:r>
        <w:bookmarkStart w:id="456" w:name="_Toc467241036"/>
        <w:bookmarkEnd w:id="456"/>
      </w:moveFrom>
    </w:p>
    <w:p w14:paraId="78BEADA0" w14:textId="70F275DF" w:rsidR="00FF2328" w:rsidDel="007D716A" w:rsidRDefault="00FF2328">
      <w:pPr>
        <w:rPr>
          <w:moveFrom w:id="457" w:author="Yaniv Kalsky" w:date="2016-11-18T10:39:00Z"/>
          <w:lang w:eastAsia="zh-CN"/>
        </w:rPr>
      </w:pPr>
      <w:moveFrom w:id="458" w:author="Yaniv Kalsky" w:date="2016-11-18T10:39:00Z">
        <w:r w:rsidDel="007D716A">
          <w:rPr>
            <w:lang w:eastAsia="zh-CN"/>
          </w:rPr>
          <w:br w:type="page"/>
        </w:r>
      </w:moveFrom>
    </w:p>
    <w:p w14:paraId="5709A90E" w14:textId="77777777" w:rsidR="007D716A" w:rsidRDefault="007D716A" w:rsidP="007D716A">
      <w:pPr>
        <w:pStyle w:val="Heading2"/>
        <w:ind w:left="630" w:hanging="630"/>
        <w:rPr>
          <w:moveTo w:id="459" w:author="Yaniv Kalsky" w:date="2016-11-18T10:46:00Z"/>
        </w:rPr>
      </w:pPr>
      <w:bookmarkStart w:id="460" w:name="_Importing_the_NFV_1"/>
      <w:bookmarkStart w:id="461" w:name="_Toc467241037"/>
      <w:bookmarkEnd w:id="460"/>
      <w:moveFromRangeEnd w:id="409"/>
      <w:moveToRangeStart w:id="462" w:author="Yaniv Kalsky" w:date="2016-11-18T10:46:00Z" w:name="move467229297"/>
      <w:moveTo w:id="463" w:author="Yaniv Kalsky" w:date="2016-11-18T10:46:00Z">
        <w:r>
          <w:t>Importing the NFV Package</w:t>
        </w:r>
        <w:bookmarkEnd w:id="461"/>
      </w:moveTo>
    </w:p>
    <w:p w14:paraId="28A766B0" w14:textId="77777777" w:rsidR="007D716A" w:rsidRPr="00FF2328" w:rsidRDefault="007D716A" w:rsidP="007D716A">
      <w:pPr>
        <w:pStyle w:val="nnormal"/>
        <w:rPr>
          <w:moveTo w:id="464" w:author="Yaniv Kalsky" w:date="2016-11-18T10:46:00Z"/>
        </w:rPr>
      </w:pPr>
      <w:moveTo w:id="465" w:author="Yaniv Kalsky" w:date="2016-11-18T10:46:00Z">
        <w:r>
          <w:t xml:space="preserve">The NFV Environment and Services need to be imported to the CloudShell VM. </w:t>
        </w:r>
      </w:moveTo>
    </w:p>
    <w:p w14:paraId="391B374B" w14:textId="77777777" w:rsidR="007D716A" w:rsidRDefault="007D716A" w:rsidP="007D716A">
      <w:pPr>
        <w:pStyle w:val="Heading3"/>
        <w:ind w:left="810" w:hanging="810"/>
        <w:rPr>
          <w:moveTo w:id="466" w:author="Yaniv Kalsky" w:date="2016-11-18T10:46:00Z"/>
        </w:rPr>
      </w:pPr>
      <w:bookmarkStart w:id="467" w:name="_Toc467241038"/>
      <w:moveTo w:id="468" w:author="Yaniv Kalsky" w:date="2016-11-18T10:46:00Z">
        <w:r>
          <w:t>Installing the NFV Solution package on the CloudShell VM</w:t>
        </w:r>
        <w:bookmarkEnd w:id="467"/>
      </w:moveTo>
    </w:p>
    <w:p w14:paraId="64250B6A" w14:textId="77777777" w:rsidR="007D716A" w:rsidRDefault="007D716A" w:rsidP="007D716A">
      <w:pPr>
        <w:pStyle w:val="nnormal"/>
        <w:rPr>
          <w:moveTo w:id="469" w:author="Yaniv Kalsky" w:date="2016-11-18T10:46:00Z"/>
        </w:rPr>
      </w:pPr>
      <w:moveTo w:id="470" w:author="Yaniv Kalsky" w:date="2016-11-18T10:46:00Z">
        <w:r>
          <w:t>After setting the CloudShell license, log in to the CloudShell desktop. Obtain NFVInstall.zip and extract it locally on the CloudShell desktop. It contains the following files:</w:t>
        </w:r>
      </w:moveTo>
    </w:p>
    <w:p w14:paraId="7C33D32C" w14:textId="77777777" w:rsidR="007D716A" w:rsidRDefault="007D716A" w:rsidP="007D716A">
      <w:pPr>
        <w:pStyle w:val="nnormal"/>
        <w:numPr>
          <w:ilvl w:val="0"/>
          <w:numId w:val="30"/>
        </w:numPr>
        <w:rPr>
          <w:moveTo w:id="471" w:author="Yaniv Kalsky" w:date="2016-11-18T10:46:00Z"/>
        </w:rPr>
      </w:pPr>
      <w:moveTo w:id="472" w:author="Yaniv Kalsky" w:date="2016-11-18T10:46:00Z">
        <w:r>
          <w:t>compute-shell.zip</w:t>
        </w:r>
      </w:moveTo>
    </w:p>
    <w:p w14:paraId="6B392DE0" w14:textId="77777777" w:rsidR="007D716A" w:rsidRDefault="007D716A" w:rsidP="007D716A">
      <w:pPr>
        <w:pStyle w:val="nnormal"/>
        <w:numPr>
          <w:ilvl w:val="0"/>
          <w:numId w:val="30"/>
        </w:numPr>
        <w:rPr>
          <w:moveTo w:id="473" w:author="Yaniv Kalsky" w:date="2016-11-18T10:46:00Z"/>
        </w:rPr>
      </w:pPr>
      <w:moveTo w:id="474" w:author="Yaniv Kalsky" w:date="2016-11-18T10:46:00Z">
        <w:r>
          <w:t>onrack-shell.zip</w:t>
        </w:r>
      </w:moveTo>
    </w:p>
    <w:p w14:paraId="0BA1E3FD" w14:textId="77777777" w:rsidR="007D716A" w:rsidRDefault="007D716A" w:rsidP="007D716A">
      <w:pPr>
        <w:pStyle w:val="nnormal"/>
        <w:numPr>
          <w:ilvl w:val="0"/>
          <w:numId w:val="30"/>
        </w:numPr>
        <w:rPr>
          <w:moveTo w:id="475" w:author="Yaniv Kalsky" w:date="2016-11-18T10:46:00Z"/>
        </w:rPr>
      </w:pPr>
      <w:moveTo w:id="476" w:author="Yaniv Kalsky" w:date="2016-11-18T10:46:00Z">
        <w:r>
          <w:t>site_manager_shell.zip</w:t>
        </w:r>
      </w:moveTo>
    </w:p>
    <w:p w14:paraId="5CB40CE4" w14:textId="77777777" w:rsidR="007D716A" w:rsidRDefault="007D716A" w:rsidP="007D716A">
      <w:pPr>
        <w:pStyle w:val="nnormal"/>
        <w:numPr>
          <w:ilvl w:val="0"/>
          <w:numId w:val="30"/>
        </w:numPr>
        <w:rPr>
          <w:moveTo w:id="477" w:author="Yaniv Kalsky" w:date="2016-11-18T10:46:00Z"/>
        </w:rPr>
      </w:pPr>
      <w:moveTo w:id="478" w:author="Yaniv Kalsky" w:date="2016-11-18T10:46:00Z">
        <w:r>
          <w:t>NFV Build Environment.zip</w:t>
        </w:r>
      </w:moveTo>
    </w:p>
    <w:p w14:paraId="025F7893" w14:textId="77777777" w:rsidR="007D716A" w:rsidRDefault="007D716A" w:rsidP="007D716A">
      <w:pPr>
        <w:pStyle w:val="nnormal"/>
        <w:numPr>
          <w:ilvl w:val="0"/>
          <w:numId w:val="30"/>
        </w:numPr>
        <w:rPr>
          <w:moveTo w:id="479" w:author="Yaniv Kalsky" w:date="2016-11-18T10:46:00Z"/>
        </w:rPr>
      </w:pPr>
      <w:moveTo w:id="480" w:author="Yaniv Kalsky" w:date="2016-11-18T10:46:00Z">
        <w:r>
          <w:lastRenderedPageBreak/>
          <w:t>Python site packages.zip</w:t>
        </w:r>
      </w:moveTo>
    </w:p>
    <w:p w14:paraId="23A1488A" w14:textId="77777777" w:rsidR="007D716A" w:rsidRDefault="007D716A" w:rsidP="007D716A">
      <w:pPr>
        <w:pStyle w:val="nnormal"/>
        <w:numPr>
          <w:ilvl w:val="0"/>
          <w:numId w:val="30"/>
        </w:numPr>
        <w:rPr>
          <w:moveTo w:id="481" w:author="Yaniv Kalsky" w:date="2016-11-18T10:46:00Z"/>
        </w:rPr>
      </w:pPr>
      <w:moveTo w:id="482" w:author="Yaniv Kalsky" w:date="2016-11-18T10:46:00Z">
        <w:r>
          <w:t>worker.py</w:t>
        </w:r>
      </w:moveTo>
    </w:p>
    <w:p w14:paraId="7D68A542" w14:textId="77777777" w:rsidR="007D716A" w:rsidRDefault="007D716A" w:rsidP="007D716A">
      <w:pPr>
        <w:pStyle w:val="nnormal"/>
        <w:numPr>
          <w:ilvl w:val="0"/>
          <w:numId w:val="30"/>
        </w:numPr>
        <w:rPr>
          <w:moveTo w:id="483" w:author="Yaniv Kalsky" w:date="2016-11-18T10:46:00Z"/>
        </w:rPr>
      </w:pPr>
      <w:moveTo w:id="484" w:author="Yaniv Kalsky" w:date="2016-11-18T10:46:00Z">
        <w:r>
          <w:t>INSTALL.cmd</w:t>
        </w:r>
      </w:moveTo>
    </w:p>
    <w:p w14:paraId="3298BEA0" w14:textId="719B04D5" w:rsidR="007D716A" w:rsidRDefault="007D716A" w:rsidP="007D716A">
      <w:pPr>
        <w:pStyle w:val="nnormal"/>
        <w:rPr>
          <w:moveTo w:id="485" w:author="Yaniv Kalsky" w:date="2016-11-18T10:46:00Z"/>
        </w:rPr>
        <w:pPrChange w:id="486" w:author="Yaniv Kalsky" w:date="2016-11-18T10:46:00Z">
          <w:pPr>
            <w:pStyle w:val="nnormal"/>
          </w:pPr>
        </w:pPrChange>
      </w:pPr>
      <w:moveTo w:id="487" w:author="Yaniv Kalsky" w:date="2016-11-18T10:46:00Z">
        <w:r>
          <w:t xml:space="preserve">Double-click INSTALL.cmd. This will install dependencies to the CloudShell Python directory and automatically import all required shell and environment packages into CloudShell. At this point, the </w:t>
        </w:r>
        <w:del w:id="488" w:author="Yaniv Kalsky" w:date="2016-11-18T10:46:00Z">
          <w:r w:rsidDel="007D716A">
            <w:delText>sandboxes</w:delText>
          </w:r>
        </w:del>
      </w:moveTo>
      <w:ins w:id="489" w:author="Yaniv Kalsky" w:date="2016-11-18T10:46:00Z">
        <w:r>
          <w:t>blueprints</w:t>
        </w:r>
      </w:ins>
      <w:moveTo w:id="490" w:author="Yaniv Kalsky" w:date="2016-11-18T10:46:00Z">
        <w:r>
          <w:t xml:space="preserve"> will be available in the portal and you can enter your settings and run an auto</w:t>
        </w:r>
      </w:moveTo>
      <w:ins w:id="491" w:author="Yaniv Kalsky" w:date="2016-11-18T10:46:00Z">
        <w:r>
          <w:t>-</w:t>
        </w:r>
      </w:ins>
      <w:moveTo w:id="492" w:author="Yaniv Kalsky" w:date="2016-11-18T10:46:00Z">
        <w:r>
          <w:t>discovery and deployment.</w:t>
        </w:r>
      </w:moveTo>
    </w:p>
    <w:p w14:paraId="28D5DE76" w14:textId="77777777" w:rsidR="007D716A" w:rsidRDefault="007D716A" w:rsidP="007D716A">
      <w:pPr>
        <w:pStyle w:val="nnormal"/>
        <w:rPr>
          <w:moveTo w:id="493" w:author="Yaniv Kalsky" w:date="2016-11-18T10:46:00Z"/>
        </w:rPr>
      </w:pPr>
      <w:moveTo w:id="494" w:author="Yaniv Kalsky" w:date="2016-11-18T10:46:00Z">
        <w:r>
          <w:t>When you receive an updated NFV software release, repeat this procedure with the new NFVInstall.zip. The installer will perform an in-place upgrade of all dependencies and code.</w:t>
        </w:r>
      </w:moveTo>
    </w:p>
    <w:p w14:paraId="2FC422A5" w14:textId="67C39D46" w:rsidR="007D716A" w:rsidDel="00BD1F8F" w:rsidRDefault="007D716A" w:rsidP="007D716A">
      <w:pPr>
        <w:rPr>
          <w:del w:id="495" w:author="Yaniv Kalsky" w:date="2016-11-18T10:47:00Z"/>
          <w:moveTo w:id="496" w:author="Yaniv Kalsky" w:date="2016-11-18T10:46:00Z"/>
        </w:rPr>
      </w:pPr>
    </w:p>
    <w:p w14:paraId="1271DC40" w14:textId="77777777" w:rsidR="007D716A" w:rsidRPr="00FF2328" w:rsidRDefault="007D716A" w:rsidP="007D716A">
      <w:pPr>
        <w:pStyle w:val="nnormal"/>
        <w:rPr>
          <w:moveTo w:id="497" w:author="Yaniv Kalsky" w:date="2016-11-18T10:46:00Z"/>
        </w:rPr>
      </w:pPr>
    </w:p>
    <w:p w14:paraId="365DA887" w14:textId="60FCF9EC" w:rsidR="00B12F6E" w:rsidRDefault="009C6F6F" w:rsidP="003D28C0">
      <w:pPr>
        <w:pStyle w:val="Heading2"/>
      </w:pPr>
      <w:bookmarkStart w:id="498" w:name="_Toc467241039"/>
      <w:moveToRangeEnd w:id="462"/>
      <w:r>
        <w:t>CloudShell Portal</w:t>
      </w:r>
      <w:bookmarkEnd w:id="498"/>
    </w:p>
    <w:p w14:paraId="640CBE68" w14:textId="2A70356A" w:rsidR="000C6C58" w:rsidRPr="0074434E" w:rsidRDefault="000C6C58" w:rsidP="0074434E">
      <w:pPr>
        <w:pStyle w:val="nnormal"/>
      </w:pPr>
      <w:r>
        <w:t>Log in:</w:t>
      </w:r>
    </w:p>
    <w:p w14:paraId="2AFB8819" w14:textId="612AF81A" w:rsidR="009C6F6F" w:rsidRDefault="009C6F6F" w:rsidP="0074434E">
      <w:pPr>
        <w:pStyle w:val="nnormal"/>
      </w:pPr>
      <w:del w:id="499" w:author="Yaniv Kalsky" w:date="2016-11-18T10:39:00Z">
        <w:r w:rsidDel="007D716A">
          <w:rPr>
            <w:noProof/>
            <w:lang w:eastAsia="en-US"/>
          </w:rPr>
          <w:drawing>
            <wp:inline distT="0" distB="0" distL="0" distR="0" wp14:anchorId="3CA38F97" wp14:editId="7FB907C5">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8957" cy="2219706"/>
                      </a:xfrm>
                      <a:prstGeom prst="rect">
                        <a:avLst/>
                      </a:prstGeom>
                    </pic:spPr>
                  </pic:pic>
                </a:graphicData>
              </a:graphic>
            </wp:inline>
          </w:drawing>
        </w:r>
      </w:del>
      <w:ins w:id="500" w:author="Yaniv Kalsky" w:date="2016-11-18T10:40:00Z">
        <w:r w:rsidR="007D716A" w:rsidRPr="007D716A">
          <w:rPr>
            <w:noProof/>
          </w:rPr>
          <w:t xml:space="preserve"> </w:t>
        </w:r>
        <w:r w:rsidR="007D716A" w:rsidRPr="007D716A">
          <w:drawing>
            <wp:inline distT="0" distB="0" distL="0" distR="0" wp14:anchorId="7B798F06" wp14:editId="0C0311A3">
              <wp:extent cx="3657600" cy="21407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2015" cy="2155087"/>
                      </a:xfrm>
                      <a:prstGeom prst="rect">
                        <a:avLst/>
                      </a:prstGeom>
                    </pic:spPr>
                  </pic:pic>
                </a:graphicData>
              </a:graphic>
            </wp:inline>
          </w:drawing>
        </w:r>
      </w:ins>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6CC8563B" w:rsidR="00FF2328" w:rsidRDefault="007D716A" w:rsidP="0074434E">
      <w:pPr>
        <w:pStyle w:val="nnormal"/>
      </w:pPr>
      <w:ins w:id="501" w:author="Yaniv Kalsky" w:date="2016-11-18T10:40:00Z">
        <w:r>
          <w:t>*</w:t>
        </w:r>
      </w:ins>
      <w:r w:rsidR="00FF2328">
        <w:t>At the first log in from each machine, you’ll have to provide the local time zone as well.</w:t>
      </w:r>
    </w:p>
    <w:p w14:paraId="311CCB67" w14:textId="7618688B" w:rsidR="00FF2328" w:rsidRDefault="00FF2328" w:rsidP="0064252D">
      <w:pPr>
        <w:pStyle w:val="nnormal"/>
      </w:pPr>
      <w:r>
        <w:t>Once logged in, you’ll need to import the automation package (refer to “</w:t>
      </w:r>
      <w:ins w:id="502" w:author="Yaniv Kalsky" w:date="2016-11-18T10:24:00Z">
        <w:r w:rsidR="0064252D">
          <w:fldChar w:fldCharType="begin"/>
        </w:r>
      </w:ins>
      <w:ins w:id="503" w:author="Yaniv Kalsky" w:date="2016-11-18T14:01:00Z">
        <w:r w:rsidR="008B1952">
          <w:instrText>HYPERLINK  \l "_Importing_the_NFV_1"</w:instrText>
        </w:r>
      </w:ins>
      <w:ins w:id="504" w:author="Yaniv Kalsky" w:date="2016-11-18T10:24:00Z">
        <w:r w:rsidR="0064252D">
          <w:fldChar w:fldCharType="separate"/>
        </w:r>
        <w:r w:rsidRPr="0064252D">
          <w:rPr>
            <w:rStyle w:val="Hyperlink"/>
          </w:rPr>
          <w:t>Importing the NFV P</w:t>
        </w:r>
        <w:r w:rsidRPr="0064252D">
          <w:rPr>
            <w:rStyle w:val="Hyperlink"/>
          </w:rPr>
          <w:t>a</w:t>
        </w:r>
        <w:r w:rsidRPr="0064252D">
          <w:rPr>
            <w:rStyle w:val="Hyperlink"/>
          </w:rPr>
          <w:t>ckage</w:t>
        </w:r>
        <w:r w:rsidR="0064252D">
          <w:fldChar w:fldCharType="end"/>
        </w:r>
      </w:ins>
      <w:del w:id="505" w:author="Yaniv Kalsky" w:date="2016-11-18T10:24:00Z">
        <w:r w:rsidDel="0064252D">
          <w:delText xml:space="preserve"> and configuring Python</w:delText>
        </w:r>
      </w:del>
      <w:r>
        <w:t>”).</w:t>
      </w:r>
    </w:p>
    <w:p w14:paraId="09936969" w14:textId="77777777" w:rsidR="007D716A" w:rsidRDefault="00FF2328" w:rsidP="0074434E">
      <w:pPr>
        <w:pStyle w:val="nnormal"/>
        <w:rPr>
          <w:ins w:id="506" w:author="Yaniv Kalsky" w:date="2016-11-18T10:41:00Z"/>
        </w:rPr>
      </w:pPr>
      <w:r>
        <w:t xml:space="preserve">Once imported, you’ll be able to continue </w:t>
      </w:r>
      <w:ins w:id="507" w:author="Yaniv Kalsky" w:date="2016-11-18T10:41:00Z">
        <w:r w:rsidR="007D716A">
          <w:t>with the following items:</w:t>
        </w:r>
      </w:ins>
    </w:p>
    <w:p w14:paraId="58321AAA" w14:textId="65F3F086" w:rsidR="007D716A" w:rsidRDefault="007D716A" w:rsidP="007D716A">
      <w:pPr>
        <w:pStyle w:val="nnormal"/>
        <w:numPr>
          <w:ilvl w:val="0"/>
          <w:numId w:val="52"/>
        </w:numPr>
        <w:rPr>
          <w:ins w:id="508" w:author="Yaniv Kalsky" w:date="2016-11-18T10:43:00Z"/>
        </w:rPr>
        <w:pPrChange w:id="509" w:author="Yaniv Kalsky" w:date="2016-11-18T10:43:00Z">
          <w:pPr>
            <w:pStyle w:val="nnormal"/>
          </w:pPr>
        </w:pPrChange>
      </w:pPr>
      <w:ins w:id="510" w:author="Yaniv Kalsky" w:date="2016-11-18T10:42:00Z">
        <w:r>
          <w:t xml:space="preserve">Create </w:t>
        </w:r>
      </w:ins>
      <w:ins w:id="511" w:author="Yaniv Kalsky" w:date="2016-11-18T10:43:00Z">
        <w:r>
          <w:t>“</w:t>
        </w:r>
      </w:ins>
      <w:ins w:id="512" w:author="Yaniv Kalsky" w:date="2016-11-18T10:42:00Z">
        <w:r>
          <w:t xml:space="preserve">Site </w:t>
        </w:r>
      </w:ins>
      <w:ins w:id="513" w:author="Yaniv Kalsky" w:date="2016-11-18T10:43:00Z">
        <w:r>
          <w:t xml:space="preserve">Network </w:t>
        </w:r>
      </w:ins>
      <w:ins w:id="514" w:author="Yaniv Kalsky" w:date="2016-11-18T10:42:00Z">
        <w:r>
          <w:t>Manager</w:t>
        </w:r>
      </w:ins>
      <w:ins w:id="515" w:author="Yaniv Kalsky" w:date="2016-11-18T10:43:00Z">
        <w:r>
          <w:t>” resources to hold network information for the following cloud deployments (1 manager per deployment).</w:t>
        </w:r>
      </w:ins>
    </w:p>
    <w:p w14:paraId="30F03215" w14:textId="77777777" w:rsidR="007D716A" w:rsidRDefault="007D716A" w:rsidP="007D716A">
      <w:pPr>
        <w:pStyle w:val="nnormal"/>
        <w:numPr>
          <w:ilvl w:val="0"/>
          <w:numId w:val="52"/>
        </w:numPr>
        <w:rPr>
          <w:ins w:id="516" w:author="Yaniv Kalsky" w:date="2016-11-18T10:44:00Z"/>
        </w:rPr>
        <w:pPrChange w:id="517" w:author="Yaniv Kalsky" w:date="2016-11-18T10:42:00Z">
          <w:pPr>
            <w:pStyle w:val="nnormal"/>
          </w:pPr>
        </w:pPrChange>
      </w:pPr>
      <w:ins w:id="518" w:author="Yaniv Kalsky" w:date="2016-11-18T10:44:00Z">
        <w:r>
          <w:t xml:space="preserve">Create </w:t>
        </w:r>
        <w:proofErr w:type="spellStart"/>
        <w:r>
          <w:t>OnRack</w:t>
        </w:r>
        <w:proofErr w:type="spellEnd"/>
        <w:r>
          <w:t xml:space="preserve"> resources, which in turn discover all of the compute nodes.</w:t>
        </w:r>
      </w:ins>
    </w:p>
    <w:p w14:paraId="5C273597" w14:textId="4ED3A9F5" w:rsidR="007D716A" w:rsidRDefault="007D716A" w:rsidP="007D716A">
      <w:pPr>
        <w:pStyle w:val="nnormal"/>
        <w:numPr>
          <w:ilvl w:val="0"/>
          <w:numId w:val="52"/>
        </w:numPr>
        <w:rPr>
          <w:ins w:id="519" w:author="Yaniv Kalsky" w:date="2016-11-18T10:45:00Z"/>
        </w:rPr>
        <w:pPrChange w:id="520" w:author="Yaniv Kalsky" w:date="2016-11-18T10:42:00Z">
          <w:pPr>
            <w:pStyle w:val="nnormal"/>
          </w:pPr>
        </w:pPrChange>
      </w:pPr>
      <w:ins w:id="521" w:author="Yaniv Kalsky" w:date="2016-11-18T10:44:00Z">
        <w:r>
          <w:t>Deploy a new cloud</w:t>
        </w:r>
      </w:ins>
    </w:p>
    <w:p w14:paraId="292C067B" w14:textId="5A083345" w:rsidR="007D716A" w:rsidRDefault="007D716A" w:rsidP="007D716A">
      <w:pPr>
        <w:pStyle w:val="nnormal"/>
        <w:numPr>
          <w:ilvl w:val="0"/>
          <w:numId w:val="52"/>
        </w:numPr>
        <w:rPr>
          <w:ins w:id="522" w:author="Yaniv Kalsky" w:date="2016-11-18T10:42:00Z"/>
        </w:rPr>
        <w:pPrChange w:id="523" w:author="Yaniv Kalsky" w:date="2016-11-18T10:42:00Z">
          <w:pPr>
            <w:pStyle w:val="nnormal"/>
          </w:pPr>
        </w:pPrChange>
      </w:pPr>
      <w:ins w:id="524" w:author="Yaniv Kalsky" w:date="2016-11-18T10:45:00Z">
        <w:r>
          <w:lastRenderedPageBreak/>
          <w:t>View/Edit/Stop</w:t>
        </w:r>
      </w:ins>
      <w:ins w:id="525" w:author="Yaniv Kalsky" w:date="2016-11-18T13:57:00Z">
        <w:r w:rsidR="001533E1">
          <w:t>/Extend</w:t>
        </w:r>
      </w:ins>
      <w:ins w:id="526" w:author="Yaniv Kalsky" w:date="2016-11-18T10:45:00Z">
        <w:r>
          <w:t xml:space="preserve"> deployed clouds</w:t>
        </w:r>
      </w:ins>
    </w:p>
    <w:p w14:paraId="7123F51D" w14:textId="61068688" w:rsidR="00BD1F8F" w:rsidRDefault="00BD1F8F" w:rsidP="00BD1F8F">
      <w:pPr>
        <w:pStyle w:val="Heading3"/>
        <w:rPr>
          <w:ins w:id="527" w:author="Yaniv Kalsky" w:date="2016-11-18T10:47:00Z"/>
        </w:rPr>
        <w:pPrChange w:id="528" w:author="Yaniv Kalsky" w:date="2016-11-18T10:48:00Z">
          <w:pPr>
            <w:pStyle w:val="nnormal"/>
          </w:pPr>
        </w:pPrChange>
      </w:pPr>
      <w:ins w:id="529" w:author="Yaniv Kalsky" w:date="2016-11-18T10:47:00Z">
        <w:r>
          <w:t xml:space="preserve"> </w:t>
        </w:r>
      </w:ins>
      <w:bookmarkStart w:id="530" w:name="_Toc467241040"/>
      <w:ins w:id="531" w:author="Yaniv Kalsky" w:date="2016-11-18T10:48:00Z">
        <w:r>
          <w:t>Create “Site Network Manager”</w:t>
        </w:r>
      </w:ins>
      <w:bookmarkEnd w:id="530"/>
    </w:p>
    <w:p w14:paraId="3DB56129" w14:textId="77777777" w:rsidR="00BD1F8F" w:rsidRDefault="00BD1F8F" w:rsidP="0074434E">
      <w:pPr>
        <w:pStyle w:val="nnormal"/>
        <w:rPr>
          <w:ins w:id="532" w:author="Yaniv Kalsky" w:date="2016-11-18T10:48:00Z"/>
        </w:rPr>
      </w:pPr>
      <w:ins w:id="533" w:author="Yaniv Kalsky" w:date="2016-11-18T10:48:00Z">
        <w:r>
          <w:t>For each cloud deployment, one site network manager resource is going to be used.</w:t>
        </w:r>
      </w:ins>
    </w:p>
    <w:p w14:paraId="29791404" w14:textId="77777777" w:rsidR="00E4391E" w:rsidRDefault="00BD1F8F" w:rsidP="0074434E">
      <w:pPr>
        <w:pStyle w:val="nnormal"/>
        <w:rPr>
          <w:ins w:id="534" w:author="Yaniv Kalsky" w:date="2016-11-18T10:48:00Z"/>
        </w:rPr>
      </w:pPr>
      <w:ins w:id="535" w:author="Yaniv Kalsky" w:date="2016-11-18T10:48:00Z">
        <w:r>
          <w:t xml:space="preserve">Each such resource holds all of the network information that </w:t>
        </w:r>
        <w:r w:rsidR="00E4391E">
          <w:t xml:space="preserve">should be used by a cloud deployment (management network, data network, </w:t>
        </w:r>
        <w:proofErr w:type="spellStart"/>
        <w:r w:rsidR="00E4391E">
          <w:t>etc</w:t>
        </w:r>
        <w:proofErr w:type="spellEnd"/>
        <w:r w:rsidR="00E4391E">
          <w:t>).</w:t>
        </w:r>
      </w:ins>
    </w:p>
    <w:p w14:paraId="502217FD" w14:textId="77777777" w:rsidR="00E4391E" w:rsidRDefault="00E4391E" w:rsidP="0074434E">
      <w:pPr>
        <w:pStyle w:val="nnormal"/>
        <w:rPr>
          <w:ins w:id="536" w:author="Yaniv Kalsky" w:date="2016-11-18T10:51:00Z"/>
        </w:rPr>
      </w:pPr>
      <w:ins w:id="537" w:author="Yaniv Kalsky" w:date="2016-11-18T10:49:00Z">
        <w:r>
          <w:t>To create a new Site Network Manager, open the Inventory page, and then “Add New”</w:t>
        </w:r>
      </w:ins>
      <w:ins w:id="538" w:author="Yaniv Kalsky" w:date="2016-11-18T10:51:00Z">
        <w:r>
          <w:t>:</w:t>
        </w:r>
        <w:r>
          <w:br/>
        </w:r>
        <w:r w:rsidRPr="00E4391E">
          <w:drawing>
            <wp:inline distT="0" distB="0" distL="0" distR="0" wp14:anchorId="690EA87F" wp14:editId="17488740">
              <wp:extent cx="4395118" cy="29041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8325" cy="2906254"/>
                      </a:xfrm>
                      <a:prstGeom prst="rect">
                        <a:avLst/>
                      </a:prstGeom>
                    </pic:spPr>
                  </pic:pic>
                </a:graphicData>
              </a:graphic>
            </wp:inline>
          </w:drawing>
        </w:r>
      </w:ins>
    </w:p>
    <w:p w14:paraId="0065DD51" w14:textId="77777777" w:rsidR="00E4391E" w:rsidRDefault="00E4391E" w:rsidP="0074434E">
      <w:pPr>
        <w:pStyle w:val="nnormal"/>
        <w:rPr>
          <w:ins w:id="539" w:author="Yaniv Kalsky" w:date="2016-11-18T10:56:00Z"/>
        </w:rPr>
      </w:pPr>
      <w:ins w:id="540" w:author="Yaniv Kalsky" w:date="2016-11-18T10:51:00Z">
        <w:r>
          <w:t xml:space="preserve">Provide a relevant name, </w:t>
        </w:r>
      </w:ins>
      <w:ins w:id="541" w:author="Yaniv Kalsky" w:date="2016-11-18T10:56:00Z">
        <w:r>
          <w:t xml:space="preserve">then </w:t>
        </w:r>
      </w:ins>
      <w:ins w:id="542" w:author="Yaniv Kalsky" w:date="2016-11-18T10:51:00Z">
        <w:r>
          <w:t>address is optional and can be any string</w:t>
        </w:r>
      </w:ins>
      <w:ins w:id="543" w:author="Yaniv Kalsky" w:date="2016-11-18T10:56:00Z">
        <w:r>
          <w:t xml:space="preserve"> and click Create.</w:t>
        </w:r>
      </w:ins>
    </w:p>
    <w:p w14:paraId="16746826" w14:textId="2AE82516" w:rsidR="00FF2328" w:rsidRDefault="00E4391E" w:rsidP="0074434E">
      <w:pPr>
        <w:pStyle w:val="nnormal"/>
        <w:rPr>
          <w:ins w:id="544" w:author="Yaniv Kalsky" w:date="2016-11-18T10:56:00Z"/>
        </w:rPr>
      </w:pPr>
      <w:ins w:id="545" w:author="Yaniv Kalsky" w:date="2016-11-18T10:56:00Z">
        <w:r>
          <w:t xml:space="preserve">Then provide </w:t>
        </w:r>
      </w:ins>
      <w:del w:id="546" w:author="Yaniv Kalsky" w:date="2016-11-18T10:45:00Z">
        <w:r w:rsidR="00FF2328" w:rsidDel="007D716A">
          <w:delText xml:space="preserve">with the following on any other </w:delText>
        </w:r>
        <w:r w:rsidR="005066F7" w:rsidDel="007D716A">
          <w:delText>use of CloudShell.</w:delText>
        </w:r>
      </w:del>
      <w:ins w:id="547" w:author="Yaniv Kalsky" w:date="2016-11-18T10:56:00Z">
        <w:r>
          <w:t>all of the network information:</w:t>
        </w:r>
      </w:ins>
    </w:p>
    <w:p w14:paraId="26E38467" w14:textId="7E86744F" w:rsidR="00E4391E" w:rsidRDefault="00E4391E" w:rsidP="0074434E">
      <w:pPr>
        <w:pStyle w:val="nnormal"/>
      </w:pPr>
      <w:ins w:id="548" w:author="Yaniv Kalsky" w:date="2016-11-18T10:57:00Z">
        <w:r w:rsidRPr="00E4391E">
          <w:drawing>
            <wp:inline distT="0" distB="0" distL="0" distR="0" wp14:anchorId="0728EBC5" wp14:editId="67376382">
              <wp:extent cx="3621024" cy="290981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0843" cy="2933774"/>
                      </a:xfrm>
                      <a:prstGeom prst="rect">
                        <a:avLst/>
                      </a:prstGeom>
                    </pic:spPr>
                  </pic:pic>
                </a:graphicData>
              </a:graphic>
            </wp:inline>
          </w:drawing>
        </w:r>
      </w:ins>
    </w:p>
    <w:p w14:paraId="12472894" w14:textId="0D3C8E68" w:rsidR="00490C67" w:rsidRDefault="00490C67" w:rsidP="00490C67">
      <w:pPr>
        <w:pStyle w:val="nnormal"/>
        <w:rPr>
          <w:ins w:id="549" w:author="Yaniv Kalsky" w:date="2016-11-18T11:02:00Z"/>
        </w:rPr>
        <w:pPrChange w:id="550" w:author="Yaniv Kalsky" w:date="2016-11-18T11:03:00Z">
          <w:pPr>
            <w:pStyle w:val="nnormal"/>
          </w:pPr>
        </w:pPrChange>
      </w:pPr>
      <w:ins w:id="551" w:author="Yaniv Kalsky" w:date="2016-11-18T11:02:00Z">
        <w:r>
          <w:lastRenderedPageBreak/>
          <w:t xml:space="preserve">Repeat this for each </w:t>
        </w:r>
      </w:ins>
      <w:ins w:id="552" w:author="Yaniv Kalsky" w:date="2016-11-18T11:03:00Z">
        <w:r>
          <w:t>cloud that you intend to have in parallel.</w:t>
        </w:r>
      </w:ins>
    </w:p>
    <w:p w14:paraId="43ED513D" w14:textId="547C3BB2" w:rsidR="00490C67" w:rsidRDefault="00490C67" w:rsidP="00490C67">
      <w:pPr>
        <w:pStyle w:val="Heading3"/>
        <w:rPr>
          <w:ins w:id="553" w:author="Yaniv Kalsky" w:date="2016-11-18T11:04:00Z"/>
        </w:rPr>
        <w:pPrChange w:id="554" w:author="Yaniv Kalsky" w:date="2016-11-18T11:04:00Z">
          <w:pPr>
            <w:pStyle w:val="Heading3"/>
          </w:pPr>
        </w:pPrChange>
      </w:pPr>
      <w:ins w:id="555" w:author="Yaniv Kalsky" w:date="2016-11-18T11:04:00Z">
        <w:r>
          <w:t xml:space="preserve"> </w:t>
        </w:r>
        <w:bookmarkStart w:id="556" w:name="_Toc467241041"/>
        <w:r>
          <w:t>Create an “</w:t>
        </w:r>
        <w:proofErr w:type="spellStart"/>
        <w:r>
          <w:t>OnRack</w:t>
        </w:r>
        <w:proofErr w:type="spellEnd"/>
        <w:r>
          <w:t xml:space="preserve"> Device”</w:t>
        </w:r>
        <w:bookmarkEnd w:id="556"/>
      </w:ins>
    </w:p>
    <w:p w14:paraId="32443C45" w14:textId="625DDD3F" w:rsidR="00490C67" w:rsidRDefault="00490C67" w:rsidP="00490C67">
      <w:pPr>
        <w:pStyle w:val="nnormal"/>
        <w:rPr>
          <w:ins w:id="557" w:author="Yaniv Kalsky" w:date="2016-11-18T11:06:00Z"/>
        </w:rPr>
        <w:pPrChange w:id="558" w:author="Yaniv Kalsky" w:date="2016-11-18T11:05:00Z">
          <w:pPr>
            <w:pStyle w:val="nnormal"/>
          </w:pPr>
        </w:pPrChange>
      </w:pPr>
      <w:ins w:id="559" w:author="Yaniv Kalsky" w:date="2016-11-18T11:04:00Z">
        <w:r>
          <w:t xml:space="preserve">For each available </w:t>
        </w:r>
        <w:proofErr w:type="spellStart"/>
        <w:r>
          <w:t>OnRack</w:t>
        </w:r>
        <w:proofErr w:type="spellEnd"/>
        <w:r>
          <w:t>, you</w:t>
        </w:r>
      </w:ins>
      <w:ins w:id="560" w:author="Yaniv Kalsky" w:date="2016-11-18T11:05:00Z">
        <w:r>
          <w:t xml:space="preserve">’ll need to create an </w:t>
        </w:r>
        <w:proofErr w:type="spellStart"/>
        <w:r>
          <w:t>OnRack</w:t>
        </w:r>
        <w:proofErr w:type="spellEnd"/>
        <w:r>
          <w:t xml:space="preserve"> resource, which in turn will import all of the Compute nodes that are discovered by that </w:t>
        </w:r>
        <w:proofErr w:type="spellStart"/>
        <w:r>
          <w:t>OnRack</w:t>
        </w:r>
        <w:proofErr w:type="spellEnd"/>
        <w:r>
          <w:t xml:space="preserve"> instance.</w:t>
        </w:r>
      </w:ins>
    </w:p>
    <w:p w14:paraId="45FD9958" w14:textId="4010C795" w:rsidR="00490C67" w:rsidRDefault="00490C67" w:rsidP="00490C67">
      <w:pPr>
        <w:pStyle w:val="nnormal"/>
        <w:rPr>
          <w:ins w:id="561" w:author="Yaniv Kalsky" w:date="2016-11-18T11:05:00Z"/>
        </w:rPr>
        <w:pPrChange w:id="562" w:author="Yaniv Kalsky" w:date="2016-11-18T11:06:00Z">
          <w:pPr>
            <w:pStyle w:val="nnormal"/>
          </w:pPr>
        </w:pPrChange>
      </w:pPr>
      <w:ins w:id="563" w:author="Yaniv Kalsky" w:date="2016-11-18T11:06:00Z">
        <w:r>
          <w:t xml:space="preserve">To create a new </w:t>
        </w:r>
        <w:proofErr w:type="spellStart"/>
        <w:r>
          <w:t>OnRack</w:t>
        </w:r>
        <w:proofErr w:type="spellEnd"/>
        <w:r>
          <w:t xml:space="preserve"> Device, open the Inventory page, and then “Add New”:</w:t>
        </w:r>
      </w:ins>
    </w:p>
    <w:p w14:paraId="05826242" w14:textId="6C71F544" w:rsidR="00490C67" w:rsidRDefault="00490C67" w:rsidP="00490C67">
      <w:pPr>
        <w:pStyle w:val="nnormal"/>
        <w:rPr>
          <w:ins w:id="564" w:author="Yaniv Kalsky" w:date="2016-11-18T11:03:00Z"/>
        </w:rPr>
        <w:pPrChange w:id="565" w:author="Yaniv Kalsky" w:date="2016-11-18T11:05:00Z">
          <w:pPr>
            <w:pStyle w:val="nnormal"/>
          </w:pPr>
        </w:pPrChange>
      </w:pPr>
      <w:ins w:id="566" w:author="Yaniv Kalsky" w:date="2016-11-18T11:06:00Z">
        <w:r w:rsidRPr="00490C67">
          <w:drawing>
            <wp:inline distT="0" distB="0" distL="0" distR="0" wp14:anchorId="6ADB25B1" wp14:editId="0464CC03">
              <wp:extent cx="4135513" cy="27651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5201" cy="2771624"/>
                      </a:xfrm>
                      <a:prstGeom prst="rect">
                        <a:avLst/>
                      </a:prstGeom>
                    </pic:spPr>
                  </pic:pic>
                </a:graphicData>
              </a:graphic>
            </wp:inline>
          </w:drawing>
        </w:r>
      </w:ins>
    </w:p>
    <w:p w14:paraId="7635E059" w14:textId="449DBAFE" w:rsidR="00490C67" w:rsidRDefault="00490C67" w:rsidP="005D6106">
      <w:pPr>
        <w:pStyle w:val="nnormal"/>
        <w:rPr>
          <w:ins w:id="567" w:author="Yaniv Kalsky" w:date="2016-11-18T11:06:00Z"/>
        </w:rPr>
        <w:pPrChange w:id="568" w:author="Yaniv Kalsky" w:date="2016-11-18T10:27:00Z">
          <w:pPr>
            <w:pStyle w:val="nnormal"/>
          </w:pPr>
        </w:pPrChange>
      </w:pPr>
      <w:ins w:id="569" w:author="Yaniv Kalsky" w:date="2016-11-18T11:06:00Z">
        <w:r>
          <w:t xml:space="preserve">Provide a relevant name and the </w:t>
        </w:r>
        <w:proofErr w:type="spellStart"/>
        <w:r>
          <w:t>OnRack</w:t>
        </w:r>
        <w:proofErr w:type="spellEnd"/>
        <w:r>
          <w:t xml:space="preserve"> address</w:t>
        </w:r>
      </w:ins>
      <w:ins w:id="570" w:author="Yaniv Kalsky" w:date="2016-11-18T11:07:00Z">
        <w:r>
          <w:t xml:space="preserve"> and click Create</w:t>
        </w:r>
      </w:ins>
      <w:ins w:id="571" w:author="Yaniv Kalsky" w:date="2016-11-18T11:06:00Z">
        <w:r>
          <w:t>.</w:t>
        </w:r>
      </w:ins>
    </w:p>
    <w:p w14:paraId="7DF1BCAD" w14:textId="14AAE898" w:rsidR="00490C67" w:rsidRDefault="00490C67" w:rsidP="005D6106">
      <w:pPr>
        <w:pStyle w:val="nnormal"/>
        <w:rPr>
          <w:ins w:id="572" w:author="Yaniv Kalsky" w:date="2016-11-18T11:07:00Z"/>
        </w:rPr>
        <w:pPrChange w:id="573" w:author="Yaniv Kalsky" w:date="2016-11-18T10:27:00Z">
          <w:pPr>
            <w:pStyle w:val="nnormal"/>
          </w:pPr>
        </w:pPrChange>
      </w:pPr>
      <w:ins w:id="574" w:author="Yaniv Kalsky" w:date="2016-11-18T11:06:00Z">
        <w:r>
          <w:t xml:space="preserve">Then provide the </w:t>
        </w:r>
      </w:ins>
      <w:proofErr w:type="spellStart"/>
      <w:ins w:id="575" w:author="Yaniv Kalsky" w:date="2016-11-18T11:07:00Z">
        <w:r>
          <w:t>OnRack</w:t>
        </w:r>
        <w:proofErr w:type="spellEnd"/>
        <w:r>
          <w:t xml:space="preserve"> credentials:</w:t>
        </w:r>
      </w:ins>
    </w:p>
    <w:p w14:paraId="7BA9CE28" w14:textId="1A2EF741" w:rsidR="00490C67" w:rsidRDefault="00490C67" w:rsidP="005D6106">
      <w:pPr>
        <w:pStyle w:val="nnormal"/>
        <w:rPr>
          <w:ins w:id="576" w:author="Yaniv Kalsky" w:date="2016-11-18T11:06:00Z"/>
        </w:rPr>
        <w:pPrChange w:id="577" w:author="Yaniv Kalsky" w:date="2016-11-18T10:27:00Z">
          <w:pPr>
            <w:pStyle w:val="nnormal"/>
          </w:pPr>
        </w:pPrChange>
      </w:pPr>
      <w:ins w:id="578" w:author="Yaniv Kalsky" w:date="2016-11-18T11:07:00Z">
        <w:r w:rsidRPr="00490C67">
          <w:drawing>
            <wp:inline distT="0" distB="0" distL="0" distR="0" wp14:anchorId="16D03396" wp14:editId="1C6F3A24">
              <wp:extent cx="4333039" cy="30065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1850" cy="3012661"/>
                      </a:xfrm>
                      <a:prstGeom prst="rect">
                        <a:avLst/>
                      </a:prstGeom>
                    </pic:spPr>
                  </pic:pic>
                </a:graphicData>
              </a:graphic>
            </wp:inline>
          </w:drawing>
        </w:r>
      </w:ins>
    </w:p>
    <w:p w14:paraId="5B289031" w14:textId="43DE3D2F" w:rsidR="00490C67" w:rsidRDefault="00490C67" w:rsidP="00490C67">
      <w:pPr>
        <w:pStyle w:val="nnormal"/>
        <w:rPr>
          <w:ins w:id="579" w:author="Yaniv Kalsky" w:date="2016-11-18T11:11:00Z"/>
        </w:rPr>
        <w:pPrChange w:id="580" w:author="Yaniv Kalsky" w:date="2016-11-18T11:10:00Z">
          <w:pPr>
            <w:pStyle w:val="nnormal"/>
          </w:pPr>
        </w:pPrChange>
      </w:pPr>
      <w:ins w:id="581" w:author="Yaniv Kalsky" w:date="2016-11-18T11:08:00Z">
        <w:r>
          <w:lastRenderedPageBreak/>
          <w:t>The Location is optional, and if provided, it w</w:t>
        </w:r>
      </w:ins>
      <w:ins w:id="582" w:author="Yaniv Kalsky" w:date="2016-11-18T11:09:00Z">
        <w:r>
          <w:t xml:space="preserve">ill then be set on all of </w:t>
        </w:r>
      </w:ins>
      <w:ins w:id="583" w:author="Yaniv Kalsky" w:date="2016-11-18T11:10:00Z">
        <w:r>
          <w:t>the imported Compute nodes as well.</w:t>
        </w:r>
      </w:ins>
    </w:p>
    <w:p w14:paraId="72D108BA" w14:textId="48F44A56" w:rsidR="00490C67" w:rsidRDefault="00490C67" w:rsidP="00490C67">
      <w:pPr>
        <w:pStyle w:val="Heading3"/>
        <w:rPr>
          <w:ins w:id="584" w:author="Yaniv Kalsky" w:date="2016-11-18T11:11:00Z"/>
        </w:rPr>
        <w:pPrChange w:id="585" w:author="Yaniv Kalsky" w:date="2016-11-18T11:11:00Z">
          <w:pPr>
            <w:pStyle w:val="Heading3"/>
          </w:pPr>
        </w:pPrChange>
      </w:pPr>
      <w:ins w:id="586" w:author="Yaniv Kalsky" w:date="2016-11-18T11:11:00Z">
        <w:r>
          <w:t xml:space="preserve"> </w:t>
        </w:r>
        <w:bookmarkStart w:id="587" w:name="_Toc467241042"/>
        <w:r>
          <w:t>Deploy a new Cloud</w:t>
        </w:r>
        <w:bookmarkEnd w:id="587"/>
      </w:ins>
    </w:p>
    <w:p w14:paraId="04A067D6" w14:textId="72164381" w:rsidR="000C6C58" w:rsidRDefault="000C6C58" w:rsidP="005D6106">
      <w:pPr>
        <w:pStyle w:val="nnormal"/>
        <w:pPrChange w:id="588" w:author="Yaniv Kalsky" w:date="2016-11-18T10:27:00Z">
          <w:pPr>
            <w:pStyle w:val="nnormal"/>
          </w:pPr>
        </w:pPrChange>
      </w:pPr>
      <w:r>
        <w:t xml:space="preserve">Go to Environments section and </w:t>
      </w:r>
      <w:ins w:id="589" w:author="Yaniv Kalsky" w:date="2016-11-18T10:27:00Z">
        <w:r w:rsidR="005D6106">
          <w:t>click Reserve on the relevant blueprint</w:t>
        </w:r>
      </w:ins>
      <w:del w:id="590" w:author="Yaniv Kalsky" w:date="2016-11-18T10:27:00Z">
        <w:r w:rsidDel="005D6106">
          <w:delText>select a sandbox</w:delText>
        </w:r>
      </w:del>
      <w:r>
        <w:t>:</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CA1023A" w:rsidR="009C6F6F" w:rsidDel="007D716A" w:rsidRDefault="009C6F6F" w:rsidP="0074434E">
      <w:pPr>
        <w:pStyle w:val="nnormal"/>
        <w:rPr>
          <w:del w:id="591" w:author="Yaniv Kalsky" w:date="2016-11-18T10:41:00Z"/>
        </w:rPr>
      </w:pPr>
    </w:p>
    <w:p w14:paraId="6E47EE8F" w14:textId="3FA7BF2C" w:rsidR="005066F7" w:rsidDel="007D716A" w:rsidRDefault="005066F7">
      <w:pPr>
        <w:rPr>
          <w:del w:id="592" w:author="Yaniv Kalsky" w:date="2016-11-18T10:41:00Z"/>
          <w:rFonts w:eastAsiaTheme="minorEastAsia" w:cs="Times New Roman"/>
          <w:szCs w:val="18"/>
          <w:lang w:eastAsia="zh-CN"/>
        </w:rPr>
      </w:pPr>
      <w:del w:id="593" w:author="Yaniv Kalsky" w:date="2016-11-18T10:41:00Z">
        <w:r w:rsidDel="007D716A">
          <w:br w:type="page"/>
        </w:r>
      </w:del>
    </w:p>
    <w:p w14:paraId="3BC433B2" w14:textId="7368A6D9" w:rsidR="000C6C58" w:rsidRDefault="000C6C58" w:rsidP="007D716A">
      <w:pPr>
        <w:pPrChange w:id="594" w:author="Yaniv Kalsky" w:date="2016-11-18T10:41:00Z">
          <w:pPr>
            <w:pStyle w:val="nnormal"/>
          </w:pPr>
        </w:pPrChange>
      </w:pPr>
      <w:r>
        <w:t xml:space="preserve">Reserve a </w:t>
      </w:r>
      <w:del w:id="595" w:author="Yaniv Kalsky" w:date="2016-11-18T10:24:00Z">
        <w:r w:rsidDel="0064252D">
          <w:delText>sandbox</w:delText>
        </w:r>
      </w:del>
      <w:ins w:id="596" w:author="Yaniv Kalsky" w:date="2016-11-18T10:24:00Z">
        <w:r w:rsidR="0064252D">
          <w:t>blueprint</w:t>
        </w:r>
      </w:ins>
      <w:r>
        <w:t>:</w:t>
      </w:r>
      <w:ins w:id="597" w:author="Yaniv Kalsky" w:date="2016-11-18T10:28:00Z">
        <w:r w:rsidR="001C68C3">
          <w:br/>
          <w:t>Provide the relevant duration and set the reservation name.</w:t>
        </w:r>
      </w:ins>
    </w:p>
    <w:p w14:paraId="714399A7" w14:textId="38ABD35D" w:rsidR="000C6C58" w:rsidRDefault="00A64C8F" w:rsidP="0074434E">
      <w:pPr>
        <w:pStyle w:val="nnormal"/>
      </w:pPr>
      <w:ins w:id="598" w:author="Yaniv Kalsky" w:date="2016-11-18T11:14:00Z">
        <w:r>
          <w:rPr>
            <w:noProof/>
          </w:rPr>
          <w:t>Then provide any of the parameters below (Compute quantity in this example):</w:t>
        </w:r>
      </w:ins>
      <w:del w:id="599" w:author="Yaniv Kalsky" w:date="2016-11-18T11:14:00Z">
        <w:r w:rsidR="00485A23" w:rsidRPr="00485A23" w:rsidDel="00A64C8F">
          <w:rPr>
            <w:noProof/>
            <w:lang w:eastAsia="en-US"/>
          </w:rPr>
          <w:drawing>
            <wp:inline distT="0" distB="0" distL="0" distR="0" wp14:anchorId="0BA07EDB" wp14:editId="13F14A35">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0697" cy="2921647"/>
                      </a:xfrm>
                      <a:prstGeom prst="rect">
                        <a:avLst/>
                      </a:prstGeom>
                    </pic:spPr>
                  </pic:pic>
                </a:graphicData>
              </a:graphic>
            </wp:inline>
          </w:drawing>
        </w:r>
      </w:del>
      <w:ins w:id="600" w:author="Yaniv Kalsky" w:date="2016-11-18T11:14:00Z">
        <w:r w:rsidRPr="00A64C8F">
          <w:rPr>
            <w:noProof/>
          </w:rPr>
          <w:t xml:space="preserve"> </w:t>
        </w:r>
        <w:r w:rsidRPr="00A64C8F">
          <w:drawing>
            <wp:inline distT="0" distB="0" distL="0" distR="0" wp14:anchorId="17A71DC6" wp14:editId="1ED9933B">
              <wp:extent cx="5486400" cy="3049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49905"/>
                      </a:xfrm>
                      <a:prstGeom prst="rect">
                        <a:avLst/>
                      </a:prstGeom>
                    </pic:spPr>
                  </pic:pic>
                </a:graphicData>
              </a:graphic>
            </wp:inline>
          </w:drawing>
        </w:r>
      </w:ins>
    </w:p>
    <w:p w14:paraId="1340310C" w14:textId="2089B033" w:rsidR="000C6C58" w:rsidRDefault="000C6C58" w:rsidP="0074434E">
      <w:pPr>
        <w:rPr>
          <w:ins w:id="601" w:author="Yaniv Kalsky" w:date="2016-11-18T11:25:00Z"/>
        </w:rPr>
      </w:pPr>
      <w:del w:id="602" w:author="Yaniv Kalsky" w:date="2016-11-18T11:12:00Z">
        <w:r w:rsidDel="00A64C8F">
          <w:delText>R</w:delText>
        </w:r>
      </w:del>
      <w:ins w:id="603" w:author="Yaniv Kalsky" w:date="2016-11-18T11:12:00Z">
        <w:r w:rsidR="00A64C8F">
          <w:t>R</w:t>
        </w:r>
      </w:ins>
      <w:r>
        <w:t>eserved sandbox:</w:t>
      </w:r>
    </w:p>
    <w:p w14:paraId="5D3947DA" w14:textId="196F4AA6" w:rsidR="00E72681" w:rsidRPr="0074434E" w:rsidRDefault="00E72681" w:rsidP="0074434E">
      <w:pPr>
        <w:rPr>
          <w:szCs w:val="18"/>
        </w:rPr>
      </w:pPr>
      <w:ins w:id="604" w:author="Yaniv Kalsky" w:date="2016-11-18T11:25:00Z">
        <w:r>
          <w:t>Once the reservation starts, you</w:t>
        </w:r>
      </w:ins>
      <w:ins w:id="605" w:author="Yaniv Kalsky" w:date="2016-11-18T11:26:00Z">
        <w:r>
          <w:t>’ll be able to go into the reservation diagram and use it to start the deployment.</w:t>
        </w:r>
      </w:ins>
    </w:p>
    <w:p w14:paraId="4CEC98BB" w14:textId="28C7A1CF" w:rsidR="000C6C58" w:rsidDel="00A64C8F" w:rsidRDefault="00485A23" w:rsidP="0074434E">
      <w:pPr>
        <w:pStyle w:val="nnormal"/>
        <w:rPr>
          <w:del w:id="606" w:author="Yaniv Kalsky" w:date="2016-11-18T11:16:00Z"/>
        </w:rPr>
      </w:pPr>
      <w:del w:id="607" w:author="Yaniv Kalsky" w:date="2016-11-18T11:16:00Z">
        <w:r w:rsidRPr="00485A23" w:rsidDel="00A64C8F">
          <w:rPr>
            <w:noProof/>
            <w:lang w:eastAsia="en-US"/>
          </w:rPr>
          <w:lastRenderedPageBreak/>
          <w:drawing>
            <wp:inline distT="0" distB="0" distL="0" distR="0" wp14:anchorId="217DA5F7" wp14:editId="3223B5CB">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del>
      <w:ins w:id="608" w:author="Yaniv Kalsky" w:date="2016-11-18T11:16:00Z">
        <w:r w:rsidR="00A64C8F" w:rsidRPr="00A64C8F">
          <w:rPr>
            <w:noProof/>
          </w:rPr>
          <w:t xml:space="preserve"> </w:t>
        </w:r>
        <w:r w:rsidR="00A64C8F" w:rsidRPr="00A64C8F">
          <w:drawing>
            <wp:inline distT="0" distB="0" distL="0" distR="0" wp14:anchorId="0760C194" wp14:editId="01800EE2">
              <wp:extent cx="5486400" cy="3214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14370"/>
                      </a:xfrm>
                      <a:prstGeom prst="rect">
                        <a:avLst/>
                      </a:prstGeom>
                    </pic:spPr>
                  </pic:pic>
                </a:graphicData>
              </a:graphic>
            </wp:inline>
          </w:drawing>
        </w:r>
      </w:ins>
    </w:p>
    <w:p w14:paraId="018D9600" w14:textId="77777777" w:rsidR="00A64C8F" w:rsidRDefault="00A64C8F" w:rsidP="00A64C8F">
      <w:pPr>
        <w:pStyle w:val="nnormal"/>
        <w:rPr>
          <w:ins w:id="609" w:author="Yaniv Kalsky" w:date="2016-11-18T11:16:00Z"/>
        </w:rPr>
        <w:pPrChange w:id="610" w:author="Yaniv Kalsky" w:date="2016-11-18T11:16:00Z">
          <w:pPr/>
        </w:pPrChange>
      </w:pPr>
    </w:p>
    <w:p w14:paraId="7B2179C2" w14:textId="4E4905F4" w:rsidR="00A64C8F" w:rsidRDefault="00A64C8F" w:rsidP="00A64C8F">
      <w:pPr>
        <w:pStyle w:val="nnormal"/>
        <w:rPr>
          <w:ins w:id="611" w:author="Yaniv Kalsky" w:date="2016-11-18T11:18:00Z"/>
        </w:rPr>
        <w:pPrChange w:id="612" w:author="Yaniv Kalsky" w:date="2016-11-18T11:17:00Z">
          <w:pPr/>
        </w:pPrChange>
      </w:pPr>
      <w:ins w:id="613" w:author="Yaniv Kalsky" w:date="2016-11-18T11:16:00Z">
        <w:r>
          <w:t>The reservation will have all of the required components for the selected cloud deployment and the required compute nodes</w:t>
        </w:r>
      </w:ins>
      <w:ins w:id="614" w:author="Yaniv Kalsky" w:date="2016-11-18T11:17:00Z">
        <w:r>
          <w:t>.</w:t>
        </w:r>
      </w:ins>
    </w:p>
    <w:p w14:paraId="627652DB" w14:textId="2134BDBF" w:rsidR="00A64C8F" w:rsidRDefault="00A64C8F" w:rsidP="00A64C8F">
      <w:pPr>
        <w:pStyle w:val="nnormal"/>
        <w:rPr>
          <w:ins w:id="615" w:author="Yaniv Kalsky" w:date="2016-11-18T11:18:00Z"/>
        </w:rPr>
        <w:pPrChange w:id="616" w:author="Yaniv Kalsky" w:date="2016-11-18T11:17:00Z">
          <w:pPr/>
        </w:pPrChange>
      </w:pPr>
      <w:ins w:id="617" w:author="Yaniv Kalsky" w:date="2016-11-18T11:18:00Z">
        <w:r>
          <w:t>One of the available Site Network Manager resources is also part of the reservation and will be used for this deployment.</w:t>
        </w:r>
      </w:ins>
    </w:p>
    <w:p w14:paraId="0EA69F4A" w14:textId="64E55CF9" w:rsidR="00A64C8F" w:rsidRDefault="00E72681" w:rsidP="00A64C8F">
      <w:pPr>
        <w:pStyle w:val="nnormal"/>
        <w:rPr>
          <w:ins w:id="618" w:author="Yaniv Kalsky" w:date="2016-11-18T11:26:00Z"/>
        </w:rPr>
        <w:pPrChange w:id="619" w:author="Yaniv Kalsky" w:date="2016-11-18T11:17:00Z">
          <w:pPr/>
        </w:pPrChange>
      </w:pPr>
      <w:ins w:id="620" w:author="Yaniv Kalsky" w:date="2016-11-18T11:24:00Z">
        <w:r>
          <w:t>Orchestration flow</w:t>
        </w:r>
      </w:ins>
      <w:ins w:id="621" w:author="Yaniv Kalsky" w:date="2016-11-18T11:26:00Z">
        <w:r>
          <w:t>:</w:t>
        </w:r>
      </w:ins>
    </w:p>
    <w:p w14:paraId="4E2C98C5" w14:textId="209692DD" w:rsidR="00E72681" w:rsidRDefault="00E72681" w:rsidP="00E72681">
      <w:pPr>
        <w:pStyle w:val="nnormal"/>
        <w:numPr>
          <w:ilvl w:val="0"/>
          <w:numId w:val="53"/>
        </w:numPr>
        <w:rPr>
          <w:ins w:id="622" w:author="Yaniv Kalsky" w:date="2016-11-18T11:27:00Z"/>
        </w:rPr>
        <w:pPrChange w:id="623" w:author="Yaniv Kalsky" w:date="2016-11-18T11:26:00Z">
          <w:pPr/>
        </w:pPrChange>
      </w:pPr>
      <w:ins w:id="624" w:author="Yaniv Kalsky" w:date="2016-11-18T11:26:00Z">
        <w:r>
          <w:t xml:space="preserve">Open the Commands side view, and run the </w:t>
        </w:r>
      </w:ins>
      <w:ins w:id="625" w:author="Yaniv Kalsky" w:date="2016-11-18T11:27:00Z">
        <w:r>
          <w:t>“Set Inputs” command</w:t>
        </w:r>
        <w:r>
          <w:br/>
        </w:r>
        <w:r w:rsidRPr="00E72681">
          <w:drawing>
            <wp:inline distT="0" distB="0" distL="0" distR="0" wp14:anchorId="1E26D14E" wp14:editId="5B1DC835">
              <wp:extent cx="5106579" cy="296997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2230" cy="2979074"/>
                      </a:xfrm>
                      <a:prstGeom prst="rect">
                        <a:avLst/>
                      </a:prstGeom>
                    </pic:spPr>
                  </pic:pic>
                </a:graphicData>
              </a:graphic>
            </wp:inline>
          </w:drawing>
        </w:r>
      </w:ins>
    </w:p>
    <w:p w14:paraId="4B8CFA8E" w14:textId="00670F1A" w:rsidR="00E72681" w:rsidRDefault="00E72681" w:rsidP="00E72681">
      <w:pPr>
        <w:pStyle w:val="nnormal"/>
        <w:ind w:left="720"/>
        <w:rPr>
          <w:ins w:id="626" w:author="Yaniv Kalsky" w:date="2016-11-18T11:27:00Z"/>
        </w:rPr>
        <w:pPrChange w:id="627" w:author="Yaniv Kalsky" w:date="2016-11-18T11:27:00Z">
          <w:pPr/>
        </w:pPrChange>
      </w:pPr>
      <w:ins w:id="628" w:author="Yaniv Kalsky" w:date="2016-11-18T11:27:00Z">
        <w:r>
          <w:lastRenderedPageBreak/>
          <w:t>This command will set all the addresses that are required for this cloud deployment from the reservation</w:t>
        </w:r>
      </w:ins>
      <w:ins w:id="629" w:author="Yaniv Kalsky" w:date="2016-11-18T11:28:00Z">
        <w:r>
          <w:t>’s Site Network Manager.</w:t>
        </w:r>
      </w:ins>
    </w:p>
    <w:p w14:paraId="116373A7" w14:textId="59845309" w:rsidR="00E72681" w:rsidRDefault="00E72681" w:rsidP="00733164">
      <w:pPr>
        <w:pStyle w:val="nnormal"/>
        <w:numPr>
          <w:ilvl w:val="0"/>
          <w:numId w:val="53"/>
        </w:numPr>
        <w:rPr>
          <w:ins w:id="630" w:author="Yaniv Kalsky" w:date="2016-11-18T12:24:00Z"/>
        </w:rPr>
        <w:pPrChange w:id="631" w:author="Yaniv Kalsky" w:date="2016-11-18T11:26:00Z">
          <w:pPr/>
        </w:pPrChange>
      </w:pPr>
      <w:ins w:id="632" w:author="Yaniv Kalsky" w:date="2016-11-18T11:28:00Z">
        <w:r>
          <w:t xml:space="preserve">Next, open the components in the reservation and </w:t>
        </w:r>
      </w:ins>
      <w:ins w:id="633" w:author="Yaniv Kalsky" w:date="2016-11-18T11:29:00Z">
        <w:r>
          <w:t>provide</w:t>
        </w:r>
      </w:ins>
      <w:ins w:id="634" w:author="Yaniv Kalsky" w:date="2016-11-18T11:28:00Z">
        <w:r>
          <w:t xml:space="preserve"> </w:t>
        </w:r>
      </w:ins>
      <w:ins w:id="635" w:author="Yaniv Kalsky" w:date="2016-11-18T11:29:00Z">
        <w:r>
          <w:t>the missing information:</w:t>
        </w:r>
      </w:ins>
      <w:ins w:id="636" w:author="Yaniv Kalsky" w:date="2016-11-18T11:39:00Z">
        <w:r w:rsidR="00880E5E">
          <w:br/>
        </w:r>
        <w:r w:rsidR="00880E5E" w:rsidRPr="00880E5E">
          <w:drawing>
            <wp:inline distT="0" distB="0" distL="0" distR="0" wp14:anchorId="5825BF41" wp14:editId="35F91BDF">
              <wp:extent cx="2428646" cy="1441229"/>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398" cy="1449984"/>
                      </a:xfrm>
                      <a:prstGeom prst="rect">
                        <a:avLst/>
                      </a:prstGeom>
                    </pic:spPr>
                  </pic:pic>
                </a:graphicData>
              </a:graphic>
            </wp:inline>
          </w:drawing>
        </w:r>
        <w:r w:rsidR="00880E5E">
          <w:br/>
          <w:t>and then:</w:t>
        </w:r>
        <w:r w:rsidR="00880E5E">
          <w:br/>
        </w:r>
      </w:ins>
      <w:ins w:id="637" w:author="Yaniv Kalsky" w:date="2016-11-18T12:24:00Z">
        <w:r w:rsidR="00733164" w:rsidRPr="00733164">
          <w:drawing>
            <wp:inline distT="0" distB="0" distL="0" distR="0" wp14:anchorId="014F5C8A" wp14:editId="224C05B9">
              <wp:extent cx="3657600" cy="332655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6528" cy="3334673"/>
                      </a:xfrm>
                      <a:prstGeom prst="rect">
                        <a:avLst/>
                      </a:prstGeom>
                    </pic:spPr>
                  </pic:pic>
                </a:graphicData>
              </a:graphic>
            </wp:inline>
          </w:drawing>
        </w:r>
      </w:ins>
    </w:p>
    <w:p w14:paraId="44726F63" w14:textId="7FF824A7" w:rsidR="00733164" w:rsidRDefault="00733164" w:rsidP="00733164">
      <w:pPr>
        <w:pStyle w:val="nnormal"/>
        <w:ind w:left="720"/>
        <w:rPr>
          <w:ins w:id="638" w:author="Yaniv Kalsky" w:date="2016-11-18T12:24:00Z"/>
        </w:rPr>
        <w:pPrChange w:id="639" w:author="Yaniv Kalsky" w:date="2016-11-18T12:24:00Z">
          <w:pPr/>
        </w:pPrChange>
      </w:pPr>
      <w:ins w:id="640" w:author="Yaniv Kalsky" w:date="2016-11-18T12:24:00Z">
        <w:r>
          <w:t>Currently the required inputs in each component are:</w:t>
        </w:r>
      </w:ins>
    </w:p>
    <w:p w14:paraId="65E49084" w14:textId="6005D398" w:rsidR="00733164" w:rsidRDefault="00733164" w:rsidP="00733164">
      <w:pPr>
        <w:pStyle w:val="nnormal"/>
        <w:ind w:left="720"/>
        <w:rPr>
          <w:ins w:id="641" w:author="Yaniv Kalsky" w:date="2016-11-18T12:25:00Z"/>
        </w:rPr>
        <w:pPrChange w:id="642" w:author="Yaniv Kalsky" w:date="2016-11-18T12:24:00Z">
          <w:pPr/>
        </w:pPrChange>
      </w:pPr>
      <w:ins w:id="643" w:author="Yaniv Kalsky" w:date="2016-11-18T12:25:00Z">
        <w:r>
          <w:t>vCenter:</w:t>
        </w:r>
      </w:ins>
    </w:p>
    <w:p w14:paraId="5A935E16" w14:textId="0D26C218" w:rsidR="00733164" w:rsidRDefault="00D47564" w:rsidP="00733164">
      <w:pPr>
        <w:pStyle w:val="nnormal"/>
        <w:numPr>
          <w:ilvl w:val="0"/>
          <w:numId w:val="54"/>
        </w:numPr>
        <w:rPr>
          <w:ins w:id="644" w:author="Yaniv Kalsky" w:date="2016-11-18T13:32:00Z"/>
        </w:rPr>
        <w:pPrChange w:id="645" w:author="Yaniv Kalsky" w:date="2016-11-18T12:25:00Z">
          <w:pPr/>
        </w:pPrChange>
      </w:pPr>
      <w:ins w:id="646" w:author="Yaniv Kalsky" w:date="2016-11-18T13:31:00Z">
        <w:r>
          <w:t xml:space="preserve">vCenter FQDN </w:t>
        </w:r>
      </w:ins>
      <w:ins w:id="647" w:author="Yaniv Kalsky" w:date="2016-11-18T13:32:00Z">
        <w:r>
          <w:t>–</w:t>
        </w:r>
      </w:ins>
      <w:ins w:id="648" w:author="Yaniv Kalsky" w:date="2016-11-18T13:31:00Z">
        <w:r>
          <w:t xml:space="preserve"> provide </w:t>
        </w:r>
      </w:ins>
      <w:ins w:id="649" w:author="Yaniv Kalsky" w:date="2016-11-18T13:32:00Z">
        <w:r>
          <w:t>an FQDN that matches the vCenter IP</w:t>
        </w:r>
      </w:ins>
      <w:ins w:id="650" w:author="Yaniv Kalsky" w:date="2016-11-18T14:35:00Z">
        <w:r w:rsidR="007E2AE7">
          <w:t>, otherwise the IP will be used instead.</w:t>
        </w:r>
      </w:ins>
    </w:p>
    <w:p w14:paraId="6D9AF909" w14:textId="6E63817B" w:rsidR="00D47564" w:rsidRDefault="00850A18" w:rsidP="00850A18">
      <w:pPr>
        <w:pStyle w:val="nnormal"/>
        <w:numPr>
          <w:ilvl w:val="0"/>
          <w:numId w:val="53"/>
        </w:numPr>
        <w:rPr>
          <w:ins w:id="651" w:author="Yaniv Kalsky" w:date="2016-11-18T13:51:00Z"/>
        </w:rPr>
        <w:pPrChange w:id="652" w:author="Yaniv Kalsky" w:date="2016-11-18T13:46:00Z">
          <w:pPr/>
        </w:pPrChange>
      </w:pPr>
      <w:ins w:id="653" w:author="Yaniv Kalsky" w:date="2016-11-18T13:46:00Z">
        <w:r>
          <w:lastRenderedPageBreak/>
          <w:t>Next, the whole orchestration can start.</w:t>
        </w:r>
      </w:ins>
      <w:ins w:id="654" w:author="Yaniv Kalsky" w:date="2016-11-18T13:49:00Z">
        <w:r>
          <w:br/>
          <w:t xml:space="preserve">To start the execution, use the </w:t>
        </w:r>
      </w:ins>
      <w:ins w:id="655" w:author="Yaniv Kalsky" w:date="2016-11-18T13:50:00Z">
        <w:r>
          <w:t>“Run Orchestration Commands”</w:t>
        </w:r>
      </w:ins>
      <w:ins w:id="656" w:author="Yaniv Kalsky" w:date="2016-11-18T13:51:00Z">
        <w:r>
          <w:t>:</w:t>
        </w:r>
        <w:r>
          <w:br/>
        </w:r>
        <w:r w:rsidRPr="00850A18">
          <w:drawing>
            <wp:inline distT="0" distB="0" distL="0" distR="0" wp14:anchorId="53045873" wp14:editId="03C9C3A7">
              <wp:extent cx="3870311" cy="3211373"/>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324" cy="3226319"/>
                      </a:xfrm>
                      <a:prstGeom prst="rect">
                        <a:avLst/>
                      </a:prstGeom>
                    </pic:spPr>
                  </pic:pic>
                </a:graphicData>
              </a:graphic>
            </wp:inline>
          </w:drawing>
        </w:r>
      </w:ins>
    </w:p>
    <w:p w14:paraId="7A6B4524" w14:textId="0370338B" w:rsidR="00850A18" w:rsidRDefault="00850A18" w:rsidP="00850A18">
      <w:pPr>
        <w:pStyle w:val="nnormal"/>
        <w:ind w:left="720"/>
        <w:rPr>
          <w:ins w:id="657" w:author="Yaniv Kalsky" w:date="2016-11-18T13:54:00Z"/>
        </w:rPr>
        <w:pPrChange w:id="658" w:author="Yaniv Kalsky" w:date="2016-11-18T13:51:00Z">
          <w:pPr/>
        </w:pPrChange>
      </w:pPr>
      <w:ins w:id="659" w:author="Yaniv Kalsky" w:date="2016-11-18T13:51:00Z">
        <w:r>
          <w:t>For a full orchestration, the Include</w:t>
        </w:r>
      </w:ins>
      <w:ins w:id="660" w:author="Yaniv Kalsky" w:date="2016-11-18T13:52:00Z">
        <w:r>
          <w:t>/Exclude</w:t>
        </w:r>
      </w:ins>
      <w:ins w:id="661" w:author="Yaniv Kalsky" w:date="2016-11-18T13:51:00Z">
        <w:r>
          <w:t xml:space="preserve"> Ranges </w:t>
        </w:r>
      </w:ins>
      <w:ins w:id="662" w:author="Yaniv Kalsky" w:date="2016-11-18T13:52:00Z">
        <w:r>
          <w:t>inputs can remain empty</w:t>
        </w:r>
      </w:ins>
      <w:ins w:id="663" w:author="Yaniv Kalsky" w:date="2016-11-18T13:54:00Z">
        <w:r>
          <w:t>.</w:t>
        </w:r>
      </w:ins>
    </w:p>
    <w:p w14:paraId="28CB6A79" w14:textId="4A4DF898" w:rsidR="00850A18" w:rsidRDefault="00850A18" w:rsidP="001533E1">
      <w:pPr>
        <w:pStyle w:val="nnormal"/>
        <w:numPr>
          <w:ilvl w:val="0"/>
          <w:numId w:val="53"/>
        </w:numPr>
        <w:rPr>
          <w:ins w:id="664" w:author="Yaniv Kalsky" w:date="2016-11-18T13:55:00Z"/>
        </w:rPr>
        <w:pPrChange w:id="665" w:author="Yaniv Kalsky" w:date="2016-11-18T14:00:00Z">
          <w:pPr/>
        </w:pPrChange>
      </w:pPr>
      <w:ins w:id="666" w:author="Yaniv Kalsky" w:date="2016-11-18T13:54:00Z">
        <w:r>
          <w:t>Wait until the full orchestration is done.</w:t>
        </w:r>
      </w:ins>
    </w:p>
    <w:p w14:paraId="08335F02" w14:textId="1B7593F9" w:rsidR="00850A18" w:rsidRDefault="00850A18" w:rsidP="001533E1">
      <w:pPr>
        <w:pStyle w:val="Heading3"/>
        <w:rPr>
          <w:ins w:id="667" w:author="Yaniv Kalsky" w:date="2016-11-18T13:55:00Z"/>
        </w:rPr>
        <w:pPrChange w:id="668" w:author="Yaniv Kalsky" w:date="2016-11-18T13:56:00Z">
          <w:pPr>
            <w:pStyle w:val="Heading3"/>
          </w:pPr>
        </w:pPrChange>
      </w:pPr>
      <w:ins w:id="669" w:author="Yaniv Kalsky" w:date="2016-11-18T13:56:00Z">
        <w:r>
          <w:t xml:space="preserve"> </w:t>
        </w:r>
        <w:bookmarkStart w:id="670" w:name="_Toc467241043"/>
        <w:r w:rsidR="001533E1">
          <w:t>View/Edit/Stop/</w:t>
        </w:r>
      </w:ins>
      <w:ins w:id="671" w:author="Yaniv Kalsky" w:date="2016-11-18T13:57:00Z">
        <w:r w:rsidR="001533E1">
          <w:t>Extend</w:t>
        </w:r>
      </w:ins>
      <w:ins w:id="672" w:author="Yaniv Kalsky" w:date="2016-11-18T13:56:00Z">
        <w:r w:rsidR="001533E1">
          <w:t xml:space="preserve"> deployed clouds</w:t>
        </w:r>
      </w:ins>
      <w:bookmarkEnd w:id="670"/>
    </w:p>
    <w:p w14:paraId="1B800021" w14:textId="77777777" w:rsidR="001533E1" w:rsidRDefault="001533E1" w:rsidP="00850A18">
      <w:pPr>
        <w:pStyle w:val="nnormal"/>
        <w:rPr>
          <w:ins w:id="673" w:author="Yaniv Kalsky" w:date="2016-11-18T13:58:00Z"/>
        </w:rPr>
        <w:pPrChange w:id="674" w:author="Yaniv Kalsky" w:date="2016-11-18T11:17:00Z">
          <w:pPr/>
        </w:pPrChange>
      </w:pPr>
      <w:ins w:id="675" w:author="Yaniv Kalsky" w:date="2016-11-18T13:58:00Z">
        <w:r>
          <w:t>Once a reservation starts, you can always come back to it from the Reservations page.</w:t>
        </w:r>
      </w:ins>
    </w:p>
    <w:p w14:paraId="2372449E" w14:textId="77777777" w:rsidR="001533E1" w:rsidRDefault="001533E1" w:rsidP="00850A18">
      <w:pPr>
        <w:pStyle w:val="nnormal"/>
        <w:rPr>
          <w:ins w:id="676" w:author="Yaniv Kalsky" w:date="2016-11-18T13:59:00Z"/>
        </w:rPr>
        <w:pPrChange w:id="677" w:author="Yaniv Kalsky" w:date="2016-11-18T11:17:00Z">
          <w:pPr/>
        </w:pPrChange>
      </w:pPr>
      <w:ins w:id="678" w:author="Yaniv Kalsky" w:date="2016-11-18T13:58:00Z">
        <w:r>
          <w:t xml:space="preserve">You can either review it, execute more steps </w:t>
        </w:r>
      </w:ins>
      <w:ins w:id="679" w:author="Yaniv Kalsky" w:date="2016-11-18T13:59:00Z">
        <w:r>
          <w:t>(if needed), etc.</w:t>
        </w:r>
      </w:ins>
    </w:p>
    <w:p w14:paraId="7505FF2B" w14:textId="06B2F74D" w:rsidR="00DC0D48" w:rsidDel="001533E1" w:rsidRDefault="001533E1" w:rsidP="00850A18">
      <w:pPr>
        <w:pStyle w:val="nnormal"/>
        <w:rPr>
          <w:del w:id="680" w:author="Yaniv Kalsky" w:date="2016-11-18T14:00:00Z"/>
        </w:rPr>
        <w:pPrChange w:id="681" w:author="Yaniv Kalsky" w:date="2016-11-18T11:17:00Z">
          <w:pPr/>
        </w:pPrChange>
      </w:pPr>
      <w:ins w:id="682" w:author="Yaniv Kalsky" w:date="2016-11-18T13:59:00Z">
        <w:r>
          <w:t xml:space="preserve">Other operations may be: End a </w:t>
        </w:r>
      </w:ins>
      <w:ins w:id="683" w:author="Yaniv Kalsky" w:date="2016-11-18T14:00:00Z">
        <w:r>
          <w:t>reservation or Extend a reservation.</w:t>
        </w:r>
      </w:ins>
      <w:del w:id="684" w:author="Yaniv Kalsky" w:date="2016-11-18T13:57:00Z">
        <w:r w:rsidR="00DC0D48" w:rsidDel="001533E1">
          <w:br w:type="page"/>
        </w:r>
      </w:del>
    </w:p>
    <w:p w14:paraId="029CBC55" w14:textId="03E6365E" w:rsidR="000C6C58" w:rsidDel="00850A18" w:rsidRDefault="000C6C58" w:rsidP="00384E8D">
      <w:pPr>
        <w:pStyle w:val="nnormal"/>
        <w:rPr>
          <w:del w:id="685" w:author="Yaniv Kalsky" w:date="2016-11-18T13:56:00Z"/>
        </w:rPr>
      </w:pPr>
      <w:del w:id="686" w:author="Yaniv Kalsky" w:date="2016-11-18T13:56:00Z">
        <w:r w:rsidDel="00850A18">
          <w:delText xml:space="preserve">Executing Setup function to deploy </w:delText>
        </w:r>
        <w:r w:rsidR="00A923E7" w:rsidDel="00850A18">
          <w:delText>NFV</w:delText>
        </w:r>
        <w:r w:rsidDel="00850A18">
          <w:delText>:</w:delText>
        </w:r>
      </w:del>
    </w:p>
    <w:p w14:paraId="01FAE088" w14:textId="1AC604AA" w:rsidR="000C6C58" w:rsidRPr="0074434E" w:rsidRDefault="00A923E7" w:rsidP="001533E1">
      <w:pPr>
        <w:pStyle w:val="nnormal"/>
        <w:pPrChange w:id="687" w:author="Yaniv Kalsky" w:date="2016-11-18T14:00:00Z">
          <w:pPr>
            <w:pStyle w:val="nnormal"/>
          </w:pPr>
        </w:pPrChange>
      </w:pPr>
      <w:del w:id="688" w:author="Yaniv Kalsky" w:date="2016-11-18T13:56:00Z">
        <w:r w:rsidRPr="00A923E7" w:rsidDel="00850A18">
          <w:rPr>
            <w:noProof/>
            <w:lang w:eastAsia="en-US"/>
          </w:rPr>
          <w:drawing>
            <wp:inline distT="0" distB="0" distL="0" distR="0" wp14:anchorId="59E1252F" wp14:editId="1B20D53F">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679700"/>
                      </a:xfrm>
                      <a:prstGeom prst="rect">
                        <a:avLst/>
                      </a:prstGeom>
                    </pic:spPr>
                  </pic:pic>
                </a:graphicData>
              </a:graphic>
            </wp:inline>
          </w:drawing>
        </w:r>
      </w:del>
    </w:p>
    <w:p w14:paraId="2D3368D2" w14:textId="137806B8" w:rsidR="00B25D3A" w:rsidDel="007D716A" w:rsidRDefault="00B25D3A" w:rsidP="00C8740D">
      <w:pPr>
        <w:pStyle w:val="Heading2"/>
        <w:ind w:left="630" w:hanging="630"/>
        <w:rPr>
          <w:moveFrom w:id="689" w:author="Yaniv Kalsky" w:date="2016-11-18T10:46:00Z"/>
        </w:rPr>
      </w:pPr>
      <w:bookmarkStart w:id="690" w:name="_Importing_the_NFV"/>
      <w:bookmarkEnd w:id="690"/>
      <w:moveFromRangeStart w:id="691" w:author="Yaniv Kalsky" w:date="2016-11-18T10:46:00Z" w:name="move467229297"/>
      <w:moveFrom w:id="692" w:author="Yaniv Kalsky" w:date="2016-11-18T10:46:00Z">
        <w:r w:rsidDel="007D716A">
          <w:t>Importing the NFV Package</w:t>
        </w:r>
        <w:bookmarkStart w:id="693" w:name="_Toc467241044"/>
        <w:bookmarkEnd w:id="693"/>
      </w:moveFrom>
    </w:p>
    <w:p w14:paraId="21444375" w14:textId="6556F9A2" w:rsidR="00965956" w:rsidRPr="00FF2328" w:rsidDel="007D716A" w:rsidRDefault="00B25D3A" w:rsidP="00C8740D">
      <w:pPr>
        <w:pStyle w:val="nnormal"/>
        <w:rPr>
          <w:moveFrom w:id="694" w:author="Yaniv Kalsky" w:date="2016-11-18T10:46:00Z"/>
        </w:rPr>
      </w:pPr>
      <w:moveFrom w:id="695" w:author="Yaniv Kalsky" w:date="2016-11-18T10:46:00Z">
        <w:r w:rsidDel="007D716A">
          <w:t xml:space="preserve">The NFV Environment and Services need to be imported to the CloudShell VM. </w:t>
        </w:r>
        <w:bookmarkStart w:id="696" w:name="_Toc467241045"/>
        <w:bookmarkEnd w:id="696"/>
      </w:moveFrom>
    </w:p>
    <w:p w14:paraId="3D72061B" w14:textId="04CE7FCD" w:rsidR="002D7A7F" w:rsidDel="007D716A" w:rsidRDefault="002D7A7F" w:rsidP="00DF58BB">
      <w:pPr>
        <w:pStyle w:val="Heading3"/>
        <w:ind w:left="810" w:hanging="810"/>
        <w:rPr>
          <w:moveFrom w:id="697" w:author="Yaniv Kalsky" w:date="2016-11-18T10:46:00Z"/>
        </w:rPr>
      </w:pPr>
      <w:moveFrom w:id="698" w:author="Yaniv Kalsky" w:date="2016-11-18T10:46:00Z">
        <w:r w:rsidDel="007D716A">
          <w:t>I</w:t>
        </w:r>
        <w:r w:rsidR="00323BD9" w:rsidDel="007D716A">
          <w:t xml:space="preserve">nstalling </w:t>
        </w:r>
        <w:r w:rsidDel="007D716A">
          <w:t xml:space="preserve">the NFV Solution package </w:t>
        </w:r>
        <w:r w:rsidR="00323BD9" w:rsidDel="007D716A">
          <w:t xml:space="preserve">on the </w:t>
        </w:r>
        <w:r w:rsidDel="007D716A">
          <w:t xml:space="preserve">CloudShell </w:t>
        </w:r>
        <w:r w:rsidR="00323BD9" w:rsidDel="007D716A">
          <w:t>VM</w:t>
        </w:r>
        <w:bookmarkStart w:id="699" w:name="_Toc467241046"/>
        <w:bookmarkEnd w:id="699"/>
      </w:moveFrom>
    </w:p>
    <w:p w14:paraId="18C2C106" w14:textId="3F22367C" w:rsidR="00323BD9" w:rsidDel="007D716A" w:rsidRDefault="00323BD9" w:rsidP="00323BD9">
      <w:pPr>
        <w:pStyle w:val="nnormal"/>
        <w:rPr>
          <w:moveFrom w:id="700" w:author="Yaniv Kalsky" w:date="2016-11-18T10:46:00Z"/>
        </w:rPr>
      </w:pPr>
      <w:moveFrom w:id="701" w:author="Yaniv Kalsky" w:date="2016-11-18T10:46:00Z">
        <w:r w:rsidDel="007D716A">
          <w:t>After setting the CloudShell license, log in to the CloudShell desktop. Obtain NFVInstall.zip and extract it locally on the CloudShell desktop. It contains the following files:</w:t>
        </w:r>
        <w:bookmarkStart w:id="702" w:name="_Toc467241047"/>
        <w:bookmarkEnd w:id="702"/>
      </w:moveFrom>
    </w:p>
    <w:p w14:paraId="0273C1C0" w14:textId="3E23CC93" w:rsidR="00323BD9" w:rsidDel="007D716A" w:rsidRDefault="00323BD9" w:rsidP="00323BD9">
      <w:pPr>
        <w:pStyle w:val="nnormal"/>
        <w:numPr>
          <w:ilvl w:val="0"/>
          <w:numId w:val="30"/>
        </w:numPr>
        <w:rPr>
          <w:moveFrom w:id="703" w:author="Yaniv Kalsky" w:date="2016-11-18T10:46:00Z"/>
        </w:rPr>
      </w:pPr>
      <w:moveFrom w:id="704" w:author="Yaniv Kalsky" w:date="2016-11-18T10:46:00Z">
        <w:r w:rsidDel="007D716A">
          <w:t>compute-shell.zip</w:t>
        </w:r>
        <w:bookmarkStart w:id="705" w:name="_Toc467241048"/>
        <w:bookmarkEnd w:id="705"/>
      </w:moveFrom>
    </w:p>
    <w:p w14:paraId="2DDC8990" w14:textId="11FE4CC1" w:rsidR="00323BD9" w:rsidDel="007D716A" w:rsidRDefault="00323BD9" w:rsidP="00323BD9">
      <w:pPr>
        <w:pStyle w:val="nnormal"/>
        <w:numPr>
          <w:ilvl w:val="0"/>
          <w:numId w:val="30"/>
        </w:numPr>
        <w:rPr>
          <w:moveFrom w:id="706" w:author="Yaniv Kalsky" w:date="2016-11-18T10:46:00Z"/>
        </w:rPr>
      </w:pPr>
      <w:moveFrom w:id="707" w:author="Yaniv Kalsky" w:date="2016-11-18T10:46:00Z">
        <w:r w:rsidDel="007D716A">
          <w:t>onrack-shell.zip</w:t>
        </w:r>
        <w:bookmarkStart w:id="708" w:name="_Toc467241049"/>
        <w:bookmarkEnd w:id="708"/>
      </w:moveFrom>
    </w:p>
    <w:p w14:paraId="0096369B" w14:textId="3D95B401" w:rsidR="00323BD9" w:rsidDel="007D716A" w:rsidRDefault="00323BD9" w:rsidP="00323BD9">
      <w:pPr>
        <w:pStyle w:val="nnormal"/>
        <w:numPr>
          <w:ilvl w:val="0"/>
          <w:numId w:val="30"/>
        </w:numPr>
        <w:rPr>
          <w:moveFrom w:id="709" w:author="Yaniv Kalsky" w:date="2016-11-18T10:46:00Z"/>
        </w:rPr>
      </w:pPr>
      <w:moveFrom w:id="710" w:author="Yaniv Kalsky" w:date="2016-11-18T10:46:00Z">
        <w:r w:rsidDel="007D716A">
          <w:t>site_manager_shell.zip</w:t>
        </w:r>
        <w:bookmarkStart w:id="711" w:name="_Toc467241050"/>
        <w:bookmarkEnd w:id="711"/>
      </w:moveFrom>
    </w:p>
    <w:p w14:paraId="1DB981E5" w14:textId="0A3EA4ED" w:rsidR="00323BD9" w:rsidDel="007D716A" w:rsidRDefault="00323BD9" w:rsidP="00323BD9">
      <w:pPr>
        <w:pStyle w:val="nnormal"/>
        <w:numPr>
          <w:ilvl w:val="0"/>
          <w:numId w:val="30"/>
        </w:numPr>
        <w:rPr>
          <w:moveFrom w:id="712" w:author="Yaniv Kalsky" w:date="2016-11-18T10:46:00Z"/>
        </w:rPr>
      </w:pPr>
      <w:moveFrom w:id="713" w:author="Yaniv Kalsky" w:date="2016-11-18T10:46:00Z">
        <w:r w:rsidDel="007D716A">
          <w:t>NFV Build Environment.zip</w:t>
        </w:r>
        <w:bookmarkStart w:id="714" w:name="_Toc467241051"/>
        <w:bookmarkEnd w:id="714"/>
      </w:moveFrom>
    </w:p>
    <w:p w14:paraId="70B900C3" w14:textId="4BEB02DD" w:rsidR="00323BD9" w:rsidDel="007D716A" w:rsidRDefault="00323BD9" w:rsidP="00323BD9">
      <w:pPr>
        <w:pStyle w:val="nnormal"/>
        <w:numPr>
          <w:ilvl w:val="0"/>
          <w:numId w:val="30"/>
        </w:numPr>
        <w:rPr>
          <w:moveFrom w:id="715" w:author="Yaniv Kalsky" w:date="2016-11-18T10:46:00Z"/>
        </w:rPr>
      </w:pPr>
      <w:moveFrom w:id="716" w:author="Yaniv Kalsky" w:date="2016-11-18T10:46:00Z">
        <w:r w:rsidDel="007D716A">
          <w:t>Python site packages.zip</w:t>
        </w:r>
        <w:bookmarkStart w:id="717" w:name="_Toc467241052"/>
        <w:bookmarkEnd w:id="717"/>
      </w:moveFrom>
    </w:p>
    <w:p w14:paraId="045F24A1" w14:textId="69B56EB9" w:rsidR="00323BD9" w:rsidDel="007D716A" w:rsidRDefault="00323BD9" w:rsidP="00323BD9">
      <w:pPr>
        <w:pStyle w:val="nnormal"/>
        <w:numPr>
          <w:ilvl w:val="0"/>
          <w:numId w:val="30"/>
        </w:numPr>
        <w:rPr>
          <w:moveFrom w:id="718" w:author="Yaniv Kalsky" w:date="2016-11-18T10:46:00Z"/>
        </w:rPr>
      </w:pPr>
      <w:moveFrom w:id="719" w:author="Yaniv Kalsky" w:date="2016-11-18T10:46:00Z">
        <w:r w:rsidDel="007D716A">
          <w:t>worker.py</w:t>
        </w:r>
        <w:bookmarkStart w:id="720" w:name="_Toc467241053"/>
        <w:bookmarkEnd w:id="720"/>
      </w:moveFrom>
    </w:p>
    <w:p w14:paraId="510CE005" w14:textId="059A3CC1" w:rsidR="00323BD9" w:rsidDel="007D716A" w:rsidRDefault="00323BD9" w:rsidP="00323BD9">
      <w:pPr>
        <w:pStyle w:val="nnormal"/>
        <w:numPr>
          <w:ilvl w:val="0"/>
          <w:numId w:val="30"/>
        </w:numPr>
        <w:rPr>
          <w:moveFrom w:id="721" w:author="Yaniv Kalsky" w:date="2016-11-18T10:46:00Z"/>
        </w:rPr>
      </w:pPr>
      <w:moveFrom w:id="722" w:author="Yaniv Kalsky" w:date="2016-11-18T10:46:00Z">
        <w:r w:rsidDel="007D716A">
          <w:t>INSTALL.cmd</w:t>
        </w:r>
        <w:bookmarkStart w:id="723" w:name="_Toc467241054"/>
        <w:bookmarkEnd w:id="723"/>
      </w:moveFrom>
    </w:p>
    <w:p w14:paraId="75FB0E1C" w14:textId="0B62DE81" w:rsidR="00323BD9" w:rsidDel="007D716A" w:rsidRDefault="00323BD9" w:rsidP="00323BD9">
      <w:pPr>
        <w:pStyle w:val="nnormal"/>
        <w:rPr>
          <w:moveFrom w:id="724" w:author="Yaniv Kalsky" w:date="2016-11-18T10:46:00Z"/>
        </w:rPr>
      </w:pPr>
      <w:moveFrom w:id="725" w:author="Yaniv Kalsky" w:date="2016-11-18T10:46:00Z">
        <w:r w:rsidDel="007D716A">
          <w:t>Double-click INSTALL.cmd. This will install dependencies to the CloudShell Python directory and automatically import all required shell and environment packages into CloudShell. At this point, the sandboxes will be available in the portal and you can enter your settings and run an autodiscovery and deployment.</w:t>
        </w:r>
        <w:bookmarkStart w:id="726" w:name="_Toc467241055"/>
        <w:bookmarkEnd w:id="726"/>
      </w:moveFrom>
    </w:p>
    <w:p w14:paraId="3B593066" w14:textId="459306E0" w:rsidR="00323BD9" w:rsidDel="007D716A" w:rsidRDefault="00323BD9" w:rsidP="00323BD9">
      <w:pPr>
        <w:pStyle w:val="nnormal"/>
        <w:rPr>
          <w:moveFrom w:id="727" w:author="Yaniv Kalsky" w:date="2016-11-18T10:46:00Z"/>
        </w:rPr>
      </w:pPr>
      <w:moveFrom w:id="728" w:author="Yaniv Kalsky" w:date="2016-11-18T10:46:00Z">
        <w:r w:rsidDel="007D716A">
          <w:t>When you receive an updated NFV software release, repeat this procedure with the new NFVInstall.zip. The installer will perform an in-place upgrade of all dependencies and code.</w:t>
        </w:r>
        <w:bookmarkStart w:id="729" w:name="_Toc467241056"/>
        <w:bookmarkEnd w:id="729"/>
      </w:moveFrom>
    </w:p>
    <w:p w14:paraId="67A28601" w14:textId="347B9685" w:rsidR="00323BD9" w:rsidDel="007D716A" w:rsidRDefault="00323BD9" w:rsidP="00323BD9">
      <w:pPr>
        <w:rPr>
          <w:moveFrom w:id="730" w:author="Yaniv Kalsky" w:date="2016-11-18T10:46:00Z"/>
        </w:rPr>
      </w:pPr>
      <w:bookmarkStart w:id="731" w:name="_Toc467241057"/>
      <w:bookmarkEnd w:id="731"/>
    </w:p>
    <w:p w14:paraId="1B0DDEE7" w14:textId="044A2950" w:rsidR="002D7A7F" w:rsidRPr="00FF2328" w:rsidDel="007D716A" w:rsidRDefault="002D7A7F" w:rsidP="00DF58BB">
      <w:pPr>
        <w:pStyle w:val="nnormal"/>
        <w:rPr>
          <w:moveFrom w:id="732" w:author="Yaniv Kalsky" w:date="2016-11-18T10:46:00Z"/>
        </w:rPr>
      </w:pPr>
      <w:bookmarkStart w:id="733" w:name="_Toc467241058"/>
      <w:bookmarkEnd w:id="733"/>
    </w:p>
    <w:p w14:paraId="5EE87153" w14:textId="4A84FEE6" w:rsidR="0098166A" w:rsidRDefault="0098166A" w:rsidP="0098166A">
      <w:pPr>
        <w:pStyle w:val="Heading2"/>
      </w:pPr>
      <w:bookmarkStart w:id="734" w:name="_Toc467241059"/>
      <w:moveFromRangeEnd w:id="691"/>
      <w:r>
        <w:t>Inputs</w:t>
      </w:r>
      <w:bookmarkEnd w:id="734"/>
      <w:r>
        <w:t xml:space="preserve"> </w:t>
      </w:r>
    </w:p>
    <w:p w14:paraId="16506AC6" w14:textId="2E1B688B" w:rsidR="0098166A" w:rsidRDefault="00FD2C7F" w:rsidP="0098166A">
      <w:pPr>
        <w:pStyle w:val="nnormal"/>
      </w:pPr>
      <w:r>
        <w:t>Inputs</w:t>
      </w:r>
      <w:r w:rsidR="0098166A">
        <w:t xml:space="preserve"> are divided according to component. Before starting to deploy, </w:t>
      </w:r>
      <w:r w:rsidR="002675FB">
        <w:t xml:space="preserve">you must run </w:t>
      </w:r>
      <w:r w:rsidR="002675FB" w:rsidRPr="0085538A">
        <w:rPr>
          <w:b/>
        </w:rPr>
        <w:t>Set Inputs</w:t>
      </w:r>
      <w:r w:rsidR="0098166A">
        <w:t xml:space="preserve"> </w:t>
      </w:r>
      <w:r w:rsidR="002675FB">
        <w:t xml:space="preserve">to set </w:t>
      </w:r>
      <w:r w:rsidR="0098166A">
        <w:t xml:space="preserve">the service attributes of all the components in the reservation. </w:t>
      </w:r>
      <w:r w:rsidR="002675FB">
        <w:t xml:space="preserve">Most values are already set and are hidden by default. Some values are set to auto-generated IP addresses based on the pools defined in the Site Manager. </w:t>
      </w:r>
    </w:p>
    <w:p w14:paraId="1B48835F" w14:textId="5D76EC8C" w:rsidR="003D28C0" w:rsidRDefault="003D28C0" w:rsidP="003D28C0">
      <w:pPr>
        <w:pStyle w:val="Heading2"/>
      </w:pPr>
      <w:bookmarkStart w:id="735" w:name="_Toc466640215"/>
      <w:bookmarkStart w:id="736" w:name="_Toc466640216"/>
      <w:bookmarkStart w:id="737" w:name="_Toc467241060"/>
      <w:bookmarkEnd w:id="735"/>
      <w:bookmarkEnd w:id="736"/>
      <w:r>
        <w:t>Logs</w:t>
      </w:r>
      <w:bookmarkEnd w:id="737"/>
    </w:p>
    <w:p w14:paraId="0675CB09" w14:textId="5A0C74D3" w:rsidR="00F8111C" w:rsidRDefault="0061039D">
      <w:pPr>
        <w:pStyle w:val="nnormal"/>
      </w:pPr>
      <w:r>
        <w:t xml:space="preserve">All </w:t>
      </w:r>
      <w:r w:rsidR="0097582F">
        <w:t xml:space="preserve">automation </w:t>
      </w:r>
      <w:r>
        <w:t xml:space="preserve">activity is logged to </w:t>
      </w:r>
      <w:r w:rsidR="002675FB" w:rsidRPr="0074434E">
        <w:rPr>
          <w:b/>
        </w:rPr>
        <w:t>C:\ProgramData\QualiSystems\</w:t>
      </w:r>
      <w:r w:rsidR="002675FB">
        <w:rPr>
          <w:b/>
        </w:rPr>
        <w:t>Logs\&lt;reservation id&gt;\Orchestration</w:t>
      </w:r>
      <w:r w:rsidR="002675FB" w:rsidRPr="0074434E">
        <w:rPr>
          <w:b/>
        </w:rPr>
        <w:t>.log</w:t>
      </w:r>
      <w:r w:rsidR="002675FB" w:rsidRPr="0085538A">
        <w:t xml:space="preserve"> (summary of high-level steps) and </w:t>
      </w:r>
      <w:r w:rsidRPr="0074434E">
        <w:rPr>
          <w:b/>
        </w:rPr>
        <w:t>C:\ProgramData\QualiSystems\</w:t>
      </w:r>
      <w:r w:rsidR="002675FB">
        <w:rPr>
          <w:b/>
        </w:rPr>
        <w:t>Logs\&lt;reservation id&gt;\</w:t>
      </w:r>
      <w:r w:rsidR="003B3C91">
        <w:rPr>
          <w:b/>
        </w:rPr>
        <w:t>Shells</w:t>
      </w:r>
      <w:r w:rsidRPr="0074434E">
        <w:rPr>
          <w:b/>
        </w:rPr>
        <w:t>.log</w:t>
      </w:r>
      <w:r w:rsidR="002675FB">
        <w:t xml:space="preserve"> (all details). </w:t>
      </w:r>
    </w:p>
    <w:p w14:paraId="54CD6B59" w14:textId="2AEAAC87" w:rsidR="00F8111C" w:rsidRDefault="002675FB" w:rsidP="00F8111C">
      <w:pPr>
        <w:pStyle w:val="nnormal"/>
      </w:pPr>
      <w:r>
        <w:t xml:space="preserve">Shells.log </w:t>
      </w:r>
      <w:r w:rsidR="0061039D">
        <w:t>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lastRenderedPageBreak/>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2DE5106D" w:rsidR="003D28C0" w:rsidRDefault="0061039D" w:rsidP="00F8111C">
      <w:pPr>
        <w:pStyle w:val="nnormal"/>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47B3F6C8" w14:textId="429A1CDD" w:rsidR="002675FB" w:rsidRDefault="002675FB" w:rsidP="0085538A">
      <w:pPr>
        <w:pStyle w:val="nnormal"/>
      </w:pPr>
      <w:r>
        <w:t xml:space="preserve">The </w:t>
      </w:r>
      <w:r w:rsidR="003C3DA8">
        <w:t>‘</w:t>
      </w:r>
      <w:r>
        <w:t>Attach Logs</w:t>
      </w:r>
      <w:r w:rsidR="003C3DA8">
        <w:t>’</w:t>
      </w:r>
      <w:r>
        <w:t xml:space="preserve"> function zips all logs related to the current reservation and attaches logs.zip to the reservation. After running, refresh the page and download logs.zip using the paperclip icon near the upper right corner.</w:t>
      </w:r>
      <w:r w:rsidR="006A7F69">
        <w:t xml:space="preserve"> This can help you get the relevant logs without logging into the CloudShell </w:t>
      </w:r>
      <w:proofErr w:type="spellStart"/>
      <w:r w:rsidR="006A7F69">
        <w:t>vm</w:t>
      </w:r>
      <w:proofErr w:type="spellEnd"/>
      <w:r w:rsidR="006A7F69">
        <w:t>.</w:t>
      </w:r>
    </w:p>
    <w:p w14:paraId="4997D987" w14:textId="070BF46D" w:rsidR="002675FB" w:rsidRPr="0085538A" w:rsidRDefault="002675FB" w:rsidP="00F8111C">
      <w:pPr>
        <w:pStyle w:val="nnormal"/>
        <w:rPr>
          <w:sz w:val="24"/>
        </w:rPr>
      </w:pPr>
      <w:r>
        <w:t xml:space="preserve">The </w:t>
      </w:r>
      <w:r w:rsidR="003C3DA8">
        <w:t>‘</w:t>
      </w:r>
      <w:r>
        <w:t>Clean Logs</w:t>
      </w:r>
      <w:r w:rsidR="003C3DA8">
        <w:t>’</w:t>
      </w:r>
      <w:r>
        <w:t xml:space="preserve"> function moves orchestration.log and shells.log to backup files and clears them. This can be useful to </w:t>
      </w:r>
      <w:r w:rsidR="003C3DA8">
        <w:t xml:space="preserve">use </w:t>
      </w:r>
      <w:r>
        <w:t xml:space="preserve">before starting a new run. </w:t>
      </w:r>
    </w:p>
    <w:p w14:paraId="28DF026D" w14:textId="0AF51E34" w:rsidR="003D28C0" w:rsidRDefault="003D28C0" w:rsidP="003D28C0">
      <w:pPr>
        <w:pStyle w:val="Heading2"/>
      </w:pPr>
      <w:bookmarkStart w:id="738" w:name="_Toc467241061"/>
      <w:r>
        <w:t>Executing in steps</w:t>
      </w:r>
      <w:bookmarkEnd w:id="738"/>
    </w:p>
    <w:p w14:paraId="50100C6E" w14:textId="449B4BA2" w:rsidR="002675FB"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w:t>
      </w:r>
      <w:r w:rsidR="002675FB">
        <w:t>Setup</w:t>
      </w:r>
      <w:r>
        <w:t xml:space="preserve">. </w:t>
      </w:r>
    </w:p>
    <w:p w14:paraId="7C566D58" w14:textId="70DDFA15" w:rsidR="00323BD9" w:rsidRDefault="002675FB" w:rsidP="00384E8D">
      <w:pPr>
        <w:pStyle w:val="nnormal"/>
      </w:pPr>
      <w:r>
        <w:t xml:space="preserve">You can run a custom subset of steps using </w:t>
      </w:r>
      <w:r w:rsidR="003C3DA8">
        <w:t>‘</w:t>
      </w:r>
      <w:r>
        <w:t>Run Orchestration Steps</w:t>
      </w:r>
      <w:r w:rsidR="003C3DA8">
        <w:t>’</w:t>
      </w:r>
      <w:r>
        <w:t xml:space="preserve">, </w:t>
      </w:r>
      <w:r w:rsidR="00271644">
        <w:t xml:space="preserve">specifying </w:t>
      </w:r>
      <w:r>
        <w:t xml:space="preserve">a list of step numbers to include and/or exclude. </w:t>
      </w:r>
      <w:r w:rsidR="00323BD9">
        <w:t>This can be helpful when you need to skip steps, resume an interrupted deployment, or repeat some orchestration steps after changing inputs. If you know you need to make custom manual adjustments in the middle of the deployment, you can program the orchestration to perform only the steps leading up to that point, then later run the rest, without having to manually start and stop or start from the beginning.</w:t>
      </w:r>
    </w:p>
    <w:p w14:paraId="6E924C6C" w14:textId="5430FC76" w:rsidR="002675FB" w:rsidDel="007E2AE7" w:rsidRDefault="002675FB" w:rsidP="00384E8D">
      <w:pPr>
        <w:pStyle w:val="nnormal"/>
        <w:rPr>
          <w:del w:id="739" w:author="Yaniv Kalsky" w:date="2016-11-18T14:03:00Z"/>
        </w:rPr>
      </w:pPr>
      <w:r>
        <w:t xml:space="preserve">To </w:t>
      </w:r>
      <w:r w:rsidR="00271644">
        <w:t xml:space="preserve">get the </w:t>
      </w:r>
      <w:r>
        <w:t xml:space="preserve">step numbers, run </w:t>
      </w:r>
      <w:r w:rsidR="003C3DA8">
        <w:t>‘</w:t>
      </w:r>
      <w:r>
        <w:t>Generate Orchestration Steps File</w:t>
      </w:r>
      <w:r w:rsidR="003C3DA8">
        <w:t>’</w:t>
      </w:r>
      <w:r>
        <w:t xml:space="preserve">, refresh the page, and download </w:t>
      </w:r>
      <w:r w:rsidR="006A7F69">
        <w:t>‘</w:t>
      </w:r>
      <w:r>
        <w:t>steps.csv</w:t>
      </w:r>
      <w:r w:rsidR="006A7F69">
        <w:t>’</w:t>
      </w:r>
      <w:r>
        <w:t xml:space="preserve"> using the paperclip icon near the upper right.</w:t>
      </w:r>
      <w:r w:rsidR="00271644">
        <w:t xml:space="preserve"> The same steps information is also written to the Output window.</w:t>
      </w:r>
    </w:p>
    <w:p w14:paraId="76522BA2" w14:textId="4960CDDA" w:rsidR="007E2AE7" w:rsidRDefault="007E2AE7" w:rsidP="00BC03D6">
      <w:pPr>
        <w:pStyle w:val="nnormal"/>
        <w:rPr>
          <w:ins w:id="740" w:author="Yaniv Kalsky" w:date="2016-11-18T14:27:00Z"/>
        </w:rPr>
        <w:pPrChange w:id="741" w:author="Yaniv Kalsky" w:date="2016-11-18T14:03:00Z">
          <w:pPr>
            <w:pStyle w:val="nnormal"/>
          </w:pPr>
        </w:pPrChange>
      </w:pPr>
    </w:p>
    <w:p w14:paraId="21C60288" w14:textId="71E36AE1" w:rsidR="007E2AE7" w:rsidRDefault="007E2AE7" w:rsidP="007E2AE7">
      <w:pPr>
        <w:pStyle w:val="nnormal"/>
        <w:rPr>
          <w:ins w:id="742" w:author="Yaniv Kalsky" w:date="2016-11-18T14:27:00Z"/>
        </w:rPr>
        <w:pPrChange w:id="743" w:author="Yaniv Kalsky" w:date="2016-11-18T14:28:00Z">
          <w:pPr>
            <w:pStyle w:val="nnormal"/>
          </w:pPr>
        </w:pPrChange>
      </w:pPr>
      <w:ins w:id="744" w:author="Yaniv Kalsky" w:date="2016-11-18T14:27:00Z">
        <w:r>
          <w:t xml:space="preserve">Note: the list of steps is built according to the actual components that are in the reservation, so </w:t>
        </w:r>
      </w:ins>
      <w:ins w:id="745" w:author="Yaniv Kalsky" w:date="2016-11-18T14:28:00Z">
        <w:r>
          <w:t xml:space="preserve">there might be some steps that are missing from the list in certain reservations. </w:t>
        </w:r>
      </w:ins>
      <w:ins w:id="746" w:author="Yaniv Kalsky" w:date="2016-11-18T14:27:00Z">
        <w:r>
          <w:t xml:space="preserve"> </w:t>
        </w:r>
      </w:ins>
    </w:p>
    <w:p w14:paraId="1BE93806" w14:textId="77777777" w:rsidR="007E2AE7" w:rsidRDefault="007E2AE7" w:rsidP="00384E8D">
      <w:pPr>
        <w:pStyle w:val="nnormal"/>
        <w:rPr>
          <w:ins w:id="747" w:author="Yaniv Kalsky" w:date="2016-11-18T14:25:00Z"/>
        </w:rPr>
      </w:pPr>
    </w:p>
    <w:p w14:paraId="7714621D" w14:textId="6177883D" w:rsidR="002675FB" w:rsidRDefault="007E2AE7" w:rsidP="00BC03D6">
      <w:pPr>
        <w:pStyle w:val="nnormal"/>
        <w:pPrChange w:id="748" w:author="Yaniv Kalsky" w:date="2016-11-18T14:03:00Z">
          <w:pPr>
            <w:pStyle w:val="nnormal"/>
          </w:pPr>
        </w:pPrChange>
      </w:pPr>
      <w:ins w:id="749" w:author="Yaniv Kalsky" w:date="2016-11-18T14:25:00Z">
        <w:r w:rsidRPr="007E2AE7">
          <w:lastRenderedPageBreak/>
          <w:drawing>
            <wp:inline distT="0" distB="0" distL="0" distR="0" wp14:anchorId="41B26720" wp14:editId="7DC04556">
              <wp:extent cx="4498848" cy="329290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3997" cy="3355229"/>
                      </a:xfrm>
                      <a:prstGeom prst="rect">
                        <a:avLst/>
                      </a:prstGeom>
                    </pic:spPr>
                  </pic:pic>
                </a:graphicData>
              </a:graphic>
            </wp:inline>
          </w:drawing>
        </w:r>
      </w:ins>
    </w:p>
    <w:p w14:paraId="4D3B514D" w14:textId="77777777" w:rsidR="007E2AE7" w:rsidRDefault="007E2AE7" w:rsidP="007E2AE7">
      <w:pPr>
        <w:pStyle w:val="nnormal"/>
        <w:rPr>
          <w:ins w:id="750" w:author="Yaniv Kalsky" w:date="2016-11-18T14:29:00Z"/>
        </w:rPr>
        <w:pPrChange w:id="751" w:author="Yaniv Kalsky" w:date="2016-11-18T14:28:00Z">
          <w:pPr/>
        </w:pPrChange>
      </w:pPr>
    </w:p>
    <w:p w14:paraId="03EA05EA" w14:textId="3C881FDE" w:rsidR="000C6C58" w:rsidDel="007E2AE7" w:rsidRDefault="003C3DA8" w:rsidP="003D28C0">
      <w:pPr>
        <w:pStyle w:val="nnormal"/>
        <w:rPr>
          <w:del w:id="752" w:author="Yaniv Kalsky" w:date="2016-11-18T14:28:00Z"/>
        </w:rPr>
      </w:pPr>
      <w:r>
        <w:t>You can also select one of the components in the diagram and execute one/several steps of it from there:</w:t>
      </w:r>
    </w:p>
    <w:p w14:paraId="39D168AA" w14:textId="39181651" w:rsidR="00797249" w:rsidRDefault="00797249" w:rsidP="007E2AE7">
      <w:pPr>
        <w:pStyle w:val="nnormal"/>
        <w:pPrChange w:id="753" w:author="Yaniv Kalsky" w:date="2016-11-18T14:28:00Z">
          <w:pPr/>
        </w:pPrChange>
      </w:pPr>
    </w:p>
    <w:p w14:paraId="614E0F2E" w14:textId="4E4A7492" w:rsidR="00E80F9F" w:rsidRDefault="00A923E7" w:rsidP="003D28C0">
      <w:pPr>
        <w:pStyle w:val="nnormal"/>
      </w:pPr>
      <w:r w:rsidRPr="00A923E7">
        <w:rPr>
          <w:noProof/>
          <w:lang w:eastAsia="en-US"/>
        </w:rPr>
        <w:drawing>
          <wp:inline distT="0" distB="0" distL="0" distR="0" wp14:anchorId="68A2503B" wp14:editId="656514DB">
            <wp:extent cx="4474680" cy="2699309"/>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8386" cy="270154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lastRenderedPageBreak/>
        <w:drawing>
          <wp:inline distT="0" distB="0" distL="0" distR="0" wp14:anchorId="24AD2D4A" wp14:editId="148D4AD2">
            <wp:extent cx="4486362" cy="24140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7990" cy="2420273"/>
                    </a:xfrm>
                    <a:prstGeom prst="rect">
                      <a:avLst/>
                    </a:prstGeom>
                  </pic:spPr>
                </pic:pic>
              </a:graphicData>
            </a:graphic>
          </wp:inline>
        </w:drawing>
      </w:r>
    </w:p>
    <w:p w14:paraId="32A62E62" w14:textId="47436006" w:rsidR="00797249" w:rsidRDefault="00797249" w:rsidP="00797249">
      <w:pPr>
        <w:pStyle w:val="nnormal"/>
      </w:pPr>
      <w:r>
        <w:t xml:space="preserve">Functions take their inputs from </w:t>
      </w:r>
      <w:r w:rsidR="003C3DA8">
        <w:t xml:space="preserve">the </w:t>
      </w:r>
      <w:r>
        <w:t>component</w:t>
      </w:r>
      <w:r w:rsidR="003C3DA8">
        <w:t>’s</w:t>
      </w:r>
      <w:r>
        <w:t xml:space="preserve">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drawing>
          <wp:inline distT="0" distB="0" distL="0" distR="0" wp14:anchorId="78C86EF7" wp14:editId="02A24235">
            <wp:extent cx="3349507" cy="246522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1428" cy="2473996"/>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lastRenderedPageBreak/>
        <w:drawing>
          <wp:inline distT="0" distB="0" distL="0" distR="0" wp14:anchorId="23CE55A5" wp14:editId="53493AC6">
            <wp:extent cx="4042022" cy="33211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4129" cy="3331048"/>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754" w:name="_Toc351902881"/>
      <w:bookmarkStart w:id="755" w:name="_Toc354056683"/>
      <w:bookmarkStart w:id="756" w:name="_Toc183505668"/>
      <w:bookmarkStart w:id="757" w:name="_Toc204410912"/>
      <w:bookmarkStart w:id="758" w:name="_Toc333422504"/>
      <w:bookmarkStart w:id="759" w:name="_Toc333422511"/>
      <w:bookmarkStart w:id="760" w:name="_Toc467241062"/>
      <w:bookmarkEnd w:id="2"/>
      <w:r w:rsidRPr="00D65A58">
        <w:lastRenderedPageBreak/>
        <w:t>C</w:t>
      </w:r>
      <w:r w:rsidR="00E604E6" w:rsidRPr="00330E81">
        <w:t>ompatibility</w:t>
      </w:r>
      <w:bookmarkEnd w:id="754"/>
      <w:bookmarkEnd w:id="755"/>
      <w:bookmarkEnd w:id="760"/>
    </w:p>
    <w:p w14:paraId="012F5C6F" w14:textId="2BB418B1" w:rsidR="00E604E6" w:rsidRPr="00330E81" w:rsidRDefault="00E51A84" w:rsidP="00074A28">
      <w:pPr>
        <w:pStyle w:val="Heading2"/>
      </w:pPr>
      <w:bookmarkStart w:id="761" w:name="_Toc467241063"/>
      <w:r>
        <w:t>CloudShell</w:t>
      </w:r>
      <w:r w:rsidR="00E604E6" w:rsidRPr="00330E81">
        <w:t xml:space="preserve"> compatibility</w:t>
      </w:r>
      <w:bookmarkEnd w:id="761"/>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5A4A7488" w:rsidR="00E604E6" w:rsidRDefault="00E51A84" w:rsidP="0085538A">
      <w:pPr>
        <w:pStyle w:val="nbullet"/>
        <w:numPr>
          <w:ilvl w:val="0"/>
          <w:numId w:val="0"/>
        </w:numPr>
        <w:ind w:left="360"/>
        <w:rPr>
          <w:lang w:bidi="ar-SA"/>
        </w:rPr>
      </w:pPr>
      <w:r>
        <w:rPr>
          <w:lang w:bidi="ar-SA"/>
        </w:rPr>
        <w:t xml:space="preserve">CloudShell </w:t>
      </w:r>
      <w:r w:rsidR="00FD2C7F">
        <w:rPr>
          <w:lang w:bidi="ar-SA"/>
        </w:rPr>
        <w:t>7.1</w:t>
      </w:r>
      <w:r w:rsidR="00481545">
        <w:rPr>
          <w:lang w:bidi="ar-SA"/>
        </w:rPr>
        <w:t xml:space="preserve"> Patch </w:t>
      </w:r>
      <w:r w:rsidR="00FD2C7F">
        <w:rPr>
          <w:lang w:bidi="ar-SA"/>
        </w:rPr>
        <w:t>1</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7565708D"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w:t>
      </w:r>
      <w:r w:rsidR="00FD2C7F">
        <w:rPr>
          <w:lang w:bidi="ar-SA"/>
        </w:rPr>
        <w:t>2.0.0.2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4F9BC7AF"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w:t>
      </w:r>
      <w:r w:rsidR="00FD2C7F">
        <w:rPr>
          <w:lang w:bidi="ar-SA"/>
        </w:rPr>
        <w:t>2.4-4292526</w:t>
      </w:r>
    </w:p>
    <w:p w14:paraId="11CF86FC" w14:textId="68232A41" w:rsidR="003B3C91" w:rsidRDefault="003B3C91" w:rsidP="00D55007">
      <w:pPr>
        <w:pStyle w:val="nbullet"/>
        <w:numPr>
          <w:ilvl w:val="0"/>
          <w:numId w:val="0"/>
        </w:numPr>
        <w:ind w:left="360"/>
        <w:rPr>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818EC09" w14:textId="13EF433C" w:rsidR="00FD2C7F" w:rsidRPr="00384E8D" w:rsidRDefault="00FD2C7F" w:rsidP="00D55007">
      <w:pPr>
        <w:pStyle w:val="nbullet"/>
        <w:numPr>
          <w:ilvl w:val="0"/>
          <w:numId w:val="0"/>
        </w:numPr>
        <w:ind w:left="360"/>
        <w:rPr>
          <w:highlight w:val="yellow"/>
          <w:lang w:bidi="ar-SA"/>
        </w:rPr>
      </w:pPr>
      <w:proofErr w:type="spellStart"/>
      <w:r>
        <w:rPr>
          <w:lang w:bidi="ar-SA"/>
        </w:rPr>
        <w:t>vRealize</w:t>
      </w:r>
      <w:proofErr w:type="spellEnd"/>
      <w:r>
        <w:rPr>
          <w:lang w:bidi="ar-SA"/>
        </w:rPr>
        <w:t xml:space="preserve"> Automation 7.1.0.710-4270058</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762" w:name="_Toc467241064"/>
      <w:r>
        <w:lastRenderedPageBreak/>
        <w:t>Technical</w:t>
      </w:r>
      <w:r w:rsidR="004B1D4C">
        <w:t xml:space="preserve"> Guide</w:t>
      </w:r>
      <w:bookmarkEnd w:id="762"/>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020A045E" w14:textId="271B9094" w:rsidR="00FD2C7F" w:rsidRDefault="00FD2C7F" w:rsidP="00D431DC">
      <w:pPr>
        <w:pStyle w:val="Heading2"/>
      </w:pPr>
      <w:bookmarkStart w:id="763" w:name="_Toc444692085"/>
      <w:bookmarkStart w:id="764" w:name="_Toc467241065"/>
      <w:proofErr w:type="spellStart"/>
      <w:r>
        <w:t>OnRack</w:t>
      </w:r>
      <w:proofErr w:type="spellEnd"/>
      <w:r>
        <w:t xml:space="preserve"> Discovery Workflow</w:t>
      </w:r>
      <w:bookmarkEnd w:id="764"/>
    </w:p>
    <w:p w14:paraId="678653EE" w14:textId="4631C072" w:rsidR="00FD2C7F" w:rsidRPr="00B36BDB" w:rsidRDefault="00FD2C7F" w:rsidP="0085538A">
      <w:pPr>
        <w:pStyle w:val="nnormal"/>
      </w:pPr>
      <w:r>
        <w:t xml:space="preserve">Create an </w:t>
      </w:r>
      <w:proofErr w:type="spellStart"/>
      <w:r>
        <w:t>OnRackShell</w:t>
      </w:r>
      <w:proofErr w:type="spellEnd"/>
      <w:r>
        <w:t xml:space="preserve"> resource and set the IP and credentials. Then reserve the environment </w:t>
      </w:r>
      <w:r w:rsidR="003D3303">
        <w:t>‘</w:t>
      </w:r>
      <w:proofErr w:type="spellStart"/>
      <w:r>
        <w:t>OnRack</w:t>
      </w:r>
      <w:proofErr w:type="spellEnd"/>
      <w:r>
        <w:t xml:space="preserve"> Discovery</w:t>
      </w:r>
      <w:r w:rsidR="003D3303">
        <w:t>’</w:t>
      </w:r>
      <w:r>
        <w:t xml:space="preserve">. This environment will automatically load all </w:t>
      </w:r>
      <w:proofErr w:type="spellStart"/>
      <w:r>
        <w:t>OnRackShell</w:t>
      </w:r>
      <w:proofErr w:type="spellEnd"/>
      <w:r>
        <w:t xml:space="preserve"> resources and run an auto</w:t>
      </w:r>
      <w:r w:rsidR="00CE6B06">
        <w:t>-load</w:t>
      </w:r>
      <w:r>
        <w:t xml:space="preserve"> </w:t>
      </w:r>
      <w:r w:rsidR="00CE6B06">
        <w:t>operation</w:t>
      </w:r>
      <w:r w:rsidR="009E3D64">
        <w:t xml:space="preserve">. The latest server inventory from </w:t>
      </w:r>
      <w:proofErr w:type="spellStart"/>
      <w:r w:rsidR="009E3D64">
        <w:t>OnRack</w:t>
      </w:r>
      <w:proofErr w:type="spellEnd"/>
      <w:r w:rsidR="009E3D64">
        <w:t xml:space="preserve"> will be synced to CloudShell resources. </w:t>
      </w:r>
    </w:p>
    <w:p w14:paraId="4B06526D" w14:textId="68E70725" w:rsidR="004B1D4C" w:rsidRDefault="004B1D4C" w:rsidP="00D431DC">
      <w:pPr>
        <w:pStyle w:val="Heading2"/>
      </w:pPr>
      <w:bookmarkStart w:id="765" w:name="_Toc467241066"/>
      <w:r>
        <w:t>Main Workflow</w:t>
      </w:r>
      <w:bookmarkEnd w:id="763"/>
      <w:bookmarkEnd w:id="765"/>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7FF7EE7F" w:rsidR="007F74C5" w:rsidRDefault="00FD2C7F" w:rsidP="004B1D4C">
      <w:pPr>
        <w:pStyle w:val="nnormal"/>
        <w:numPr>
          <w:ilvl w:val="0"/>
          <w:numId w:val="35"/>
        </w:numPr>
      </w:pPr>
      <w:r>
        <w:t>Copy Inputs</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4269E9BE" w:rsidR="004B1D4C" w:rsidRDefault="004B1D4C" w:rsidP="004B1D4C">
      <w:pPr>
        <w:pStyle w:val="nnormal"/>
        <w:numPr>
          <w:ilvl w:val="0"/>
          <w:numId w:val="35"/>
        </w:numPr>
      </w:pPr>
      <w:proofErr w:type="spellStart"/>
      <w:r>
        <w:t>vCD</w:t>
      </w:r>
      <w:proofErr w:type="spellEnd"/>
      <w:r>
        <w:t xml:space="preserve"> deployment and configuration</w:t>
      </w:r>
      <w:r w:rsidR="003D3303">
        <w:t xml:space="preserve"> (if present)</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0C46C08" w:rsidR="007F74C5" w:rsidRDefault="007F74C5" w:rsidP="004B1D4C">
      <w:pPr>
        <w:pStyle w:val="nnormal"/>
        <w:numPr>
          <w:ilvl w:val="0"/>
          <w:numId w:val="35"/>
        </w:numPr>
      </w:pPr>
      <w:r>
        <w:t>Versa deployment and configuration</w:t>
      </w:r>
      <w:r w:rsidR="003D3303">
        <w:t xml:space="preserve"> (if present)</w:t>
      </w:r>
    </w:p>
    <w:p w14:paraId="55262B2E" w14:textId="45089612" w:rsidR="004B1D4C" w:rsidRDefault="004B1D4C" w:rsidP="004B1D4C">
      <w:pPr>
        <w:pStyle w:val="nnormal"/>
        <w:numPr>
          <w:ilvl w:val="0"/>
          <w:numId w:val="35"/>
        </w:numPr>
      </w:pPr>
      <w:r>
        <w:t>Nagios deployment and configuration</w:t>
      </w:r>
      <w:r w:rsidR="003D3303">
        <w:t xml:space="preserve"> (if present)</w:t>
      </w:r>
    </w:p>
    <w:p w14:paraId="473E915E" w14:textId="54A4DCCD" w:rsidR="009E3D64" w:rsidRPr="0092739C" w:rsidRDefault="009E3D64" w:rsidP="004B1D4C">
      <w:pPr>
        <w:pStyle w:val="nnormal"/>
        <w:numPr>
          <w:ilvl w:val="0"/>
          <w:numId w:val="35"/>
        </w:numPr>
      </w:pPr>
      <w:proofErr w:type="spellStart"/>
      <w:r>
        <w:t>vRealize</w:t>
      </w:r>
      <w:proofErr w:type="spellEnd"/>
      <w:r>
        <w:t xml:space="preserve"> </w:t>
      </w:r>
      <w:r w:rsidR="003D3303">
        <w:t xml:space="preserve">Automation </w:t>
      </w:r>
      <w:r>
        <w:t>deployment</w:t>
      </w:r>
      <w:r w:rsidR="003D3303">
        <w:t xml:space="preserve"> (if present)</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766" w:name="_Toc444692083"/>
      <w:bookmarkStart w:id="767" w:name="_Toc467241067"/>
      <w:r>
        <w:t>Shells &amp; Functions</w:t>
      </w:r>
      <w:bookmarkEnd w:id="766"/>
      <w:bookmarkEnd w:id="767"/>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59208AFB" w:rsidR="00D94F2B" w:rsidRDefault="009E3D64">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Automation</w:t>
            </w:r>
          </w:p>
        </w:tc>
        <w:tc>
          <w:tcPr>
            <w:tcW w:w="4029" w:type="dxa"/>
            <w:shd w:val="clear" w:color="auto" w:fill="auto"/>
            <w:noWrap/>
            <w:vAlign w:val="bottom"/>
          </w:tcPr>
          <w:p w14:paraId="2BB28148" w14:textId="5080A6F5" w:rsidR="00D94F2B" w:rsidRDefault="009E3D6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01 </w:t>
            </w:r>
            <w:r w:rsidR="003D3303">
              <w:rPr>
                <w:rFonts w:ascii="Calibri" w:eastAsia="Times New Roman" w:hAnsi="Calibri" w:cs="Calibri"/>
                <w:color w:val="000000"/>
                <w:lang w:bidi="ar-SA"/>
              </w:rPr>
              <w:t>Deploy</w:t>
            </w:r>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768" w:name="_Toc467241068"/>
      <w:r>
        <w:t>vCenter Configuration</w:t>
      </w:r>
      <w:bookmarkEnd w:id="768"/>
    </w:p>
    <w:p w14:paraId="1FE38C4C" w14:textId="157D5798" w:rsidR="00E12009" w:rsidRDefault="00E12009" w:rsidP="00E12009">
      <w:pPr>
        <w:pStyle w:val="nnormal"/>
      </w:pPr>
      <w:r>
        <w:t>This section describe</w:t>
      </w:r>
      <w:r w:rsidR="00CC7CDA">
        <w:t>s</w:t>
      </w:r>
      <w:r>
        <w:t xml:space="preserve"> how the vCenter is being deploy</w:t>
      </w:r>
      <w:r w:rsidR="0016344C">
        <w:t>ed</w:t>
      </w:r>
      <w:r>
        <w:t xml:space="preserve">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769" w:name="_Toc467241069"/>
      <w:r w:rsidR="00E12009">
        <w:t>vCenter Configuration breakdown</w:t>
      </w:r>
      <w:bookmarkEnd w:id="769"/>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770" w:name="_Toc467241070"/>
      <w:r>
        <w:t>Versa configuration &amp; workflow</w:t>
      </w:r>
      <w:bookmarkEnd w:id="770"/>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3619AD94" w:rsidR="000E225A" w:rsidDel="006E1F37" w:rsidRDefault="000E225A" w:rsidP="000E225A">
      <w:pPr>
        <w:pStyle w:val="nnormal"/>
        <w:rPr>
          <w:del w:id="771" w:author="Yaniv Kalsky" w:date="2016-11-18T14:36:00Z"/>
        </w:rPr>
      </w:pPr>
    </w:p>
    <w:p w14:paraId="2826D637" w14:textId="1224E03C" w:rsidR="000E225A" w:rsidDel="006E1F37" w:rsidRDefault="000E225A" w:rsidP="000E225A">
      <w:pPr>
        <w:pStyle w:val="nnormal"/>
        <w:rPr>
          <w:del w:id="772" w:author="Yaniv Kalsky" w:date="2016-11-18T14:36:00Z"/>
        </w:rPr>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773" w:name="_Toc467241071"/>
      <w:r>
        <w:t>Versa Configuration breakdown</w:t>
      </w:r>
      <w:bookmarkEnd w:id="773"/>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774" w:name="_Toc467241072"/>
      <w:r>
        <w:t>Nagios</w:t>
      </w:r>
      <w:bookmarkEnd w:id="774"/>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18A27470" w:rsidR="00695C3C" w:rsidDel="00CF714B" w:rsidRDefault="00695C3C" w:rsidP="00CC7CDA">
      <w:pPr>
        <w:pStyle w:val="nnormal"/>
        <w:rPr>
          <w:del w:id="775" w:author="Yaniv Kalsky" w:date="2016-11-18T14:36:00Z"/>
        </w:rPr>
      </w:pPr>
    </w:p>
    <w:p w14:paraId="303A55F5" w14:textId="2B59AC27" w:rsidR="004E1394" w:rsidDel="00CF714B" w:rsidRDefault="004E1394" w:rsidP="00CB0D7A">
      <w:pPr>
        <w:pStyle w:val="nnormal"/>
        <w:rPr>
          <w:del w:id="776" w:author="Yaniv Kalsky" w:date="2016-11-18T14:36:00Z"/>
        </w:rPr>
      </w:pPr>
    </w:p>
    <w:p w14:paraId="7609D4EE" w14:textId="2EE12358" w:rsidR="004E1394" w:rsidRDefault="004E1394" w:rsidP="002A59AA">
      <w:pPr>
        <w:pStyle w:val="Heading3"/>
        <w:ind w:left="810" w:hanging="810"/>
      </w:pPr>
      <w:bookmarkStart w:id="777" w:name="_Toc467241073"/>
      <w:r>
        <w:t>Nagios relationship with CloudShell</w:t>
      </w:r>
      <w:bookmarkEnd w:id="777"/>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778" w:name="_Toc467241074"/>
      <w:r>
        <w:lastRenderedPageBreak/>
        <w:t>Quick overview on Nagios component &amp; how-to</w:t>
      </w:r>
      <w:bookmarkEnd w:id="778"/>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779" w:name="_Toc467241075"/>
      <w:proofErr w:type="spellStart"/>
      <w:r>
        <w:t>vROPS</w:t>
      </w:r>
      <w:bookmarkEnd w:id="779"/>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lastRenderedPageBreak/>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bookmarkStart w:id="780" w:name="_GoBack"/>
      <w:bookmarkEnd w:id="780"/>
    </w:p>
    <w:p w14:paraId="6B812DEB" w14:textId="55CB70F4" w:rsidR="006B76F8" w:rsidRDefault="006B76F8" w:rsidP="00CB0D7A">
      <w:pPr>
        <w:pStyle w:val="Heading2"/>
      </w:pPr>
      <w:bookmarkStart w:id="781" w:name="_Toc467241076"/>
      <w:proofErr w:type="spellStart"/>
      <w:r>
        <w:t>vLog</w:t>
      </w:r>
      <w:proofErr w:type="spellEnd"/>
      <w:r>
        <w:t xml:space="preserve"> Insight</w:t>
      </w:r>
      <w:bookmarkEnd w:id="781"/>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782" w:name="_Toc467241077"/>
      <w:r>
        <w:t>NSX</w:t>
      </w:r>
      <w:bookmarkEnd w:id="782"/>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lastRenderedPageBreak/>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783" w:name="_Toc467241078"/>
      <w:r>
        <w:lastRenderedPageBreak/>
        <w:t>Relevant HW/SW compatibility</w:t>
      </w:r>
      <w:bookmarkEnd w:id="783"/>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65710E0C" w:rsidR="00EA5286" w:rsidRDefault="003D3303">
      <w:pPr>
        <w:pStyle w:val="nbullet"/>
        <w:numPr>
          <w:ilvl w:val="0"/>
          <w:numId w:val="30"/>
        </w:numPr>
        <w:ind w:right="0"/>
      </w:pPr>
      <w:r>
        <w:t>5 Dell servers</w:t>
      </w:r>
    </w:p>
    <w:p w14:paraId="5D931867" w14:textId="55628A05" w:rsidR="00C902D9" w:rsidRDefault="00C902D9">
      <w:pPr>
        <w:pStyle w:val="nbullet"/>
        <w:numPr>
          <w:ilvl w:val="0"/>
          <w:numId w:val="30"/>
        </w:numPr>
        <w:ind w:right="0"/>
      </w:pPr>
      <w:r>
        <w:t xml:space="preserve">vCenter </w:t>
      </w:r>
      <w:r w:rsidR="003B3C91">
        <w:t>6</w:t>
      </w:r>
    </w:p>
    <w:p w14:paraId="12960B2D" w14:textId="2CBA0FF7" w:rsidR="00D37051" w:rsidRDefault="00D37051">
      <w:pPr>
        <w:pStyle w:val="nbullet"/>
        <w:numPr>
          <w:ilvl w:val="0"/>
          <w:numId w:val="30"/>
        </w:numPr>
        <w:ind w:right="0"/>
      </w:pPr>
      <w:r>
        <w:t xml:space="preserve">CloudShell </w:t>
      </w:r>
      <w:r w:rsidR="003D3303">
        <w:t>7.1 Patch 1</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784" w:name="_Toc467241079"/>
      <w:r>
        <w:lastRenderedPageBreak/>
        <w:t>Managing scripts and drivers</w:t>
      </w:r>
      <w:bookmarkEnd w:id="784"/>
    </w:p>
    <w:p w14:paraId="598BECBA" w14:textId="72ACE9CD" w:rsidR="00AB38D9" w:rsidRDefault="00AB38D9" w:rsidP="00BC03D6">
      <w:pPr>
        <w:pStyle w:val="pbreak"/>
        <w:pPrChange w:id="785" w:author="Yaniv Kalsky" w:date="2016-11-18T14:02:00Z">
          <w:pPr>
            <w:pStyle w:val="Heading1"/>
            <w:pageBreakBefore w:val="0"/>
            <w:numPr>
              <w:numId w:val="0"/>
            </w:numPr>
            <w:ind w:left="0" w:firstLine="0"/>
          </w:pPr>
        </w:pPrChange>
      </w:pPr>
    </w:p>
    <w:p w14:paraId="594E9FD1" w14:textId="77777777" w:rsidR="00AB38D9" w:rsidRDefault="00AB38D9" w:rsidP="00B35EAD">
      <w:pPr>
        <w:pStyle w:val="nnormal"/>
      </w:pPr>
      <w:bookmarkStart w:id="786" w:name="_Toc354056032"/>
      <w:bookmarkStart w:id="787" w:name="_Toc354056685"/>
      <w:bookmarkStart w:id="788" w:name="_Toc333422506"/>
      <w:bookmarkEnd w:id="756"/>
      <w:bookmarkEnd w:id="757"/>
      <w:bookmarkEnd w:id="758"/>
      <w:bookmarkEnd w:id="759"/>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12" cy="3778509"/>
                    </a:xfrm>
                    <a:prstGeom prst="rect">
                      <a:avLst/>
                    </a:prstGeom>
                  </pic:spPr>
                </pic:pic>
              </a:graphicData>
            </a:graphic>
          </wp:inline>
        </w:drawing>
      </w:r>
    </w:p>
    <w:p w14:paraId="606ECD21" w14:textId="6CC800AF" w:rsidR="00FC3B37" w:rsidDel="00BC03D6" w:rsidRDefault="00FC3B37" w:rsidP="00B35EAD">
      <w:pPr>
        <w:pStyle w:val="nnormal"/>
        <w:rPr>
          <w:del w:id="789" w:author="Yaniv Kalsky" w:date="2016-11-18T14:02:00Z"/>
        </w:rPr>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C03D6">
      <w:pPr>
        <w:pStyle w:val="nnormal"/>
        <w:pPrChange w:id="790" w:author="Yaniv Kalsky" w:date="2016-11-18T14:02:00Z">
          <w:pPr>
            <w:pStyle w:val="nnormal"/>
          </w:pPr>
        </w:pPrChange>
      </w:pPr>
    </w:p>
    <w:p w14:paraId="2E27518A" w14:textId="4085DF5E" w:rsidR="00FC3B37" w:rsidRDefault="00FC3B37" w:rsidP="00855D09">
      <w:pPr>
        <w:pStyle w:val="Heading2"/>
      </w:pPr>
      <w:bookmarkStart w:id="791" w:name="_Toc467241080"/>
      <w:r>
        <w:t>Downloading a script</w:t>
      </w:r>
      <w:r w:rsidR="00B27CDF">
        <w:t>/driver</w:t>
      </w:r>
      <w:r>
        <w:t xml:space="preserve"> file from CloudShell</w:t>
      </w:r>
      <w:bookmarkEnd w:id="791"/>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792" w:name="_Toc467241081"/>
      <w:r>
        <w:t>Updating a script file</w:t>
      </w:r>
      <w:bookmarkEnd w:id="792"/>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793" w:name="_Toc467241082"/>
      <w:r>
        <w:t>Updating a driver</w:t>
      </w:r>
      <w:bookmarkEnd w:id="793"/>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00435575" w:rsidR="00B27CDF" w:rsidRDefault="00B27CDF" w:rsidP="00B35EAD">
      <w:pPr>
        <w:pStyle w:val="nnormal"/>
      </w:pPr>
      <w:r>
        <w:t>Once you got access to such a driver project</w:t>
      </w:r>
      <w:r w:rsidR="003D3303">
        <w:t xml:space="preserve"> that is not python based</w:t>
      </w:r>
      <w:r>
        <w: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794" w:name="_Known_Gaps"/>
      <w:bookmarkStart w:id="795" w:name="_Toc354056033"/>
      <w:bookmarkStart w:id="796" w:name="_Toc354056686"/>
      <w:bookmarkStart w:id="797" w:name="_Toc467241083"/>
      <w:bookmarkEnd w:id="786"/>
      <w:bookmarkEnd w:id="787"/>
      <w:bookmarkEnd w:id="794"/>
      <w:r>
        <w:lastRenderedPageBreak/>
        <w:t>Post-Deployment How-to and extra steps</w:t>
      </w:r>
      <w:bookmarkEnd w:id="797"/>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798" w:name="_Toc467241084"/>
      <w:r>
        <w:t xml:space="preserve">Using the </w:t>
      </w:r>
      <w:proofErr w:type="spellStart"/>
      <w:r>
        <w:t>ScaleIO</w:t>
      </w:r>
      <w:proofErr w:type="spellEnd"/>
      <w:r>
        <w:t xml:space="preserve"> web plugin</w:t>
      </w:r>
      <w:bookmarkEnd w:id="798"/>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vCenter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799" w:name="_Toc467241085"/>
      <w:r>
        <w:t>Nagios</w:t>
      </w:r>
      <w:bookmarkEnd w:id="799"/>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2D067BA0" w:rsidR="00A00BB2" w:rsidRDefault="00A00BB2" w:rsidP="00AE45FA">
      <w:pPr>
        <w:pStyle w:val="Heading2"/>
      </w:pPr>
      <w:bookmarkStart w:id="800" w:name="_Toc467241086"/>
      <w:proofErr w:type="spellStart"/>
      <w:r>
        <w:t>vLog</w:t>
      </w:r>
      <w:proofErr w:type="spellEnd"/>
      <w:r w:rsidR="0042641F">
        <w:t xml:space="preserve"> Insight</w:t>
      </w:r>
      <w:r>
        <w:t xml:space="preserve">, </w:t>
      </w:r>
      <w:proofErr w:type="spellStart"/>
      <w:r w:rsidR="003D3303">
        <w:t>vRA</w:t>
      </w:r>
      <w:proofErr w:type="spellEnd"/>
      <w:r w:rsidR="003D3303">
        <w:t xml:space="preserve">, </w:t>
      </w:r>
      <w:proofErr w:type="spellStart"/>
      <w:r>
        <w:t>vROPS</w:t>
      </w:r>
      <w:proofErr w:type="spellEnd"/>
      <w:r>
        <w:t xml:space="preserve"> &amp; NSX</w:t>
      </w:r>
      <w:bookmarkEnd w:id="800"/>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801" w:name="_Toc467241087"/>
      <w:r>
        <w:lastRenderedPageBreak/>
        <w:t xml:space="preserve">Known </w:t>
      </w:r>
      <w:bookmarkEnd w:id="795"/>
      <w:bookmarkEnd w:id="796"/>
      <w:r w:rsidR="001167D1">
        <w:t>Gaps</w:t>
      </w:r>
      <w:bookmarkEnd w:id="801"/>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802" w:name="_Toc458420465"/>
      <w:bookmarkStart w:id="803" w:name="_Toc458420468"/>
      <w:bookmarkStart w:id="804" w:name="_Toc458420471"/>
      <w:bookmarkStart w:id="805" w:name="_Toc467241088"/>
      <w:bookmarkEnd w:id="3"/>
      <w:bookmarkEnd w:id="788"/>
      <w:bookmarkEnd w:id="802"/>
      <w:bookmarkEnd w:id="803"/>
      <w:bookmarkEnd w:id="804"/>
      <w:r>
        <w:t>Versa Gaps</w:t>
      </w:r>
      <w:bookmarkEnd w:id="805"/>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806" w:name="_Toc467241089"/>
      <w:r>
        <w:t>vCenter Gaps</w:t>
      </w:r>
      <w:bookmarkEnd w:id="806"/>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807" w:name="_Toc467241090"/>
      <w:r>
        <w:t>Nagios Gaps</w:t>
      </w:r>
      <w:bookmarkEnd w:id="807"/>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808" w:name="_Toc467241091"/>
      <w:proofErr w:type="spellStart"/>
      <w:r>
        <w:t>ScaleIO</w:t>
      </w:r>
      <w:proofErr w:type="spellEnd"/>
      <w:r>
        <w:t xml:space="preserve"> Gaps</w:t>
      </w:r>
      <w:bookmarkEnd w:id="808"/>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2C6DA729" w:rsidR="00467ECE" w:rsidDel="00990F36" w:rsidRDefault="003D3303" w:rsidP="002C22B0">
            <w:pPr>
              <w:pStyle w:val="tabletext"/>
              <w:rPr>
                <w:rFonts w:eastAsia="Times New Roman"/>
                <w:sz w:val="22"/>
              </w:rPr>
            </w:pPr>
            <w:proofErr w:type="spellStart"/>
            <w:r>
              <w:rPr>
                <w:rFonts w:eastAsia="Times New Roman"/>
                <w:sz w:val="22"/>
              </w:rPr>
              <w:t>ScaleIO</w:t>
            </w:r>
            <w:proofErr w:type="spellEnd"/>
            <w:r>
              <w:rPr>
                <w:rFonts w:eastAsia="Times New Roman"/>
                <w:sz w:val="22"/>
              </w:rPr>
              <w:t xml:space="preserve"> plug-in is not deployed</w:t>
            </w:r>
          </w:p>
        </w:tc>
        <w:tc>
          <w:tcPr>
            <w:tcW w:w="2554" w:type="pct"/>
          </w:tcPr>
          <w:p w14:paraId="2C83B0A5" w14:textId="21827264" w:rsidR="00467ECE" w:rsidDel="00990F36" w:rsidRDefault="003D3303" w:rsidP="002C22B0">
            <w:pPr>
              <w:pStyle w:val="tabletext"/>
              <w:rPr>
                <w:rFonts w:eastAsia="Times New Roman"/>
                <w:sz w:val="22"/>
              </w:rPr>
            </w:pPr>
            <w:r>
              <w:rPr>
                <w:rFonts w:eastAsia="Times New Roman"/>
                <w:sz w:val="22"/>
              </w:rPr>
              <w:t>Due to a known issue, the plug-in is not being deployed.</w:t>
            </w:r>
          </w:p>
        </w:tc>
      </w:tr>
    </w:tbl>
    <w:p w14:paraId="58128FB8" w14:textId="3F9636B2" w:rsidR="00106325" w:rsidRDefault="00E13501" w:rsidP="00E13501">
      <w:pPr>
        <w:pStyle w:val="Heading1"/>
      </w:pPr>
      <w:bookmarkStart w:id="809" w:name="_Toc458420478"/>
      <w:bookmarkStart w:id="810" w:name="_Toc458420481"/>
      <w:bookmarkStart w:id="811" w:name="_Toc458420484"/>
      <w:bookmarkStart w:id="812" w:name="_Toc467241092"/>
      <w:bookmarkEnd w:id="809"/>
      <w:bookmarkEnd w:id="810"/>
      <w:bookmarkEnd w:id="811"/>
      <w:r>
        <w:lastRenderedPageBreak/>
        <w:t>Known Issues</w:t>
      </w:r>
      <w:bookmarkEnd w:id="812"/>
    </w:p>
    <w:tbl>
      <w:tblPr>
        <w:tblStyle w:val="TestShell1"/>
        <w:tblW w:w="8640" w:type="dxa"/>
        <w:tblLook w:val="04A0" w:firstRow="1" w:lastRow="0" w:firstColumn="1" w:lastColumn="0" w:noHBand="0" w:noVBand="1"/>
      </w:tblPr>
      <w:tblGrid>
        <w:gridCol w:w="1329"/>
        <w:gridCol w:w="888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r w:rsidR="00861776" w:rsidRPr="00CD5679" w14:paraId="75C5227E" w14:textId="77777777" w:rsidTr="004A0BD2">
        <w:tc>
          <w:tcPr>
            <w:tcW w:w="1521" w:type="pct"/>
          </w:tcPr>
          <w:p w14:paraId="0B1FEB00" w14:textId="341894E5" w:rsidR="00861776" w:rsidRDefault="00861776" w:rsidP="008A187E">
            <w:pPr>
              <w:pStyle w:val="tabletext"/>
              <w:rPr>
                <w:rFonts w:eastAsia="Times New Roman"/>
                <w:sz w:val="22"/>
              </w:rPr>
            </w:pPr>
            <w:proofErr w:type="spellStart"/>
            <w:r>
              <w:rPr>
                <w:rFonts w:eastAsia="Times New Roman"/>
                <w:sz w:val="22"/>
              </w:rPr>
              <w:lastRenderedPageBreak/>
              <w:t>vRA</w:t>
            </w:r>
            <w:proofErr w:type="spellEnd"/>
            <w:r>
              <w:rPr>
                <w:rFonts w:eastAsia="Times New Roman"/>
                <w:sz w:val="22"/>
              </w:rPr>
              <w:t xml:space="preserve"> Automation appliance is left powered off</w:t>
            </w:r>
          </w:p>
        </w:tc>
        <w:tc>
          <w:tcPr>
            <w:tcW w:w="3479" w:type="pct"/>
          </w:tcPr>
          <w:p w14:paraId="5888AF0E" w14:textId="77777777" w:rsidR="00861776" w:rsidRDefault="00861776" w:rsidP="008A187E">
            <w:pPr>
              <w:pStyle w:val="tabletext"/>
              <w:rPr>
                <w:rFonts w:eastAsia="Times New Roman"/>
                <w:sz w:val="22"/>
              </w:rPr>
            </w:pPr>
            <w:r>
              <w:rPr>
                <w:rFonts w:eastAsia="Times New Roman"/>
                <w:sz w:val="22"/>
              </w:rPr>
              <w:t>There may be a compatibility issue on some hosts that blocks the VM from powering on.</w:t>
            </w:r>
          </w:p>
          <w:p w14:paraId="2A5378F9" w14:textId="77777777" w:rsidR="00861776" w:rsidRDefault="00861776" w:rsidP="008A187E">
            <w:pPr>
              <w:pStyle w:val="tabletext"/>
              <w:rPr>
                <w:rFonts w:eastAsia="Times New Roman"/>
                <w:sz w:val="22"/>
              </w:rPr>
            </w:pPr>
            <w:r>
              <w:rPr>
                <w:rFonts w:eastAsia="Times New Roman"/>
                <w:sz w:val="22"/>
              </w:rPr>
              <w:t xml:space="preserve">It may be possible to respond to this prompt programmatically in the future. </w:t>
            </w:r>
          </w:p>
          <w:p w14:paraId="443BD383" w14:textId="2A8DE5ED" w:rsidR="00861776" w:rsidRDefault="00861776" w:rsidP="008A187E">
            <w:pPr>
              <w:pStyle w:val="tabletext"/>
              <w:rPr>
                <w:rFonts w:eastAsia="Times New Roman"/>
                <w:sz w:val="22"/>
              </w:rPr>
            </w:pPr>
            <w:r>
              <w:rPr>
                <w:rFonts w:eastAsia="Times New Roman"/>
                <w:sz w:val="22"/>
              </w:rPr>
              <w:t>For now, manually power on the VM and answer Yes to the prompt when it appears:</w:t>
            </w:r>
            <w:r>
              <w:rPr>
                <w:noProof/>
                <w:lang w:eastAsia="en-US"/>
              </w:rPr>
              <w:drawing>
                <wp:inline distT="0" distB="0" distL="0" distR="0" wp14:anchorId="7679C590" wp14:editId="1AE46768">
                  <wp:extent cx="5505222" cy="5017273"/>
                  <wp:effectExtent l="0" t="0" r="635" b="0"/>
                  <wp:docPr id="9" name="Picture 9" descr="cid:image001.png@01D23C5E.68548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3C5E.68548E5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514135" cy="5025396"/>
                          </a:xfrm>
                          <a:prstGeom prst="rect">
                            <a:avLst/>
                          </a:prstGeom>
                          <a:noFill/>
                          <a:ln>
                            <a:noFill/>
                          </a:ln>
                        </pic:spPr>
                      </pic:pic>
                    </a:graphicData>
                  </a:graphic>
                </wp:inline>
              </w:drawing>
            </w:r>
          </w:p>
          <w:p w14:paraId="628725E1" w14:textId="36DFD6AF" w:rsidR="00861776" w:rsidRDefault="00861776" w:rsidP="008A187E">
            <w:pPr>
              <w:pStyle w:val="tabletext"/>
              <w:rPr>
                <w:rFonts w:eastAsia="Times New Roman"/>
                <w:sz w:val="22"/>
              </w:rPr>
            </w:pPr>
          </w:p>
        </w:tc>
      </w:tr>
    </w:tbl>
    <w:p w14:paraId="0D87EF68" w14:textId="7F225851" w:rsidR="004664FE" w:rsidRDefault="004664FE" w:rsidP="004664FE">
      <w:pPr>
        <w:pStyle w:val="Heading1"/>
      </w:pPr>
      <w:bookmarkStart w:id="813" w:name="_Toc467241093"/>
      <w:r>
        <w:lastRenderedPageBreak/>
        <w:t xml:space="preserve">Changes from the previous </w:t>
      </w:r>
      <w:r w:rsidR="00C460F1">
        <w:t xml:space="preserve">code </w:t>
      </w:r>
      <w:r>
        <w:t>release</w:t>
      </w:r>
      <w:bookmarkEnd w:id="813"/>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814" w:name="_Toc467241094"/>
      <w:r>
        <w:lastRenderedPageBreak/>
        <w:t>L</w:t>
      </w:r>
      <w:r w:rsidRPr="0096411A">
        <w:t>egal Notice</w:t>
      </w:r>
      <w:bookmarkEnd w:id="814"/>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61"/>
      <w:footerReference w:type="default" r:id="rId62"/>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FE4A2E" w14:textId="77777777" w:rsidR="0069547F" w:rsidRDefault="0069547F" w:rsidP="00905D15">
      <w:r>
        <w:separator/>
      </w:r>
    </w:p>
  </w:endnote>
  <w:endnote w:type="continuationSeparator" w:id="0">
    <w:p w14:paraId="6B0A4B10" w14:textId="77777777" w:rsidR="0069547F" w:rsidRDefault="0069547F"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7E2AE7" w:rsidRPr="00CD5679" w:rsidRDefault="007E2AE7"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35A8C" w14:textId="77777777" w:rsidR="0069547F" w:rsidRDefault="0069547F" w:rsidP="00905D15">
      <w:r>
        <w:separator/>
      </w:r>
    </w:p>
  </w:footnote>
  <w:footnote w:type="continuationSeparator" w:id="0">
    <w:p w14:paraId="54A84540" w14:textId="77777777" w:rsidR="0069547F" w:rsidRDefault="0069547F"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7E2AE7" w:rsidRPr="00CD5679" w:rsidRDefault="007E2AE7"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4CE2"/>
    <w:multiLevelType w:val="hybridMultilevel"/>
    <w:tmpl w:val="43907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C577C2"/>
    <w:multiLevelType w:val="hybridMultilevel"/>
    <w:tmpl w:val="44B4F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DB79B9"/>
    <w:multiLevelType w:val="hybridMultilevel"/>
    <w:tmpl w:val="AA4A6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7" w15:restartNumberingAfterBreak="0">
    <w:nsid w:val="4F426C60"/>
    <w:multiLevelType w:val="hybridMultilevel"/>
    <w:tmpl w:val="242E7D16"/>
    <w:lvl w:ilvl="0" w:tplc="085067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3"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8"/>
  </w:num>
  <w:num w:numId="4">
    <w:abstractNumId w:val="34"/>
  </w:num>
  <w:num w:numId="5">
    <w:abstractNumId w:val="6"/>
  </w:num>
  <w:num w:numId="6">
    <w:abstractNumId w:val="17"/>
  </w:num>
  <w:num w:numId="7">
    <w:abstractNumId w:val="31"/>
  </w:num>
  <w:num w:numId="8">
    <w:abstractNumId w:val="52"/>
  </w:num>
  <w:num w:numId="9">
    <w:abstractNumId w:val="47"/>
  </w:num>
  <w:num w:numId="10">
    <w:abstractNumId w:val="24"/>
  </w:num>
  <w:num w:numId="11">
    <w:abstractNumId w:val="11"/>
  </w:num>
  <w:num w:numId="12">
    <w:abstractNumId w:val="1"/>
  </w:num>
  <w:num w:numId="13">
    <w:abstractNumId w:val="38"/>
  </w:num>
  <w:num w:numId="14">
    <w:abstractNumId w:val="32"/>
  </w:num>
  <w:num w:numId="15">
    <w:abstractNumId w:val="13"/>
  </w:num>
  <w:num w:numId="16">
    <w:abstractNumId w:val="45"/>
  </w:num>
  <w:num w:numId="17">
    <w:abstractNumId w:val="39"/>
  </w:num>
  <w:num w:numId="18">
    <w:abstractNumId w:val="16"/>
  </w:num>
  <w:num w:numId="19">
    <w:abstractNumId w:val="3"/>
  </w:num>
  <w:num w:numId="20">
    <w:abstractNumId w:val="41"/>
  </w:num>
  <w:num w:numId="21">
    <w:abstractNumId w:val="9"/>
  </w:num>
  <w:num w:numId="22">
    <w:abstractNumId w:val="4"/>
  </w:num>
  <w:num w:numId="23">
    <w:abstractNumId w:val="22"/>
  </w:num>
  <w:num w:numId="24">
    <w:abstractNumId w:val="50"/>
  </w:num>
  <w:num w:numId="25">
    <w:abstractNumId w:val="20"/>
  </w:num>
  <w:num w:numId="26">
    <w:abstractNumId w:val="51"/>
  </w:num>
  <w:num w:numId="27">
    <w:abstractNumId w:val="0"/>
  </w:num>
  <w:num w:numId="28">
    <w:abstractNumId w:val="42"/>
  </w:num>
  <w:num w:numId="29">
    <w:abstractNumId w:val="43"/>
  </w:num>
  <w:num w:numId="30">
    <w:abstractNumId w:val="49"/>
  </w:num>
  <w:num w:numId="31">
    <w:abstractNumId w:val="36"/>
  </w:num>
  <w:num w:numId="32">
    <w:abstractNumId w:val="35"/>
  </w:num>
  <w:num w:numId="33">
    <w:abstractNumId w:val="30"/>
  </w:num>
  <w:num w:numId="34">
    <w:abstractNumId w:val="15"/>
  </w:num>
  <w:num w:numId="35">
    <w:abstractNumId w:val="53"/>
  </w:num>
  <w:num w:numId="36">
    <w:abstractNumId w:val="40"/>
  </w:num>
  <w:num w:numId="37">
    <w:abstractNumId w:val="27"/>
  </w:num>
  <w:num w:numId="38">
    <w:abstractNumId w:val="14"/>
  </w:num>
  <w:num w:numId="39">
    <w:abstractNumId w:val="21"/>
  </w:num>
  <w:num w:numId="40">
    <w:abstractNumId w:val="46"/>
  </w:num>
  <w:num w:numId="41">
    <w:abstractNumId w:val="18"/>
  </w:num>
  <w:num w:numId="42">
    <w:abstractNumId w:val="12"/>
  </w:num>
  <w:num w:numId="43">
    <w:abstractNumId w:val="44"/>
  </w:num>
  <w:num w:numId="44">
    <w:abstractNumId w:val="23"/>
  </w:num>
  <w:num w:numId="45">
    <w:abstractNumId w:val="5"/>
  </w:num>
  <w:num w:numId="46">
    <w:abstractNumId w:val="29"/>
  </w:num>
  <w:num w:numId="47">
    <w:abstractNumId w:val="48"/>
  </w:num>
  <w:num w:numId="48">
    <w:abstractNumId w:val="19"/>
  </w:num>
  <w:num w:numId="49">
    <w:abstractNumId w:val="8"/>
  </w:num>
  <w:num w:numId="50">
    <w:abstractNumId w:val="25"/>
  </w:num>
  <w:num w:numId="51">
    <w:abstractNumId w:val="7"/>
  </w:num>
  <w:num w:numId="52">
    <w:abstractNumId w:val="26"/>
  </w:num>
  <w:num w:numId="53">
    <w:abstractNumId w:val="33"/>
  </w:num>
  <w:num w:numId="54">
    <w:abstractNumId w:val="37"/>
  </w:num>
  <w:numIdMacAtCleanup w:val="5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niv Kalsky">
    <w15:presenceInfo w15:providerId="AD" w15:userId="S-1-5-21-1487810946-2753822684-3978873285-1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296E"/>
    <w:rsid w:val="00093891"/>
    <w:rsid w:val="00093EA2"/>
    <w:rsid w:val="000949E7"/>
    <w:rsid w:val="000950CF"/>
    <w:rsid w:val="0009589D"/>
    <w:rsid w:val="00097630"/>
    <w:rsid w:val="00097C64"/>
    <w:rsid w:val="000A1327"/>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2A73"/>
    <w:rsid w:val="001533E1"/>
    <w:rsid w:val="0015353B"/>
    <w:rsid w:val="00153726"/>
    <w:rsid w:val="00153EB2"/>
    <w:rsid w:val="00154039"/>
    <w:rsid w:val="00154D5C"/>
    <w:rsid w:val="00155211"/>
    <w:rsid w:val="00155223"/>
    <w:rsid w:val="00157E11"/>
    <w:rsid w:val="00160E6F"/>
    <w:rsid w:val="00160ED3"/>
    <w:rsid w:val="0016102D"/>
    <w:rsid w:val="00161289"/>
    <w:rsid w:val="00161C8C"/>
    <w:rsid w:val="00162177"/>
    <w:rsid w:val="00162810"/>
    <w:rsid w:val="0016344C"/>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664A"/>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8C3"/>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024"/>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5FB"/>
    <w:rsid w:val="00267EA8"/>
    <w:rsid w:val="00271644"/>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BD9"/>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5545"/>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3DA8"/>
    <w:rsid w:val="003C433F"/>
    <w:rsid w:val="003C45D6"/>
    <w:rsid w:val="003C498E"/>
    <w:rsid w:val="003C5178"/>
    <w:rsid w:val="003C6EA1"/>
    <w:rsid w:val="003C6FEA"/>
    <w:rsid w:val="003C7FFC"/>
    <w:rsid w:val="003D07F9"/>
    <w:rsid w:val="003D0BBE"/>
    <w:rsid w:val="003D1C16"/>
    <w:rsid w:val="003D281F"/>
    <w:rsid w:val="003D28C0"/>
    <w:rsid w:val="003D2F18"/>
    <w:rsid w:val="003D3303"/>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471C"/>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53"/>
    <w:rsid w:val="00477AA4"/>
    <w:rsid w:val="004802DE"/>
    <w:rsid w:val="00481545"/>
    <w:rsid w:val="0048216A"/>
    <w:rsid w:val="00482401"/>
    <w:rsid w:val="0048259D"/>
    <w:rsid w:val="0048387D"/>
    <w:rsid w:val="004838A1"/>
    <w:rsid w:val="00484734"/>
    <w:rsid w:val="00484D1C"/>
    <w:rsid w:val="00484DC5"/>
    <w:rsid w:val="00485A23"/>
    <w:rsid w:val="00486E54"/>
    <w:rsid w:val="00486E60"/>
    <w:rsid w:val="004877B8"/>
    <w:rsid w:val="00487E55"/>
    <w:rsid w:val="0049010A"/>
    <w:rsid w:val="00490C67"/>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273"/>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0FF1"/>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672B"/>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6106"/>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66B4"/>
    <w:rsid w:val="005F7B25"/>
    <w:rsid w:val="0060063D"/>
    <w:rsid w:val="0060093B"/>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31C5"/>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52D"/>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47F"/>
    <w:rsid w:val="00695C3C"/>
    <w:rsid w:val="00696401"/>
    <w:rsid w:val="00696C2E"/>
    <w:rsid w:val="006970CC"/>
    <w:rsid w:val="00697387"/>
    <w:rsid w:val="006A28C0"/>
    <w:rsid w:val="006A35C9"/>
    <w:rsid w:val="006A677C"/>
    <w:rsid w:val="006A7CC9"/>
    <w:rsid w:val="006A7F6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1F37"/>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3164"/>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6395"/>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0D8"/>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D716A"/>
    <w:rsid w:val="007E27BA"/>
    <w:rsid w:val="007E2AE7"/>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A18"/>
    <w:rsid w:val="00850FE2"/>
    <w:rsid w:val="00851ECB"/>
    <w:rsid w:val="00852AA4"/>
    <w:rsid w:val="0085310F"/>
    <w:rsid w:val="00853307"/>
    <w:rsid w:val="0085538A"/>
    <w:rsid w:val="00855D09"/>
    <w:rsid w:val="00856AAB"/>
    <w:rsid w:val="008604D0"/>
    <w:rsid w:val="00860E84"/>
    <w:rsid w:val="008615BC"/>
    <w:rsid w:val="00861776"/>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0E5E"/>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1952"/>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637"/>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D64"/>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4C8F"/>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5F6C"/>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6BDB"/>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03D6"/>
    <w:rsid w:val="00BC131B"/>
    <w:rsid w:val="00BC3D0F"/>
    <w:rsid w:val="00BC465C"/>
    <w:rsid w:val="00BC5A21"/>
    <w:rsid w:val="00BC6C68"/>
    <w:rsid w:val="00BC7D47"/>
    <w:rsid w:val="00BD0452"/>
    <w:rsid w:val="00BD0BDA"/>
    <w:rsid w:val="00BD1EBC"/>
    <w:rsid w:val="00BD1F8F"/>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4C9F"/>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6B06"/>
    <w:rsid w:val="00CE7B30"/>
    <w:rsid w:val="00CF0722"/>
    <w:rsid w:val="00CF0D42"/>
    <w:rsid w:val="00CF0FBB"/>
    <w:rsid w:val="00CF1FDD"/>
    <w:rsid w:val="00CF26AF"/>
    <w:rsid w:val="00CF2CCE"/>
    <w:rsid w:val="00CF382C"/>
    <w:rsid w:val="00CF3900"/>
    <w:rsid w:val="00CF57AA"/>
    <w:rsid w:val="00CF6022"/>
    <w:rsid w:val="00CF714B"/>
    <w:rsid w:val="00CF795C"/>
    <w:rsid w:val="00D011B5"/>
    <w:rsid w:val="00D026F9"/>
    <w:rsid w:val="00D033AB"/>
    <w:rsid w:val="00D0383D"/>
    <w:rsid w:val="00D046B1"/>
    <w:rsid w:val="00D06E9E"/>
    <w:rsid w:val="00D06F16"/>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56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391E"/>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681"/>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6759"/>
    <w:rsid w:val="00E973D0"/>
    <w:rsid w:val="00EA0A77"/>
    <w:rsid w:val="00EA12C2"/>
    <w:rsid w:val="00EA1D07"/>
    <w:rsid w:val="00EA2719"/>
    <w:rsid w:val="00EA34E2"/>
    <w:rsid w:val="00EA3C1C"/>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0D76"/>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2C7F"/>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diagramLayout" Target="diagrams/layout1.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07/relationships/diagramDrawing" Target="diagrams/drawing1.xml"/><Relationship Id="rId53" Type="http://schemas.openxmlformats.org/officeDocument/2006/relationships/image" Target="media/image36.jpeg"/><Relationship Id="rId58"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diagramQuickStyle" Target="diagrams/quickStyle1.xml"/><Relationship Id="rId48" Type="http://schemas.openxmlformats.org/officeDocument/2006/relationships/image" Target="media/image31.png"/><Relationship Id="rId56" Type="http://schemas.openxmlformats.org/officeDocument/2006/relationships/image" Target="media/image38.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2.xml"/><Relationship Id="rId12" Type="http://schemas.openxmlformats.org/officeDocument/2006/relationships/hyperlink" Target="http://cloudshell1"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diagramData" Target="diagrams/data1.xml"/><Relationship Id="rId54" Type="http://schemas.openxmlformats.org/officeDocument/2006/relationships/image" Target="cid:image001.jpg@01D1D613.B39C4260" TargetMode="External"/><Relationship Id="rId62"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diagramColors" Target="diagrams/colors1.xml"/><Relationship Id="rId52" Type="http://schemas.openxmlformats.org/officeDocument/2006/relationships/image" Target="media/image35.png"/><Relationship Id="rId60" Type="http://schemas.openxmlformats.org/officeDocument/2006/relationships/image" Target="cid:image001.png@01D23C5E.68548E50" TargetMode="External"/><Relationship Id="rId65"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BC61B23A-1ACF-43F0-A58E-CF0B7A77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45</Pages>
  <Words>6494</Words>
  <Characters>37021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43429</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16</cp:revision>
  <cp:lastPrinted>2016-11-12T02:39:00Z</cp:lastPrinted>
  <dcterms:created xsi:type="dcterms:W3CDTF">2016-11-12T02:37:00Z</dcterms:created>
  <dcterms:modified xsi:type="dcterms:W3CDTF">2016-11-18T22:37:00Z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