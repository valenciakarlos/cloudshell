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proofErr w:type="spellStart"/>
      <w:r w:rsidRPr="00E86F48">
        <w:t>QualiSystems</w:t>
      </w:r>
      <w:proofErr w:type="spellEnd"/>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r w:rsidR="00520FF1">
        <w:fldChar w:fldCharType="begin"/>
      </w:r>
      <w:r w:rsidR="00520FF1">
        <w:instrText xml:space="preserve"> KEYWORDS   </w:instrText>
      </w:r>
      <w:r w:rsidR="00520FF1">
        <w:fldChar w:fldCharType="separate"/>
      </w:r>
      <w:r w:rsidR="00264BCF" w:rsidRPr="002F1857">
        <w:t>1.0.0</w:t>
      </w:r>
      <w:r w:rsidR="00520FF1">
        <w:fldChar w:fldCharType="end"/>
      </w:r>
    </w:p>
    <w:p w14:paraId="2DAC700C" w14:textId="4DCD44CE" w:rsidR="00CA543E" w:rsidRPr="00087663" w:rsidRDefault="00CA543E" w:rsidP="00AE45FA">
      <w:pPr>
        <w:pStyle w:val="CoverTitle33"/>
      </w:pPr>
      <w:r w:rsidRPr="00087663">
        <w:t xml:space="preserve">Release date: </w:t>
      </w:r>
      <w:r w:rsidR="00AE45FA">
        <w:t xml:space="preserve">July </w:t>
      </w:r>
      <w:r w:rsidR="0092739C">
        <w:t>2016</w:t>
      </w:r>
    </w:p>
    <w:p w14:paraId="4B535500" w14:textId="7303E525" w:rsidR="00CA543E" w:rsidRPr="00087663" w:rsidRDefault="00CA543E" w:rsidP="00AE45FA">
      <w:pPr>
        <w:pStyle w:val="CoverTitle4"/>
      </w:pPr>
      <w:r w:rsidRPr="00087663">
        <w:t>Document version (</w:t>
      </w:r>
      <w:fldSimple w:instr=" DOCPROPERTY  &quot;Document number&quot;  \* MERGEFORMAT ">
        <w:r w:rsidR="00AE45FA" w:rsidRPr="002F1857">
          <w:t>Rev A.</w:t>
        </w:r>
        <w:r w:rsidR="00AE45FA">
          <w:t>06</w:t>
        </w:r>
      </w:fldSimple>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7B949EEC" w14:textId="16439E18" w:rsidR="0085538A"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66640197" w:history="1">
        <w:r w:rsidR="0085538A" w:rsidRPr="00566FFE">
          <w:rPr>
            <w:rStyle w:val="Hyperlink"/>
            <w:noProof/>
          </w:rPr>
          <w:t>1</w:t>
        </w:r>
        <w:r w:rsidR="0085538A">
          <w:rPr>
            <w:rFonts w:eastAsiaTheme="minorEastAsia" w:cstheme="minorBidi"/>
            <w:b w:val="0"/>
            <w:noProof/>
            <w:color w:val="auto"/>
            <w:sz w:val="22"/>
            <w:szCs w:val="22"/>
          </w:rPr>
          <w:tab/>
        </w:r>
        <w:r w:rsidR="0085538A" w:rsidRPr="00566FFE">
          <w:rPr>
            <w:rStyle w:val="Hyperlink"/>
            <w:noProof/>
          </w:rPr>
          <w:t>Overview</w:t>
        </w:r>
        <w:r w:rsidR="0085538A">
          <w:rPr>
            <w:noProof/>
            <w:webHidden/>
          </w:rPr>
          <w:tab/>
        </w:r>
        <w:r w:rsidR="0085538A">
          <w:rPr>
            <w:noProof/>
            <w:webHidden/>
          </w:rPr>
          <w:fldChar w:fldCharType="begin"/>
        </w:r>
        <w:r w:rsidR="0085538A">
          <w:rPr>
            <w:noProof/>
            <w:webHidden/>
          </w:rPr>
          <w:instrText xml:space="preserve"> PAGEREF _Toc466640197 \h </w:instrText>
        </w:r>
        <w:r w:rsidR="0085538A">
          <w:rPr>
            <w:noProof/>
            <w:webHidden/>
          </w:rPr>
        </w:r>
        <w:r w:rsidR="0085538A">
          <w:rPr>
            <w:noProof/>
            <w:webHidden/>
          </w:rPr>
          <w:fldChar w:fldCharType="separate"/>
        </w:r>
        <w:r w:rsidR="004A2273">
          <w:rPr>
            <w:noProof/>
            <w:webHidden/>
          </w:rPr>
          <w:t>4</w:t>
        </w:r>
        <w:r w:rsidR="0085538A">
          <w:rPr>
            <w:noProof/>
            <w:webHidden/>
          </w:rPr>
          <w:fldChar w:fldCharType="end"/>
        </w:r>
      </w:hyperlink>
    </w:p>
    <w:p w14:paraId="0FA1B507" w14:textId="766CE5A8" w:rsidR="0085538A" w:rsidRDefault="00520FF1">
      <w:pPr>
        <w:pStyle w:val="TOC1"/>
        <w:tabs>
          <w:tab w:val="left" w:pos="440"/>
          <w:tab w:val="right" w:leader="dot" w:pos="8630"/>
        </w:tabs>
        <w:rPr>
          <w:rFonts w:eastAsiaTheme="minorEastAsia" w:cstheme="minorBidi"/>
          <w:b w:val="0"/>
          <w:noProof/>
          <w:color w:val="auto"/>
          <w:sz w:val="22"/>
          <w:szCs w:val="22"/>
        </w:rPr>
      </w:pPr>
      <w:hyperlink w:anchor="_Toc466640198" w:history="1">
        <w:r w:rsidR="0085538A" w:rsidRPr="00566FFE">
          <w:rPr>
            <w:rStyle w:val="Hyperlink"/>
            <w:noProof/>
          </w:rPr>
          <w:t>2</w:t>
        </w:r>
        <w:r w:rsidR="0085538A">
          <w:rPr>
            <w:rFonts w:eastAsiaTheme="minorEastAsia" w:cstheme="minorBidi"/>
            <w:b w:val="0"/>
            <w:noProof/>
            <w:color w:val="auto"/>
            <w:sz w:val="22"/>
            <w:szCs w:val="22"/>
          </w:rPr>
          <w:tab/>
        </w:r>
        <w:r w:rsidR="0085538A" w:rsidRPr="00566FFE">
          <w:rPr>
            <w:rStyle w:val="Hyperlink"/>
            <w:noProof/>
          </w:rPr>
          <w:t>Package Content</w:t>
        </w:r>
        <w:r w:rsidR="0085538A">
          <w:rPr>
            <w:noProof/>
            <w:webHidden/>
          </w:rPr>
          <w:tab/>
        </w:r>
        <w:r w:rsidR="0085538A">
          <w:rPr>
            <w:noProof/>
            <w:webHidden/>
          </w:rPr>
          <w:fldChar w:fldCharType="begin"/>
        </w:r>
        <w:r w:rsidR="0085538A">
          <w:rPr>
            <w:noProof/>
            <w:webHidden/>
          </w:rPr>
          <w:instrText xml:space="preserve"> PAGEREF _Toc466640198 \h </w:instrText>
        </w:r>
        <w:r w:rsidR="0085538A">
          <w:rPr>
            <w:noProof/>
            <w:webHidden/>
          </w:rPr>
        </w:r>
        <w:r w:rsidR="0085538A">
          <w:rPr>
            <w:noProof/>
            <w:webHidden/>
          </w:rPr>
          <w:fldChar w:fldCharType="separate"/>
        </w:r>
        <w:r w:rsidR="004A2273">
          <w:rPr>
            <w:noProof/>
            <w:webHidden/>
          </w:rPr>
          <w:t>5</w:t>
        </w:r>
        <w:r w:rsidR="0085538A">
          <w:rPr>
            <w:noProof/>
            <w:webHidden/>
          </w:rPr>
          <w:fldChar w:fldCharType="end"/>
        </w:r>
      </w:hyperlink>
    </w:p>
    <w:p w14:paraId="49AA9998" w14:textId="5E2A55DB" w:rsidR="0085538A" w:rsidRDefault="00520FF1">
      <w:pPr>
        <w:pStyle w:val="TOC2"/>
        <w:tabs>
          <w:tab w:val="left" w:pos="880"/>
          <w:tab w:val="right" w:leader="dot" w:pos="8630"/>
        </w:tabs>
        <w:rPr>
          <w:rFonts w:eastAsiaTheme="minorEastAsia" w:cstheme="minorBidi"/>
          <w:b w:val="0"/>
          <w:noProof/>
          <w:color w:val="auto"/>
        </w:rPr>
      </w:pPr>
      <w:hyperlink w:anchor="_Toc466640199" w:history="1">
        <w:r w:rsidR="0085538A" w:rsidRPr="00566FFE">
          <w:rPr>
            <w:rStyle w:val="Hyperlink"/>
            <w:noProof/>
          </w:rPr>
          <w:t>2.1</w:t>
        </w:r>
        <w:r w:rsidR="0085538A">
          <w:rPr>
            <w:rFonts w:eastAsiaTheme="minorEastAsia" w:cstheme="minorBidi"/>
            <w:b w:val="0"/>
            <w:noProof/>
            <w:color w:val="auto"/>
          </w:rPr>
          <w:tab/>
        </w:r>
        <w:r w:rsidR="0085538A" w:rsidRPr="00566FFE">
          <w:rPr>
            <w:rStyle w:val="Hyperlink"/>
            <w:noProof/>
          </w:rPr>
          <w:t>NFV Sandbox</w:t>
        </w:r>
        <w:r w:rsidR="0085538A">
          <w:rPr>
            <w:noProof/>
            <w:webHidden/>
          </w:rPr>
          <w:tab/>
        </w:r>
        <w:r w:rsidR="0085538A">
          <w:rPr>
            <w:noProof/>
            <w:webHidden/>
          </w:rPr>
          <w:fldChar w:fldCharType="begin"/>
        </w:r>
        <w:r w:rsidR="0085538A">
          <w:rPr>
            <w:noProof/>
            <w:webHidden/>
          </w:rPr>
          <w:instrText xml:space="preserve"> PAGEREF _Toc466640199 \h </w:instrText>
        </w:r>
        <w:r w:rsidR="0085538A">
          <w:rPr>
            <w:noProof/>
            <w:webHidden/>
          </w:rPr>
        </w:r>
        <w:r w:rsidR="0085538A">
          <w:rPr>
            <w:noProof/>
            <w:webHidden/>
          </w:rPr>
          <w:fldChar w:fldCharType="separate"/>
        </w:r>
        <w:r w:rsidR="004A2273">
          <w:rPr>
            <w:noProof/>
            <w:webHidden/>
          </w:rPr>
          <w:t>5</w:t>
        </w:r>
        <w:r w:rsidR="0085538A">
          <w:rPr>
            <w:noProof/>
            <w:webHidden/>
          </w:rPr>
          <w:fldChar w:fldCharType="end"/>
        </w:r>
      </w:hyperlink>
    </w:p>
    <w:p w14:paraId="30D34412" w14:textId="5EDC022A" w:rsidR="0085538A" w:rsidRDefault="00520FF1">
      <w:pPr>
        <w:pStyle w:val="TOC2"/>
        <w:tabs>
          <w:tab w:val="left" w:pos="880"/>
          <w:tab w:val="right" w:leader="dot" w:pos="8630"/>
        </w:tabs>
        <w:rPr>
          <w:rFonts w:eastAsiaTheme="minorEastAsia" w:cstheme="minorBidi"/>
          <w:b w:val="0"/>
          <w:noProof/>
          <w:color w:val="auto"/>
        </w:rPr>
      </w:pPr>
      <w:hyperlink w:anchor="_Toc466640200" w:history="1">
        <w:r w:rsidR="0085538A" w:rsidRPr="00566FFE">
          <w:rPr>
            <w:rStyle w:val="Hyperlink"/>
            <w:noProof/>
          </w:rPr>
          <w:t>2.2</w:t>
        </w:r>
        <w:r w:rsidR="0085538A">
          <w:rPr>
            <w:rFonts w:eastAsiaTheme="minorEastAsia" w:cstheme="minorBidi"/>
            <w:b w:val="0"/>
            <w:noProof/>
            <w:color w:val="auto"/>
          </w:rPr>
          <w:tab/>
        </w:r>
        <w:r w:rsidR="0085538A" w:rsidRPr="00566FFE">
          <w:rPr>
            <w:rStyle w:val="Hyperlink"/>
            <w:noProof/>
          </w:rPr>
          <w:t>Quick Start</w:t>
        </w:r>
        <w:r w:rsidR="0085538A">
          <w:rPr>
            <w:noProof/>
            <w:webHidden/>
          </w:rPr>
          <w:tab/>
        </w:r>
        <w:r w:rsidR="0085538A">
          <w:rPr>
            <w:noProof/>
            <w:webHidden/>
          </w:rPr>
          <w:fldChar w:fldCharType="begin"/>
        </w:r>
        <w:r w:rsidR="0085538A">
          <w:rPr>
            <w:noProof/>
            <w:webHidden/>
          </w:rPr>
          <w:instrText xml:space="preserve"> PAGEREF _Toc466640200 \h </w:instrText>
        </w:r>
        <w:r w:rsidR="0085538A">
          <w:rPr>
            <w:noProof/>
            <w:webHidden/>
          </w:rPr>
        </w:r>
        <w:r w:rsidR="0085538A">
          <w:rPr>
            <w:noProof/>
            <w:webHidden/>
          </w:rPr>
          <w:fldChar w:fldCharType="separate"/>
        </w:r>
        <w:r w:rsidR="004A2273">
          <w:rPr>
            <w:noProof/>
            <w:webHidden/>
          </w:rPr>
          <w:t>5</w:t>
        </w:r>
        <w:r w:rsidR="0085538A">
          <w:rPr>
            <w:noProof/>
            <w:webHidden/>
          </w:rPr>
          <w:fldChar w:fldCharType="end"/>
        </w:r>
      </w:hyperlink>
    </w:p>
    <w:p w14:paraId="33E736F0" w14:textId="2E3379D5" w:rsidR="0085538A" w:rsidRDefault="00520FF1">
      <w:pPr>
        <w:pStyle w:val="TOC2"/>
        <w:tabs>
          <w:tab w:val="left" w:pos="880"/>
          <w:tab w:val="right" w:leader="dot" w:pos="8630"/>
        </w:tabs>
        <w:rPr>
          <w:rFonts w:eastAsiaTheme="minorEastAsia" w:cstheme="minorBidi"/>
          <w:b w:val="0"/>
          <w:noProof/>
          <w:color w:val="auto"/>
        </w:rPr>
      </w:pPr>
      <w:hyperlink w:anchor="_Toc466640201" w:history="1">
        <w:r w:rsidR="0085538A" w:rsidRPr="00566FFE">
          <w:rPr>
            <w:rStyle w:val="Hyperlink"/>
            <w:noProof/>
          </w:rPr>
          <w:t>2.3</w:t>
        </w:r>
        <w:r w:rsidR="0085538A">
          <w:rPr>
            <w:rFonts w:eastAsiaTheme="minorEastAsia" w:cstheme="minorBidi"/>
            <w:b w:val="0"/>
            <w:noProof/>
            <w:color w:val="auto"/>
          </w:rPr>
          <w:tab/>
        </w:r>
        <w:r w:rsidR="0085538A" w:rsidRPr="00566FFE">
          <w:rPr>
            <w:rStyle w:val="Hyperlink"/>
            <w:noProof/>
          </w:rPr>
          <w:t>Deploying the CloudShell appliance</w:t>
        </w:r>
        <w:r w:rsidR="0085538A">
          <w:rPr>
            <w:noProof/>
            <w:webHidden/>
          </w:rPr>
          <w:tab/>
        </w:r>
        <w:r w:rsidR="0085538A">
          <w:rPr>
            <w:noProof/>
            <w:webHidden/>
          </w:rPr>
          <w:fldChar w:fldCharType="begin"/>
        </w:r>
        <w:r w:rsidR="0085538A">
          <w:rPr>
            <w:noProof/>
            <w:webHidden/>
          </w:rPr>
          <w:instrText xml:space="preserve"> PAGEREF _Toc466640201 \h </w:instrText>
        </w:r>
        <w:r w:rsidR="0085538A">
          <w:rPr>
            <w:noProof/>
            <w:webHidden/>
          </w:rPr>
        </w:r>
        <w:r w:rsidR="0085538A">
          <w:rPr>
            <w:noProof/>
            <w:webHidden/>
          </w:rPr>
          <w:fldChar w:fldCharType="separate"/>
        </w:r>
        <w:r w:rsidR="004A2273">
          <w:rPr>
            <w:noProof/>
            <w:webHidden/>
          </w:rPr>
          <w:t>6</w:t>
        </w:r>
        <w:r w:rsidR="0085538A">
          <w:rPr>
            <w:noProof/>
            <w:webHidden/>
          </w:rPr>
          <w:fldChar w:fldCharType="end"/>
        </w:r>
      </w:hyperlink>
    </w:p>
    <w:p w14:paraId="48336B34" w14:textId="2D8C658F" w:rsidR="0085538A" w:rsidRDefault="00520FF1">
      <w:pPr>
        <w:pStyle w:val="TOC3"/>
        <w:tabs>
          <w:tab w:val="left" w:pos="1320"/>
          <w:tab w:val="right" w:leader="dot" w:pos="8630"/>
        </w:tabs>
        <w:rPr>
          <w:rFonts w:eastAsiaTheme="minorEastAsia" w:cstheme="minorBidi"/>
          <w:noProof/>
          <w:color w:val="auto"/>
        </w:rPr>
      </w:pPr>
      <w:hyperlink w:anchor="_Toc466640202" w:history="1">
        <w:r w:rsidR="0085538A" w:rsidRPr="00566FFE">
          <w:rPr>
            <w:rStyle w:val="Hyperlink"/>
            <w:noProof/>
          </w:rPr>
          <w:t>2.3.1</w:t>
        </w:r>
        <w:r w:rsidR="0085538A">
          <w:rPr>
            <w:rFonts w:eastAsiaTheme="minorEastAsia" w:cstheme="minorBidi"/>
            <w:noProof/>
            <w:color w:val="auto"/>
          </w:rPr>
          <w:tab/>
        </w:r>
        <w:r w:rsidR="0085538A" w:rsidRPr="00566FFE">
          <w:rPr>
            <w:rStyle w:val="Hyperlink"/>
            <w:noProof/>
          </w:rPr>
          <w:t>Configuring CloudShell VM</w:t>
        </w:r>
        <w:r w:rsidR="0085538A">
          <w:rPr>
            <w:noProof/>
            <w:webHidden/>
          </w:rPr>
          <w:tab/>
        </w:r>
        <w:r w:rsidR="0085538A">
          <w:rPr>
            <w:noProof/>
            <w:webHidden/>
          </w:rPr>
          <w:fldChar w:fldCharType="begin"/>
        </w:r>
        <w:r w:rsidR="0085538A">
          <w:rPr>
            <w:noProof/>
            <w:webHidden/>
          </w:rPr>
          <w:instrText xml:space="preserve"> PAGEREF _Toc466640202 \h </w:instrText>
        </w:r>
        <w:r w:rsidR="0085538A">
          <w:rPr>
            <w:noProof/>
            <w:webHidden/>
          </w:rPr>
        </w:r>
        <w:r w:rsidR="0085538A">
          <w:rPr>
            <w:noProof/>
            <w:webHidden/>
          </w:rPr>
          <w:fldChar w:fldCharType="separate"/>
        </w:r>
        <w:r w:rsidR="004A2273">
          <w:rPr>
            <w:noProof/>
            <w:webHidden/>
          </w:rPr>
          <w:t>7</w:t>
        </w:r>
        <w:r w:rsidR="0085538A">
          <w:rPr>
            <w:noProof/>
            <w:webHidden/>
          </w:rPr>
          <w:fldChar w:fldCharType="end"/>
        </w:r>
      </w:hyperlink>
    </w:p>
    <w:p w14:paraId="77A497CF" w14:textId="51A7928C" w:rsidR="0085538A" w:rsidRDefault="00520FF1">
      <w:pPr>
        <w:pStyle w:val="TOC3"/>
        <w:tabs>
          <w:tab w:val="left" w:pos="1320"/>
          <w:tab w:val="right" w:leader="dot" w:pos="8630"/>
        </w:tabs>
        <w:rPr>
          <w:rFonts w:eastAsiaTheme="minorEastAsia" w:cstheme="minorBidi"/>
          <w:noProof/>
          <w:color w:val="auto"/>
        </w:rPr>
      </w:pPr>
      <w:hyperlink w:anchor="_Toc466640209" w:history="1">
        <w:r w:rsidR="0085538A" w:rsidRPr="00566FFE">
          <w:rPr>
            <w:rStyle w:val="Hyperlink"/>
            <w:noProof/>
          </w:rPr>
          <w:t>2.3.2</w:t>
        </w:r>
        <w:r w:rsidR="0085538A">
          <w:rPr>
            <w:rFonts w:eastAsiaTheme="minorEastAsia" w:cstheme="minorBidi"/>
            <w:noProof/>
            <w:color w:val="auto"/>
          </w:rPr>
          <w:tab/>
        </w:r>
        <w:r w:rsidR="0085538A" w:rsidRPr="00566FFE">
          <w:rPr>
            <w:rStyle w:val="Hyperlink"/>
            <w:noProof/>
          </w:rPr>
          <w:t>Installing CloudShell license token</w:t>
        </w:r>
        <w:r w:rsidR="0085538A">
          <w:rPr>
            <w:noProof/>
            <w:webHidden/>
          </w:rPr>
          <w:tab/>
        </w:r>
        <w:r w:rsidR="0085538A">
          <w:rPr>
            <w:noProof/>
            <w:webHidden/>
          </w:rPr>
          <w:fldChar w:fldCharType="begin"/>
        </w:r>
        <w:r w:rsidR="0085538A">
          <w:rPr>
            <w:noProof/>
            <w:webHidden/>
          </w:rPr>
          <w:instrText xml:space="preserve"> PAGEREF _Toc466640209 \h </w:instrText>
        </w:r>
        <w:r w:rsidR="0085538A">
          <w:rPr>
            <w:noProof/>
            <w:webHidden/>
          </w:rPr>
        </w:r>
        <w:r w:rsidR="0085538A">
          <w:rPr>
            <w:noProof/>
            <w:webHidden/>
          </w:rPr>
          <w:fldChar w:fldCharType="separate"/>
        </w:r>
        <w:r w:rsidR="004A2273">
          <w:rPr>
            <w:noProof/>
            <w:webHidden/>
          </w:rPr>
          <w:t>8</w:t>
        </w:r>
        <w:r w:rsidR="0085538A">
          <w:rPr>
            <w:noProof/>
            <w:webHidden/>
          </w:rPr>
          <w:fldChar w:fldCharType="end"/>
        </w:r>
      </w:hyperlink>
    </w:p>
    <w:p w14:paraId="0060CBF3" w14:textId="3CA451F1" w:rsidR="0085538A" w:rsidRDefault="00520FF1">
      <w:pPr>
        <w:pStyle w:val="TOC3"/>
        <w:tabs>
          <w:tab w:val="left" w:pos="1320"/>
          <w:tab w:val="right" w:leader="dot" w:pos="8630"/>
        </w:tabs>
        <w:rPr>
          <w:rFonts w:eastAsiaTheme="minorEastAsia" w:cstheme="minorBidi"/>
          <w:noProof/>
          <w:color w:val="auto"/>
        </w:rPr>
      </w:pPr>
      <w:hyperlink w:anchor="_Toc466640210" w:history="1">
        <w:r w:rsidR="0085538A" w:rsidRPr="00566FFE">
          <w:rPr>
            <w:rStyle w:val="Hyperlink"/>
            <w:noProof/>
          </w:rPr>
          <w:t>2.3.3</w:t>
        </w:r>
        <w:r w:rsidR="0085538A">
          <w:rPr>
            <w:rFonts w:eastAsiaTheme="minorEastAsia" w:cstheme="minorBidi"/>
            <w:noProof/>
            <w:color w:val="auto"/>
          </w:rPr>
          <w:tab/>
        </w:r>
        <w:r w:rsidR="0085538A" w:rsidRPr="00566FFE">
          <w:rPr>
            <w:rStyle w:val="Hyperlink"/>
            <w:noProof/>
          </w:rPr>
          <w:t>CloudShell Services overview</w:t>
        </w:r>
        <w:r w:rsidR="0085538A">
          <w:rPr>
            <w:noProof/>
            <w:webHidden/>
          </w:rPr>
          <w:tab/>
        </w:r>
        <w:r w:rsidR="0085538A">
          <w:rPr>
            <w:noProof/>
            <w:webHidden/>
          </w:rPr>
          <w:fldChar w:fldCharType="begin"/>
        </w:r>
        <w:r w:rsidR="0085538A">
          <w:rPr>
            <w:noProof/>
            <w:webHidden/>
          </w:rPr>
          <w:instrText xml:space="preserve"> PAGEREF _Toc466640210 \h </w:instrText>
        </w:r>
        <w:r w:rsidR="0085538A">
          <w:rPr>
            <w:noProof/>
            <w:webHidden/>
          </w:rPr>
        </w:r>
        <w:r w:rsidR="0085538A">
          <w:rPr>
            <w:noProof/>
            <w:webHidden/>
          </w:rPr>
          <w:fldChar w:fldCharType="separate"/>
        </w:r>
        <w:r w:rsidR="004A2273">
          <w:rPr>
            <w:noProof/>
            <w:webHidden/>
          </w:rPr>
          <w:t>9</w:t>
        </w:r>
        <w:r w:rsidR="0085538A">
          <w:rPr>
            <w:noProof/>
            <w:webHidden/>
          </w:rPr>
          <w:fldChar w:fldCharType="end"/>
        </w:r>
      </w:hyperlink>
    </w:p>
    <w:p w14:paraId="1C7CE48C" w14:textId="1C65E1BE" w:rsidR="0085538A" w:rsidRDefault="00520FF1">
      <w:pPr>
        <w:pStyle w:val="TOC2"/>
        <w:tabs>
          <w:tab w:val="left" w:pos="880"/>
          <w:tab w:val="right" w:leader="dot" w:pos="8630"/>
        </w:tabs>
        <w:rPr>
          <w:rFonts w:eastAsiaTheme="minorEastAsia" w:cstheme="minorBidi"/>
          <w:b w:val="0"/>
          <w:noProof/>
          <w:color w:val="auto"/>
        </w:rPr>
      </w:pPr>
      <w:hyperlink w:anchor="_Toc466640211" w:history="1">
        <w:r w:rsidR="0085538A" w:rsidRPr="00566FFE">
          <w:rPr>
            <w:rStyle w:val="Hyperlink"/>
            <w:noProof/>
          </w:rPr>
          <w:t>2.4</w:t>
        </w:r>
        <w:r w:rsidR="0085538A">
          <w:rPr>
            <w:rFonts w:eastAsiaTheme="minorEastAsia" w:cstheme="minorBidi"/>
            <w:b w:val="0"/>
            <w:noProof/>
            <w:color w:val="auto"/>
          </w:rPr>
          <w:tab/>
        </w:r>
        <w:r w:rsidR="0085538A" w:rsidRPr="00566FFE">
          <w:rPr>
            <w:rStyle w:val="Hyperlink"/>
            <w:noProof/>
          </w:rPr>
          <w:t>CloudShell Portal</w:t>
        </w:r>
        <w:r w:rsidR="0085538A">
          <w:rPr>
            <w:noProof/>
            <w:webHidden/>
          </w:rPr>
          <w:tab/>
        </w:r>
        <w:r w:rsidR="0085538A">
          <w:rPr>
            <w:noProof/>
            <w:webHidden/>
          </w:rPr>
          <w:fldChar w:fldCharType="begin"/>
        </w:r>
        <w:r w:rsidR="0085538A">
          <w:rPr>
            <w:noProof/>
            <w:webHidden/>
          </w:rPr>
          <w:instrText xml:space="preserve"> PAGEREF _Toc466640211 \h </w:instrText>
        </w:r>
        <w:r w:rsidR="0085538A">
          <w:rPr>
            <w:noProof/>
            <w:webHidden/>
          </w:rPr>
        </w:r>
        <w:r w:rsidR="0085538A">
          <w:rPr>
            <w:noProof/>
            <w:webHidden/>
          </w:rPr>
          <w:fldChar w:fldCharType="separate"/>
        </w:r>
        <w:r w:rsidR="004A2273">
          <w:rPr>
            <w:noProof/>
            <w:webHidden/>
          </w:rPr>
          <w:t>10</w:t>
        </w:r>
        <w:r w:rsidR="0085538A">
          <w:rPr>
            <w:noProof/>
            <w:webHidden/>
          </w:rPr>
          <w:fldChar w:fldCharType="end"/>
        </w:r>
      </w:hyperlink>
    </w:p>
    <w:p w14:paraId="7E589C55" w14:textId="7C29F1F5" w:rsidR="0085538A" w:rsidRDefault="00520FF1">
      <w:pPr>
        <w:pStyle w:val="TOC2"/>
        <w:tabs>
          <w:tab w:val="left" w:pos="880"/>
          <w:tab w:val="right" w:leader="dot" w:pos="8630"/>
        </w:tabs>
        <w:rPr>
          <w:rFonts w:eastAsiaTheme="minorEastAsia" w:cstheme="minorBidi"/>
          <w:b w:val="0"/>
          <w:noProof/>
          <w:color w:val="auto"/>
        </w:rPr>
      </w:pPr>
      <w:hyperlink w:anchor="_Toc466640212" w:history="1">
        <w:r w:rsidR="0085538A" w:rsidRPr="00566FFE">
          <w:rPr>
            <w:rStyle w:val="Hyperlink"/>
            <w:noProof/>
          </w:rPr>
          <w:t>2.5</w:t>
        </w:r>
        <w:r w:rsidR="0085538A">
          <w:rPr>
            <w:rFonts w:eastAsiaTheme="minorEastAsia" w:cstheme="minorBidi"/>
            <w:b w:val="0"/>
            <w:noProof/>
            <w:color w:val="auto"/>
          </w:rPr>
          <w:tab/>
        </w:r>
        <w:r w:rsidR="0085538A" w:rsidRPr="00566FFE">
          <w:rPr>
            <w:rStyle w:val="Hyperlink"/>
            <w:noProof/>
          </w:rPr>
          <w:t>Importing the NFV Package</w:t>
        </w:r>
        <w:r w:rsidR="0085538A">
          <w:rPr>
            <w:noProof/>
            <w:webHidden/>
          </w:rPr>
          <w:tab/>
        </w:r>
        <w:r w:rsidR="0085538A">
          <w:rPr>
            <w:noProof/>
            <w:webHidden/>
          </w:rPr>
          <w:fldChar w:fldCharType="begin"/>
        </w:r>
        <w:r w:rsidR="0085538A">
          <w:rPr>
            <w:noProof/>
            <w:webHidden/>
          </w:rPr>
          <w:instrText xml:space="preserve"> PAGEREF _Toc466640212 \h </w:instrText>
        </w:r>
        <w:r w:rsidR="0085538A">
          <w:rPr>
            <w:noProof/>
            <w:webHidden/>
          </w:rPr>
        </w:r>
        <w:r w:rsidR="0085538A">
          <w:rPr>
            <w:noProof/>
            <w:webHidden/>
          </w:rPr>
          <w:fldChar w:fldCharType="separate"/>
        </w:r>
        <w:r w:rsidR="004A2273">
          <w:rPr>
            <w:noProof/>
            <w:webHidden/>
          </w:rPr>
          <w:t>12</w:t>
        </w:r>
        <w:r w:rsidR="0085538A">
          <w:rPr>
            <w:noProof/>
            <w:webHidden/>
          </w:rPr>
          <w:fldChar w:fldCharType="end"/>
        </w:r>
      </w:hyperlink>
    </w:p>
    <w:p w14:paraId="2872706D" w14:textId="1CFEDB79" w:rsidR="0085538A" w:rsidRDefault="00520FF1">
      <w:pPr>
        <w:pStyle w:val="TOC3"/>
        <w:tabs>
          <w:tab w:val="left" w:pos="1320"/>
          <w:tab w:val="right" w:leader="dot" w:pos="8630"/>
        </w:tabs>
        <w:rPr>
          <w:rFonts w:eastAsiaTheme="minorEastAsia" w:cstheme="minorBidi"/>
          <w:noProof/>
          <w:color w:val="auto"/>
        </w:rPr>
      </w:pPr>
      <w:hyperlink w:anchor="_Toc466640213" w:history="1">
        <w:r w:rsidR="0085538A" w:rsidRPr="00566FFE">
          <w:rPr>
            <w:rStyle w:val="Hyperlink"/>
            <w:noProof/>
          </w:rPr>
          <w:t>2.5.1</w:t>
        </w:r>
        <w:r w:rsidR="0085538A">
          <w:rPr>
            <w:rFonts w:eastAsiaTheme="minorEastAsia" w:cstheme="minorBidi"/>
            <w:noProof/>
            <w:color w:val="auto"/>
          </w:rPr>
          <w:tab/>
        </w:r>
        <w:r w:rsidR="0085538A" w:rsidRPr="00566FFE">
          <w:rPr>
            <w:rStyle w:val="Hyperlink"/>
            <w:noProof/>
          </w:rPr>
          <w:t>Installing the NFV Solution package on the CloudShell VM</w:t>
        </w:r>
        <w:r w:rsidR="0085538A">
          <w:rPr>
            <w:noProof/>
            <w:webHidden/>
          </w:rPr>
          <w:tab/>
        </w:r>
        <w:r w:rsidR="0085538A">
          <w:rPr>
            <w:noProof/>
            <w:webHidden/>
          </w:rPr>
          <w:fldChar w:fldCharType="begin"/>
        </w:r>
        <w:r w:rsidR="0085538A">
          <w:rPr>
            <w:noProof/>
            <w:webHidden/>
          </w:rPr>
          <w:instrText xml:space="preserve"> PAGEREF _Toc466640213 \h </w:instrText>
        </w:r>
        <w:r w:rsidR="0085538A">
          <w:rPr>
            <w:noProof/>
            <w:webHidden/>
          </w:rPr>
        </w:r>
        <w:r w:rsidR="0085538A">
          <w:rPr>
            <w:noProof/>
            <w:webHidden/>
          </w:rPr>
          <w:fldChar w:fldCharType="separate"/>
        </w:r>
        <w:r w:rsidR="004A2273">
          <w:rPr>
            <w:noProof/>
            <w:webHidden/>
          </w:rPr>
          <w:t>12</w:t>
        </w:r>
        <w:r w:rsidR="0085538A">
          <w:rPr>
            <w:noProof/>
            <w:webHidden/>
          </w:rPr>
          <w:fldChar w:fldCharType="end"/>
        </w:r>
      </w:hyperlink>
    </w:p>
    <w:p w14:paraId="494FCFB4" w14:textId="5C63E937" w:rsidR="0085538A" w:rsidRDefault="00520FF1">
      <w:pPr>
        <w:pStyle w:val="TOC2"/>
        <w:tabs>
          <w:tab w:val="left" w:pos="880"/>
          <w:tab w:val="right" w:leader="dot" w:pos="8630"/>
        </w:tabs>
        <w:rPr>
          <w:rFonts w:eastAsiaTheme="minorEastAsia" w:cstheme="minorBidi"/>
          <w:b w:val="0"/>
          <w:noProof/>
          <w:color w:val="auto"/>
        </w:rPr>
      </w:pPr>
      <w:hyperlink w:anchor="_Toc466640214" w:history="1">
        <w:r w:rsidR="0085538A" w:rsidRPr="00566FFE">
          <w:rPr>
            <w:rStyle w:val="Hyperlink"/>
            <w:noProof/>
          </w:rPr>
          <w:t>2.6</w:t>
        </w:r>
        <w:r w:rsidR="0085538A">
          <w:rPr>
            <w:rFonts w:eastAsiaTheme="minorEastAsia" w:cstheme="minorBidi"/>
            <w:b w:val="0"/>
            <w:noProof/>
            <w:color w:val="auto"/>
          </w:rPr>
          <w:tab/>
        </w:r>
        <w:r w:rsidR="0085538A" w:rsidRPr="00566FFE">
          <w:rPr>
            <w:rStyle w:val="Hyperlink"/>
            <w:noProof/>
          </w:rPr>
          <w:t>Inputs</w:t>
        </w:r>
        <w:r w:rsidR="0085538A">
          <w:rPr>
            <w:noProof/>
            <w:webHidden/>
          </w:rPr>
          <w:tab/>
        </w:r>
        <w:r w:rsidR="0085538A">
          <w:rPr>
            <w:noProof/>
            <w:webHidden/>
          </w:rPr>
          <w:fldChar w:fldCharType="begin"/>
        </w:r>
        <w:r w:rsidR="0085538A">
          <w:rPr>
            <w:noProof/>
            <w:webHidden/>
          </w:rPr>
          <w:instrText xml:space="preserve"> PAGEREF _Toc466640214 \h </w:instrText>
        </w:r>
        <w:r w:rsidR="0085538A">
          <w:rPr>
            <w:noProof/>
            <w:webHidden/>
          </w:rPr>
        </w:r>
        <w:r w:rsidR="0085538A">
          <w:rPr>
            <w:noProof/>
            <w:webHidden/>
          </w:rPr>
          <w:fldChar w:fldCharType="separate"/>
        </w:r>
        <w:r w:rsidR="004A2273">
          <w:rPr>
            <w:noProof/>
            <w:webHidden/>
          </w:rPr>
          <w:t>13</w:t>
        </w:r>
        <w:r w:rsidR="0085538A">
          <w:rPr>
            <w:noProof/>
            <w:webHidden/>
          </w:rPr>
          <w:fldChar w:fldCharType="end"/>
        </w:r>
      </w:hyperlink>
    </w:p>
    <w:p w14:paraId="15DFF885" w14:textId="3A237A07" w:rsidR="0085538A" w:rsidRDefault="00520FF1">
      <w:pPr>
        <w:pStyle w:val="TOC2"/>
        <w:tabs>
          <w:tab w:val="left" w:pos="880"/>
          <w:tab w:val="right" w:leader="dot" w:pos="8630"/>
        </w:tabs>
        <w:rPr>
          <w:rFonts w:eastAsiaTheme="minorEastAsia" w:cstheme="minorBidi"/>
          <w:b w:val="0"/>
          <w:noProof/>
          <w:color w:val="auto"/>
        </w:rPr>
      </w:pPr>
      <w:hyperlink w:anchor="_Toc466640218" w:history="1">
        <w:r w:rsidR="0085538A" w:rsidRPr="00566FFE">
          <w:rPr>
            <w:rStyle w:val="Hyperlink"/>
            <w:noProof/>
          </w:rPr>
          <w:t>2.7</w:t>
        </w:r>
        <w:r w:rsidR="0085538A">
          <w:rPr>
            <w:rFonts w:eastAsiaTheme="minorEastAsia" w:cstheme="minorBidi"/>
            <w:b w:val="0"/>
            <w:noProof/>
            <w:color w:val="auto"/>
          </w:rPr>
          <w:tab/>
        </w:r>
        <w:r w:rsidR="0085538A" w:rsidRPr="00566FFE">
          <w:rPr>
            <w:rStyle w:val="Hyperlink"/>
            <w:noProof/>
          </w:rPr>
          <w:t>Logs</w:t>
        </w:r>
        <w:r w:rsidR="0085538A">
          <w:rPr>
            <w:noProof/>
            <w:webHidden/>
          </w:rPr>
          <w:tab/>
        </w:r>
        <w:r w:rsidR="0085538A">
          <w:rPr>
            <w:noProof/>
            <w:webHidden/>
          </w:rPr>
          <w:fldChar w:fldCharType="begin"/>
        </w:r>
        <w:r w:rsidR="0085538A">
          <w:rPr>
            <w:noProof/>
            <w:webHidden/>
          </w:rPr>
          <w:instrText xml:space="preserve"> PAGEREF _Toc466640218 \h </w:instrText>
        </w:r>
        <w:r w:rsidR="0085538A">
          <w:rPr>
            <w:noProof/>
            <w:webHidden/>
          </w:rPr>
        </w:r>
        <w:r w:rsidR="0085538A">
          <w:rPr>
            <w:noProof/>
            <w:webHidden/>
          </w:rPr>
          <w:fldChar w:fldCharType="separate"/>
        </w:r>
        <w:r w:rsidR="004A2273">
          <w:rPr>
            <w:noProof/>
            <w:webHidden/>
          </w:rPr>
          <w:t>13</w:t>
        </w:r>
        <w:r w:rsidR="0085538A">
          <w:rPr>
            <w:noProof/>
            <w:webHidden/>
          </w:rPr>
          <w:fldChar w:fldCharType="end"/>
        </w:r>
      </w:hyperlink>
    </w:p>
    <w:p w14:paraId="4C4DCEC6" w14:textId="5B02673D" w:rsidR="0085538A" w:rsidRDefault="00520FF1">
      <w:pPr>
        <w:pStyle w:val="TOC2"/>
        <w:tabs>
          <w:tab w:val="left" w:pos="880"/>
          <w:tab w:val="right" w:leader="dot" w:pos="8630"/>
        </w:tabs>
        <w:rPr>
          <w:rFonts w:eastAsiaTheme="minorEastAsia" w:cstheme="minorBidi"/>
          <w:b w:val="0"/>
          <w:noProof/>
          <w:color w:val="auto"/>
        </w:rPr>
      </w:pPr>
      <w:hyperlink w:anchor="_Toc466640219" w:history="1">
        <w:r w:rsidR="0085538A" w:rsidRPr="00566FFE">
          <w:rPr>
            <w:rStyle w:val="Hyperlink"/>
            <w:noProof/>
          </w:rPr>
          <w:t>2.8</w:t>
        </w:r>
        <w:r w:rsidR="0085538A">
          <w:rPr>
            <w:rFonts w:eastAsiaTheme="minorEastAsia" w:cstheme="minorBidi"/>
            <w:b w:val="0"/>
            <w:noProof/>
            <w:color w:val="auto"/>
          </w:rPr>
          <w:tab/>
        </w:r>
        <w:r w:rsidR="0085538A" w:rsidRPr="00566FFE">
          <w:rPr>
            <w:rStyle w:val="Hyperlink"/>
            <w:noProof/>
          </w:rPr>
          <w:t>Executing in steps</w:t>
        </w:r>
        <w:r w:rsidR="0085538A">
          <w:rPr>
            <w:noProof/>
            <w:webHidden/>
          </w:rPr>
          <w:tab/>
        </w:r>
        <w:r w:rsidR="0085538A">
          <w:rPr>
            <w:noProof/>
            <w:webHidden/>
          </w:rPr>
          <w:fldChar w:fldCharType="begin"/>
        </w:r>
        <w:r w:rsidR="0085538A">
          <w:rPr>
            <w:noProof/>
            <w:webHidden/>
          </w:rPr>
          <w:instrText xml:space="preserve"> PAGEREF _Toc466640219 \h </w:instrText>
        </w:r>
        <w:r w:rsidR="0085538A">
          <w:rPr>
            <w:noProof/>
            <w:webHidden/>
          </w:rPr>
        </w:r>
        <w:r w:rsidR="0085538A">
          <w:rPr>
            <w:noProof/>
            <w:webHidden/>
          </w:rPr>
          <w:fldChar w:fldCharType="separate"/>
        </w:r>
        <w:r w:rsidR="004A2273">
          <w:rPr>
            <w:noProof/>
            <w:webHidden/>
          </w:rPr>
          <w:t>13</w:t>
        </w:r>
        <w:r w:rsidR="0085538A">
          <w:rPr>
            <w:noProof/>
            <w:webHidden/>
          </w:rPr>
          <w:fldChar w:fldCharType="end"/>
        </w:r>
      </w:hyperlink>
    </w:p>
    <w:p w14:paraId="60024E34" w14:textId="4D15CF5B" w:rsidR="0085538A" w:rsidRDefault="00520FF1">
      <w:pPr>
        <w:pStyle w:val="TOC1"/>
        <w:tabs>
          <w:tab w:val="left" w:pos="440"/>
          <w:tab w:val="right" w:leader="dot" w:pos="8630"/>
        </w:tabs>
        <w:rPr>
          <w:rFonts w:eastAsiaTheme="minorEastAsia" w:cstheme="minorBidi"/>
          <w:b w:val="0"/>
          <w:noProof/>
          <w:color w:val="auto"/>
          <w:sz w:val="22"/>
          <w:szCs w:val="22"/>
        </w:rPr>
      </w:pPr>
      <w:hyperlink w:anchor="_Toc466640220" w:history="1">
        <w:r w:rsidR="0085538A" w:rsidRPr="00566FFE">
          <w:rPr>
            <w:rStyle w:val="Hyperlink"/>
            <w:noProof/>
          </w:rPr>
          <w:t>3</w:t>
        </w:r>
        <w:r w:rsidR="0085538A">
          <w:rPr>
            <w:rFonts w:eastAsiaTheme="minorEastAsia" w:cstheme="minorBidi"/>
            <w:b w:val="0"/>
            <w:noProof/>
            <w:color w:val="auto"/>
            <w:sz w:val="22"/>
            <w:szCs w:val="22"/>
          </w:rPr>
          <w:tab/>
        </w:r>
        <w:r w:rsidR="0085538A" w:rsidRPr="00566FFE">
          <w:rPr>
            <w:rStyle w:val="Hyperlink"/>
            <w:noProof/>
          </w:rPr>
          <w:t>Compatibility</w:t>
        </w:r>
        <w:r w:rsidR="0085538A">
          <w:rPr>
            <w:noProof/>
            <w:webHidden/>
          </w:rPr>
          <w:tab/>
        </w:r>
        <w:r w:rsidR="0085538A">
          <w:rPr>
            <w:noProof/>
            <w:webHidden/>
          </w:rPr>
          <w:fldChar w:fldCharType="begin"/>
        </w:r>
        <w:r w:rsidR="0085538A">
          <w:rPr>
            <w:noProof/>
            <w:webHidden/>
          </w:rPr>
          <w:instrText xml:space="preserve"> PAGEREF _Toc466640220 \h </w:instrText>
        </w:r>
        <w:r w:rsidR="0085538A">
          <w:rPr>
            <w:noProof/>
            <w:webHidden/>
          </w:rPr>
        </w:r>
        <w:r w:rsidR="0085538A">
          <w:rPr>
            <w:noProof/>
            <w:webHidden/>
          </w:rPr>
          <w:fldChar w:fldCharType="separate"/>
        </w:r>
        <w:r w:rsidR="004A2273">
          <w:rPr>
            <w:noProof/>
            <w:webHidden/>
          </w:rPr>
          <w:t>17</w:t>
        </w:r>
        <w:r w:rsidR="0085538A">
          <w:rPr>
            <w:noProof/>
            <w:webHidden/>
          </w:rPr>
          <w:fldChar w:fldCharType="end"/>
        </w:r>
      </w:hyperlink>
    </w:p>
    <w:p w14:paraId="537F1DA5" w14:textId="7511863D" w:rsidR="0085538A" w:rsidRDefault="00520FF1">
      <w:pPr>
        <w:pStyle w:val="TOC2"/>
        <w:tabs>
          <w:tab w:val="left" w:pos="880"/>
          <w:tab w:val="right" w:leader="dot" w:pos="8630"/>
        </w:tabs>
        <w:rPr>
          <w:rFonts w:eastAsiaTheme="minorEastAsia" w:cstheme="minorBidi"/>
          <w:b w:val="0"/>
          <w:noProof/>
          <w:color w:val="auto"/>
        </w:rPr>
      </w:pPr>
      <w:hyperlink w:anchor="_Toc466640221" w:history="1">
        <w:r w:rsidR="0085538A" w:rsidRPr="00566FFE">
          <w:rPr>
            <w:rStyle w:val="Hyperlink"/>
            <w:noProof/>
          </w:rPr>
          <w:t>3.1</w:t>
        </w:r>
        <w:r w:rsidR="0085538A">
          <w:rPr>
            <w:rFonts w:eastAsiaTheme="minorEastAsia" w:cstheme="minorBidi"/>
            <w:b w:val="0"/>
            <w:noProof/>
            <w:color w:val="auto"/>
          </w:rPr>
          <w:tab/>
        </w:r>
        <w:r w:rsidR="0085538A" w:rsidRPr="00566FFE">
          <w:rPr>
            <w:rStyle w:val="Hyperlink"/>
            <w:noProof/>
          </w:rPr>
          <w:t>CloudShell compatibility</w:t>
        </w:r>
        <w:r w:rsidR="0085538A">
          <w:rPr>
            <w:noProof/>
            <w:webHidden/>
          </w:rPr>
          <w:tab/>
        </w:r>
        <w:r w:rsidR="0085538A">
          <w:rPr>
            <w:noProof/>
            <w:webHidden/>
          </w:rPr>
          <w:fldChar w:fldCharType="begin"/>
        </w:r>
        <w:r w:rsidR="0085538A">
          <w:rPr>
            <w:noProof/>
            <w:webHidden/>
          </w:rPr>
          <w:instrText xml:space="preserve"> PAGEREF _Toc466640221 \h </w:instrText>
        </w:r>
        <w:r w:rsidR="0085538A">
          <w:rPr>
            <w:noProof/>
            <w:webHidden/>
          </w:rPr>
        </w:r>
        <w:r w:rsidR="0085538A">
          <w:rPr>
            <w:noProof/>
            <w:webHidden/>
          </w:rPr>
          <w:fldChar w:fldCharType="separate"/>
        </w:r>
        <w:r w:rsidR="004A2273">
          <w:rPr>
            <w:noProof/>
            <w:webHidden/>
          </w:rPr>
          <w:t>17</w:t>
        </w:r>
        <w:r w:rsidR="0085538A">
          <w:rPr>
            <w:noProof/>
            <w:webHidden/>
          </w:rPr>
          <w:fldChar w:fldCharType="end"/>
        </w:r>
      </w:hyperlink>
    </w:p>
    <w:p w14:paraId="4EA12D57" w14:textId="0E9B9DA4" w:rsidR="0085538A" w:rsidRDefault="00520FF1">
      <w:pPr>
        <w:pStyle w:val="TOC1"/>
        <w:tabs>
          <w:tab w:val="left" w:pos="440"/>
          <w:tab w:val="right" w:leader="dot" w:pos="8630"/>
        </w:tabs>
        <w:rPr>
          <w:rFonts w:eastAsiaTheme="minorEastAsia" w:cstheme="minorBidi"/>
          <w:b w:val="0"/>
          <w:noProof/>
          <w:color w:val="auto"/>
          <w:sz w:val="22"/>
          <w:szCs w:val="22"/>
        </w:rPr>
      </w:pPr>
      <w:hyperlink w:anchor="_Toc466640222" w:history="1">
        <w:r w:rsidR="0085538A" w:rsidRPr="00566FFE">
          <w:rPr>
            <w:rStyle w:val="Hyperlink"/>
            <w:noProof/>
          </w:rPr>
          <w:t>4</w:t>
        </w:r>
        <w:r w:rsidR="0085538A">
          <w:rPr>
            <w:rFonts w:eastAsiaTheme="minorEastAsia" w:cstheme="minorBidi"/>
            <w:b w:val="0"/>
            <w:noProof/>
            <w:color w:val="auto"/>
            <w:sz w:val="22"/>
            <w:szCs w:val="22"/>
          </w:rPr>
          <w:tab/>
        </w:r>
        <w:r w:rsidR="0085538A" w:rsidRPr="00566FFE">
          <w:rPr>
            <w:rStyle w:val="Hyperlink"/>
            <w:noProof/>
          </w:rPr>
          <w:t>Technical Guide</w:t>
        </w:r>
        <w:r w:rsidR="0085538A">
          <w:rPr>
            <w:noProof/>
            <w:webHidden/>
          </w:rPr>
          <w:tab/>
        </w:r>
        <w:r w:rsidR="0085538A">
          <w:rPr>
            <w:noProof/>
            <w:webHidden/>
          </w:rPr>
          <w:fldChar w:fldCharType="begin"/>
        </w:r>
        <w:r w:rsidR="0085538A">
          <w:rPr>
            <w:noProof/>
            <w:webHidden/>
          </w:rPr>
          <w:instrText xml:space="preserve"> PAGEREF _Toc466640222 \h </w:instrText>
        </w:r>
        <w:r w:rsidR="0085538A">
          <w:rPr>
            <w:noProof/>
            <w:webHidden/>
          </w:rPr>
        </w:r>
        <w:r w:rsidR="0085538A">
          <w:rPr>
            <w:noProof/>
            <w:webHidden/>
          </w:rPr>
          <w:fldChar w:fldCharType="separate"/>
        </w:r>
        <w:r w:rsidR="004A2273">
          <w:rPr>
            <w:noProof/>
            <w:webHidden/>
          </w:rPr>
          <w:t>18</w:t>
        </w:r>
        <w:r w:rsidR="0085538A">
          <w:rPr>
            <w:noProof/>
            <w:webHidden/>
          </w:rPr>
          <w:fldChar w:fldCharType="end"/>
        </w:r>
      </w:hyperlink>
    </w:p>
    <w:p w14:paraId="185539C0" w14:textId="7F6E8CEB" w:rsidR="0085538A" w:rsidRDefault="00520FF1">
      <w:pPr>
        <w:pStyle w:val="TOC2"/>
        <w:tabs>
          <w:tab w:val="left" w:pos="880"/>
          <w:tab w:val="right" w:leader="dot" w:pos="8630"/>
        </w:tabs>
        <w:rPr>
          <w:rFonts w:eastAsiaTheme="minorEastAsia" w:cstheme="minorBidi"/>
          <w:b w:val="0"/>
          <w:noProof/>
          <w:color w:val="auto"/>
        </w:rPr>
      </w:pPr>
      <w:hyperlink w:anchor="_Toc466640223" w:history="1">
        <w:r w:rsidR="0085538A" w:rsidRPr="00566FFE">
          <w:rPr>
            <w:rStyle w:val="Hyperlink"/>
            <w:noProof/>
          </w:rPr>
          <w:t>4.1</w:t>
        </w:r>
        <w:r w:rsidR="0085538A">
          <w:rPr>
            <w:rFonts w:eastAsiaTheme="minorEastAsia" w:cstheme="minorBidi"/>
            <w:b w:val="0"/>
            <w:noProof/>
            <w:color w:val="auto"/>
          </w:rPr>
          <w:tab/>
        </w:r>
        <w:r w:rsidR="0085538A" w:rsidRPr="00566FFE">
          <w:rPr>
            <w:rStyle w:val="Hyperlink"/>
            <w:noProof/>
          </w:rPr>
          <w:t>OnRack Discovery Workflow</w:t>
        </w:r>
        <w:r w:rsidR="0085538A">
          <w:rPr>
            <w:noProof/>
            <w:webHidden/>
          </w:rPr>
          <w:tab/>
        </w:r>
        <w:r w:rsidR="0085538A">
          <w:rPr>
            <w:noProof/>
            <w:webHidden/>
          </w:rPr>
          <w:fldChar w:fldCharType="begin"/>
        </w:r>
        <w:r w:rsidR="0085538A">
          <w:rPr>
            <w:noProof/>
            <w:webHidden/>
          </w:rPr>
          <w:instrText xml:space="preserve"> PAGEREF _Toc466640223 \h </w:instrText>
        </w:r>
        <w:r w:rsidR="0085538A">
          <w:rPr>
            <w:noProof/>
            <w:webHidden/>
          </w:rPr>
        </w:r>
        <w:r w:rsidR="0085538A">
          <w:rPr>
            <w:noProof/>
            <w:webHidden/>
          </w:rPr>
          <w:fldChar w:fldCharType="separate"/>
        </w:r>
        <w:r w:rsidR="004A2273">
          <w:rPr>
            <w:noProof/>
            <w:webHidden/>
          </w:rPr>
          <w:t>18</w:t>
        </w:r>
        <w:r w:rsidR="0085538A">
          <w:rPr>
            <w:noProof/>
            <w:webHidden/>
          </w:rPr>
          <w:fldChar w:fldCharType="end"/>
        </w:r>
      </w:hyperlink>
    </w:p>
    <w:p w14:paraId="189537BF" w14:textId="401058A6" w:rsidR="0085538A" w:rsidRDefault="00520FF1">
      <w:pPr>
        <w:pStyle w:val="TOC2"/>
        <w:tabs>
          <w:tab w:val="left" w:pos="880"/>
          <w:tab w:val="right" w:leader="dot" w:pos="8630"/>
        </w:tabs>
        <w:rPr>
          <w:rFonts w:eastAsiaTheme="minorEastAsia" w:cstheme="minorBidi"/>
          <w:b w:val="0"/>
          <w:noProof/>
          <w:color w:val="auto"/>
        </w:rPr>
      </w:pPr>
      <w:hyperlink w:anchor="_Toc466640224" w:history="1">
        <w:r w:rsidR="0085538A" w:rsidRPr="00566FFE">
          <w:rPr>
            <w:rStyle w:val="Hyperlink"/>
            <w:noProof/>
          </w:rPr>
          <w:t>4.2</w:t>
        </w:r>
        <w:r w:rsidR="0085538A">
          <w:rPr>
            <w:rFonts w:eastAsiaTheme="minorEastAsia" w:cstheme="minorBidi"/>
            <w:b w:val="0"/>
            <w:noProof/>
            <w:color w:val="auto"/>
          </w:rPr>
          <w:tab/>
        </w:r>
        <w:r w:rsidR="0085538A" w:rsidRPr="00566FFE">
          <w:rPr>
            <w:rStyle w:val="Hyperlink"/>
            <w:noProof/>
          </w:rPr>
          <w:t>Main Workflow</w:t>
        </w:r>
        <w:r w:rsidR="0085538A">
          <w:rPr>
            <w:noProof/>
            <w:webHidden/>
          </w:rPr>
          <w:tab/>
        </w:r>
        <w:r w:rsidR="0085538A">
          <w:rPr>
            <w:noProof/>
            <w:webHidden/>
          </w:rPr>
          <w:fldChar w:fldCharType="begin"/>
        </w:r>
        <w:r w:rsidR="0085538A">
          <w:rPr>
            <w:noProof/>
            <w:webHidden/>
          </w:rPr>
          <w:instrText xml:space="preserve"> PAGEREF _Toc466640224 \h </w:instrText>
        </w:r>
        <w:r w:rsidR="0085538A">
          <w:rPr>
            <w:noProof/>
            <w:webHidden/>
          </w:rPr>
        </w:r>
        <w:r w:rsidR="0085538A">
          <w:rPr>
            <w:noProof/>
            <w:webHidden/>
          </w:rPr>
          <w:fldChar w:fldCharType="separate"/>
        </w:r>
        <w:r w:rsidR="004A2273">
          <w:rPr>
            <w:noProof/>
            <w:webHidden/>
          </w:rPr>
          <w:t>18</w:t>
        </w:r>
        <w:r w:rsidR="0085538A">
          <w:rPr>
            <w:noProof/>
            <w:webHidden/>
          </w:rPr>
          <w:fldChar w:fldCharType="end"/>
        </w:r>
      </w:hyperlink>
    </w:p>
    <w:p w14:paraId="2F884852" w14:textId="15C8B748" w:rsidR="0085538A" w:rsidRDefault="00520FF1">
      <w:pPr>
        <w:pStyle w:val="TOC2"/>
        <w:tabs>
          <w:tab w:val="left" w:pos="880"/>
          <w:tab w:val="right" w:leader="dot" w:pos="8630"/>
        </w:tabs>
        <w:rPr>
          <w:rFonts w:eastAsiaTheme="minorEastAsia" w:cstheme="minorBidi"/>
          <w:b w:val="0"/>
          <w:noProof/>
          <w:color w:val="auto"/>
        </w:rPr>
      </w:pPr>
      <w:hyperlink w:anchor="_Toc466640225" w:history="1">
        <w:r w:rsidR="0085538A" w:rsidRPr="00566FFE">
          <w:rPr>
            <w:rStyle w:val="Hyperlink"/>
            <w:noProof/>
          </w:rPr>
          <w:t>4.3</w:t>
        </w:r>
        <w:r w:rsidR="0085538A">
          <w:rPr>
            <w:rFonts w:eastAsiaTheme="minorEastAsia" w:cstheme="minorBidi"/>
            <w:b w:val="0"/>
            <w:noProof/>
            <w:color w:val="auto"/>
          </w:rPr>
          <w:tab/>
        </w:r>
        <w:r w:rsidR="0085538A" w:rsidRPr="00566FFE">
          <w:rPr>
            <w:rStyle w:val="Hyperlink"/>
            <w:noProof/>
          </w:rPr>
          <w:t>Shells &amp; Functions</w:t>
        </w:r>
        <w:r w:rsidR="0085538A">
          <w:rPr>
            <w:noProof/>
            <w:webHidden/>
          </w:rPr>
          <w:tab/>
        </w:r>
        <w:r w:rsidR="0085538A">
          <w:rPr>
            <w:noProof/>
            <w:webHidden/>
          </w:rPr>
          <w:fldChar w:fldCharType="begin"/>
        </w:r>
        <w:r w:rsidR="0085538A">
          <w:rPr>
            <w:noProof/>
            <w:webHidden/>
          </w:rPr>
          <w:instrText xml:space="preserve"> PAGEREF _Toc466640225 \h </w:instrText>
        </w:r>
        <w:r w:rsidR="0085538A">
          <w:rPr>
            <w:noProof/>
            <w:webHidden/>
          </w:rPr>
        </w:r>
        <w:r w:rsidR="0085538A">
          <w:rPr>
            <w:noProof/>
            <w:webHidden/>
          </w:rPr>
          <w:fldChar w:fldCharType="separate"/>
        </w:r>
        <w:r w:rsidR="004A2273">
          <w:rPr>
            <w:noProof/>
            <w:webHidden/>
          </w:rPr>
          <w:t>18</w:t>
        </w:r>
        <w:r w:rsidR="0085538A">
          <w:rPr>
            <w:noProof/>
            <w:webHidden/>
          </w:rPr>
          <w:fldChar w:fldCharType="end"/>
        </w:r>
      </w:hyperlink>
    </w:p>
    <w:p w14:paraId="1A4B3288" w14:textId="445274FA" w:rsidR="0085538A" w:rsidRDefault="00520FF1">
      <w:pPr>
        <w:pStyle w:val="TOC2"/>
        <w:tabs>
          <w:tab w:val="left" w:pos="880"/>
          <w:tab w:val="right" w:leader="dot" w:pos="8630"/>
        </w:tabs>
        <w:rPr>
          <w:rFonts w:eastAsiaTheme="minorEastAsia" w:cstheme="minorBidi"/>
          <w:b w:val="0"/>
          <w:noProof/>
          <w:color w:val="auto"/>
        </w:rPr>
      </w:pPr>
      <w:hyperlink w:anchor="_Toc466640226" w:history="1">
        <w:r w:rsidR="0085538A" w:rsidRPr="00566FFE">
          <w:rPr>
            <w:rStyle w:val="Hyperlink"/>
            <w:noProof/>
          </w:rPr>
          <w:t>4.4</w:t>
        </w:r>
        <w:r w:rsidR="0085538A">
          <w:rPr>
            <w:rFonts w:eastAsiaTheme="minorEastAsia" w:cstheme="minorBidi"/>
            <w:b w:val="0"/>
            <w:noProof/>
            <w:color w:val="auto"/>
          </w:rPr>
          <w:tab/>
        </w:r>
        <w:r w:rsidR="0085538A" w:rsidRPr="00566FFE">
          <w:rPr>
            <w:rStyle w:val="Hyperlink"/>
            <w:noProof/>
          </w:rPr>
          <w:t>vCenter Configuration</w:t>
        </w:r>
        <w:r w:rsidR="0085538A">
          <w:rPr>
            <w:noProof/>
            <w:webHidden/>
          </w:rPr>
          <w:tab/>
        </w:r>
        <w:r w:rsidR="0085538A">
          <w:rPr>
            <w:noProof/>
            <w:webHidden/>
          </w:rPr>
          <w:fldChar w:fldCharType="begin"/>
        </w:r>
        <w:r w:rsidR="0085538A">
          <w:rPr>
            <w:noProof/>
            <w:webHidden/>
          </w:rPr>
          <w:instrText xml:space="preserve"> PAGEREF _Toc466640226 \h </w:instrText>
        </w:r>
        <w:r w:rsidR="0085538A">
          <w:rPr>
            <w:noProof/>
            <w:webHidden/>
          </w:rPr>
        </w:r>
        <w:r w:rsidR="0085538A">
          <w:rPr>
            <w:noProof/>
            <w:webHidden/>
          </w:rPr>
          <w:fldChar w:fldCharType="separate"/>
        </w:r>
        <w:r w:rsidR="004A2273">
          <w:rPr>
            <w:noProof/>
            <w:webHidden/>
          </w:rPr>
          <w:t>21</w:t>
        </w:r>
        <w:r w:rsidR="0085538A">
          <w:rPr>
            <w:noProof/>
            <w:webHidden/>
          </w:rPr>
          <w:fldChar w:fldCharType="end"/>
        </w:r>
      </w:hyperlink>
    </w:p>
    <w:p w14:paraId="51DE3C7C" w14:textId="054C61F5" w:rsidR="0085538A" w:rsidRDefault="00520FF1">
      <w:pPr>
        <w:pStyle w:val="TOC3"/>
        <w:tabs>
          <w:tab w:val="left" w:pos="1320"/>
          <w:tab w:val="right" w:leader="dot" w:pos="8630"/>
        </w:tabs>
        <w:rPr>
          <w:rFonts w:eastAsiaTheme="minorEastAsia" w:cstheme="minorBidi"/>
          <w:noProof/>
          <w:color w:val="auto"/>
        </w:rPr>
      </w:pPr>
      <w:hyperlink w:anchor="_Toc466640227" w:history="1">
        <w:r w:rsidR="0085538A" w:rsidRPr="00566FFE">
          <w:rPr>
            <w:rStyle w:val="Hyperlink"/>
            <w:noProof/>
          </w:rPr>
          <w:t>4.4.1</w:t>
        </w:r>
        <w:r w:rsidR="0085538A">
          <w:rPr>
            <w:rFonts w:eastAsiaTheme="minorEastAsia" w:cstheme="minorBidi"/>
            <w:noProof/>
            <w:color w:val="auto"/>
          </w:rPr>
          <w:tab/>
        </w:r>
        <w:r w:rsidR="0085538A" w:rsidRPr="00566FFE">
          <w:rPr>
            <w:rStyle w:val="Hyperlink"/>
            <w:noProof/>
          </w:rPr>
          <w:t>vCenter Configuration breakdown</w:t>
        </w:r>
        <w:r w:rsidR="0085538A">
          <w:rPr>
            <w:noProof/>
            <w:webHidden/>
          </w:rPr>
          <w:tab/>
        </w:r>
        <w:r w:rsidR="0085538A">
          <w:rPr>
            <w:noProof/>
            <w:webHidden/>
          </w:rPr>
          <w:fldChar w:fldCharType="begin"/>
        </w:r>
        <w:r w:rsidR="0085538A">
          <w:rPr>
            <w:noProof/>
            <w:webHidden/>
          </w:rPr>
          <w:instrText xml:space="preserve"> PAGEREF _Toc466640227 \h </w:instrText>
        </w:r>
        <w:r w:rsidR="0085538A">
          <w:rPr>
            <w:noProof/>
            <w:webHidden/>
          </w:rPr>
        </w:r>
        <w:r w:rsidR="0085538A">
          <w:rPr>
            <w:noProof/>
            <w:webHidden/>
          </w:rPr>
          <w:fldChar w:fldCharType="separate"/>
        </w:r>
        <w:r w:rsidR="004A2273">
          <w:rPr>
            <w:noProof/>
            <w:webHidden/>
          </w:rPr>
          <w:t>21</w:t>
        </w:r>
        <w:r w:rsidR="0085538A">
          <w:rPr>
            <w:noProof/>
            <w:webHidden/>
          </w:rPr>
          <w:fldChar w:fldCharType="end"/>
        </w:r>
      </w:hyperlink>
    </w:p>
    <w:p w14:paraId="55C339E9" w14:textId="3DD9C60E" w:rsidR="0085538A" w:rsidRDefault="00520FF1">
      <w:pPr>
        <w:pStyle w:val="TOC2"/>
        <w:tabs>
          <w:tab w:val="left" w:pos="880"/>
          <w:tab w:val="right" w:leader="dot" w:pos="8630"/>
        </w:tabs>
        <w:rPr>
          <w:rFonts w:eastAsiaTheme="minorEastAsia" w:cstheme="minorBidi"/>
          <w:b w:val="0"/>
          <w:noProof/>
          <w:color w:val="auto"/>
        </w:rPr>
      </w:pPr>
      <w:hyperlink w:anchor="_Toc466640228" w:history="1">
        <w:r w:rsidR="0085538A" w:rsidRPr="00566FFE">
          <w:rPr>
            <w:rStyle w:val="Hyperlink"/>
            <w:noProof/>
          </w:rPr>
          <w:t>4.5</w:t>
        </w:r>
        <w:r w:rsidR="0085538A">
          <w:rPr>
            <w:rFonts w:eastAsiaTheme="minorEastAsia" w:cstheme="minorBidi"/>
            <w:b w:val="0"/>
            <w:noProof/>
            <w:color w:val="auto"/>
          </w:rPr>
          <w:tab/>
        </w:r>
        <w:r w:rsidR="0085538A" w:rsidRPr="00566FFE">
          <w:rPr>
            <w:rStyle w:val="Hyperlink"/>
            <w:noProof/>
          </w:rPr>
          <w:t>Versa configuration &amp; workflow</w:t>
        </w:r>
        <w:r w:rsidR="0085538A">
          <w:rPr>
            <w:noProof/>
            <w:webHidden/>
          </w:rPr>
          <w:tab/>
        </w:r>
        <w:r w:rsidR="0085538A">
          <w:rPr>
            <w:noProof/>
            <w:webHidden/>
          </w:rPr>
          <w:fldChar w:fldCharType="begin"/>
        </w:r>
        <w:r w:rsidR="0085538A">
          <w:rPr>
            <w:noProof/>
            <w:webHidden/>
          </w:rPr>
          <w:instrText xml:space="preserve"> PAGEREF _Toc466640228 \h </w:instrText>
        </w:r>
        <w:r w:rsidR="0085538A">
          <w:rPr>
            <w:noProof/>
            <w:webHidden/>
          </w:rPr>
        </w:r>
        <w:r w:rsidR="0085538A">
          <w:rPr>
            <w:noProof/>
            <w:webHidden/>
          </w:rPr>
          <w:fldChar w:fldCharType="separate"/>
        </w:r>
        <w:r w:rsidR="004A2273">
          <w:rPr>
            <w:noProof/>
            <w:webHidden/>
          </w:rPr>
          <w:t>21</w:t>
        </w:r>
        <w:r w:rsidR="0085538A">
          <w:rPr>
            <w:noProof/>
            <w:webHidden/>
          </w:rPr>
          <w:fldChar w:fldCharType="end"/>
        </w:r>
      </w:hyperlink>
    </w:p>
    <w:p w14:paraId="3D9189D2" w14:textId="36507151" w:rsidR="0085538A" w:rsidRDefault="00520FF1">
      <w:pPr>
        <w:pStyle w:val="TOC3"/>
        <w:tabs>
          <w:tab w:val="left" w:pos="1320"/>
          <w:tab w:val="right" w:leader="dot" w:pos="8630"/>
        </w:tabs>
        <w:rPr>
          <w:rFonts w:eastAsiaTheme="minorEastAsia" w:cstheme="minorBidi"/>
          <w:noProof/>
          <w:color w:val="auto"/>
        </w:rPr>
      </w:pPr>
      <w:hyperlink w:anchor="_Toc466640229" w:history="1">
        <w:r w:rsidR="0085538A" w:rsidRPr="00566FFE">
          <w:rPr>
            <w:rStyle w:val="Hyperlink"/>
            <w:noProof/>
          </w:rPr>
          <w:t>4.5.1</w:t>
        </w:r>
        <w:r w:rsidR="0085538A">
          <w:rPr>
            <w:rFonts w:eastAsiaTheme="minorEastAsia" w:cstheme="minorBidi"/>
            <w:noProof/>
            <w:color w:val="auto"/>
          </w:rPr>
          <w:tab/>
        </w:r>
        <w:r w:rsidR="0085538A" w:rsidRPr="00566FFE">
          <w:rPr>
            <w:rStyle w:val="Hyperlink"/>
            <w:noProof/>
          </w:rPr>
          <w:t>Versa Configuration breakdown</w:t>
        </w:r>
        <w:r w:rsidR="0085538A">
          <w:rPr>
            <w:noProof/>
            <w:webHidden/>
          </w:rPr>
          <w:tab/>
        </w:r>
        <w:r w:rsidR="0085538A">
          <w:rPr>
            <w:noProof/>
            <w:webHidden/>
          </w:rPr>
          <w:fldChar w:fldCharType="begin"/>
        </w:r>
        <w:r w:rsidR="0085538A">
          <w:rPr>
            <w:noProof/>
            <w:webHidden/>
          </w:rPr>
          <w:instrText xml:space="preserve"> PAGEREF _Toc466640229 \h </w:instrText>
        </w:r>
        <w:r w:rsidR="0085538A">
          <w:rPr>
            <w:noProof/>
            <w:webHidden/>
          </w:rPr>
        </w:r>
        <w:r w:rsidR="0085538A">
          <w:rPr>
            <w:noProof/>
            <w:webHidden/>
          </w:rPr>
          <w:fldChar w:fldCharType="separate"/>
        </w:r>
        <w:r w:rsidR="004A2273">
          <w:rPr>
            <w:noProof/>
            <w:webHidden/>
          </w:rPr>
          <w:t>23</w:t>
        </w:r>
        <w:r w:rsidR="0085538A">
          <w:rPr>
            <w:noProof/>
            <w:webHidden/>
          </w:rPr>
          <w:fldChar w:fldCharType="end"/>
        </w:r>
      </w:hyperlink>
    </w:p>
    <w:p w14:paraId="1360FF87" w14:textId="7F8E0D09" w:rsidR="0085538A" w:rsidRDefault="00520FF1">
      <w:pPr>
        <w:pStyle w:val="TOC2"/>
        <w:tabs>
          <w:tab w:val="left" w:pos="880"/>
          <w:tab w:val="right" w:leader="dot" w:pos="8630"/>
        </w:tabs>
        <w:rPr>
          <w:rFonts w:eastAsiaTheme="minorEastAsia" w:cstheme="minorBidi"/>
          <w:b w:val="0"/>
          <w:noProof/>
          <w:color w:val="auto"/>
        </w:rPr>
      </w:pPr>
      <w:hyperlink w:anchor="_Toc466640230" w:history="1">
        <w:r w:rsidR="0085538A" w:rsidRPr="00566FFE">
          <w:rPr>
            <w:rStyle w:val="Hyperlink"/>
            <w:noProof/>
          </w:rPr>
          <w:t>4.6</w:t>
        </w:r>
        <w:r w:rsidR="0085538A">
          <w:rPr>
            <w:rFonts w:eastAsiaTheme="minorEastAsia" w:cstheme="minorBidi"/>
            <w:b w:val="0"/>
            <w:noProof/>
            <w:color w:val="auto"/>
          </w:rPr>
          <w:tab/>
        </w:r>
        <w:r w:rsidR="0085538A" w:rsidRPr="00566FFE">
          <w:rPr>
            <w:rStyle w:val="Hyperlink"/>
            <w:noProof/>
          </w:rPr>
          <w:t>Nagios</w:t>
        </w:r>
        <w:r w:rsidR="0085538A">
          <w:rPr>
            <w:noProof/>
            <w:webHidden/>
          </w:rPr>
          <w:tab/>
        </w:r>
        <w:r w:rsidR="0085538A">
          <w:rPr>
            <w:noProof/>
            <w:webHidden/>
          </w:rPr>
          <w:fldChar w:fldCharType="begin"/>
        </w:r>
        <w:r w:rsidR="0085538A">
          <w:rPr>
            <w:noProof/>
            <w:webHidden/>
          </w:rPr>
          <w:instrText xml:space="preserve"> PAGEREF _Toc466640230 \h </w:instrText>
        </w:r>
        <w:r w:rsidR="0085538A">
          <w:rPr>
            <w:noProof/>
            <w:webHidden/>
          </w:rPr>
        </w:r>
        <w:r w:rsidR="0085538A">
          <w:rPr>
            <w:noProof/>
            <w:webHidden/>
          </w:rPr>
          <w:fldChar w:fldCharType="separate"/>
        </w:r>
        <w:r w:rsidR="004A2273">
          <w:rPr>
            <w:noProof/>
            <w:webHidden/>
          </w:rPr>
          <w:t>24</w:t>
        </w:r>
        <w:r w:rsidR="0085538A">
          <w:rPr>
            <w:noProof/>
            <w:webHidden/>
          </w:rPr>
          <w:fldChar w:fldCharType="end"/>
        </w:r>
      </w:hyperlink>
    </w:p>
    <w:p w14:paraId="0B37A767" w14:textId="4ABD917E" w:rsidR="0085538A" w:rsidRDefault="00520FF1">
      <w:pPr>
        <w:pStyle w:val="TOC3"/>
        <w:tabs>
          <w:tab w:val="left" w:pos="1320"/>
          <w:tab w:val="right" w:leader="dot" w:pos="8630"/>
        </w:tabs>
        <w:rPr>
          <w:rFonts w:eastAsiaTheme="minorEastAsia" w:cstheme="minorBidi"/>
          <w:noProof/>
          <w:color w:val="auto"/>
        </w:rPr>
      </w:pPr>
      <w:hyperlink w:anchor="_Toc466640231" w:history="1">
        <w:r w:rsidR="0085538A" w:rsidRPr="00566FFE">
          <w:rPr>
            <w:rStyle w:val="Hyperlink"/>
            <w:noProof/>
          </w:rPr>
          <w:t>4.6.1</w:t>
        </w:r>
        <w:r w:rsidR="0085538A">
          <w:rPr>
            <w:rFonts w:eastAsiaTheme="minorEastAsia" w:cstheme="minorBidi"/>
            <w:noProof/>
            <w:color w:val="auto"/>
          </w:rPr>
          <w:tab/>
        </w:r>
        <w:r w:rsidR="0085538A" w:rsidRPr="00566FFE">
          <w:rPr>
            <w:rStyle w:val="Hyperlink"/>
            <w:noProof/>
          </w:rPr>
          <w:t>Nagios relationship with CloudShell</w:t>
        </w:r>
        <w:r w:rsidR="0085538A">
          <w:rPr>
            <w:noProof/>
            <w:webHidden/>
          </w:rPr>
          <w:tab/>
        </w:r>
        <w:r w:rsidR="0085538A">
          <w:rPr>
            <w:noProof/>
            <w:webHidden/>
          </w:rPr>
          <w:fldChar w:fldCharType="begin"/>
        </w:r>
        <w:r w:rsidR="0085538A">
          <w:rPr>
            <w:noProof/>
            <w:webHidden/>
          </w:rPr>
          <w:instrText xml:space="preserve"> PAGEREF _Toc466640231 \h </w:instrText>
        </w:r>
        <w:r w:rsidR="0085538A">
          <w:rPr>
            <w:noProof/>
            <w:webHidden/>
          </w:rPr>
        </w:r>
        <w:r w:rsidR="0085538A">
          <w:rPr>
            <w:noProof/>
            <w:webHidden/>
          </w:rPr>
          <w:fldChar w:fldCharType="separate"/>
        </w:r>
        <w:r w:rsidR="004A2273">
          <w:rPr>
            <w:noProof/>
            <w:webHidden/>
          </w:rPr>
          <w:t>24</w:t>
        </w:r>
        <w:r w:rsidR="0085538A">
          <w:rPr>
            <w:noProof/>
            <w:webHidden/>
          </w:rPr>
          <w:fldChar w:fldCharType="end"/>
        </w:r>
      </w:hyperlink>
    </w:p>
    <w:p w14:paraId="711DC739" w14:textId="7E28B701" w:rsidR="0085538A" w:rsidRDefault="00520FF1">
      <w:pPr>
        <w:pStyle w:val="TOC3"/>
        <w:tabs>
          <w:tab w:val="left" w:pos="1320"/>
          <w:tab w:val="right" w:leader="dot" w:pos="8630"/>
        </w:tabs>
        <w:rPr>
          <w:rFonts w:eastAsiaTheme="minorEastAsia" w:cstheme="minorBidi"/>
          <w:noProof/>
          <w:color w:val="auto"/>
        </w:rPr>
      </w:pPr>
      <w:hyperlink w:anchor="_Toc466640232" w:history="1">
        <w:r w:rsidR="0085538A" w:rsidRPr="00566FFE">
          <w:rPr>
            <w:rStyle w:val="Hyperlink"/>
            <w:noProof/>
          </w:rPr>
          <w:t>4.6.2</w:t>
        </w:r>
        <w:r w:rsidR="0085538A">
          <w:rPr>
            <w:rFonts w:eastAsiaTheme="minorEastAsia" w:cstheme="minorBidi"/>
            <w:noProof/>
            <w:color w:val="auto"/>
          </w:rPr>
          <w:tab/>
        </w:r>
        <w:r w:rsidR="0085538A" w:rsidRPr="00566FFE">
          <w:rPr>
            <w:rStyle w:val="Hyperlink"/>
            <w:noProof/>
          </w:rPr>
          <w:t>Quick overview on Nagios component &amp; how-to</w:t>
        </w:r>
        <w:r w:rsidR="0085538A">
          <w:rPr>
            <w:noProof/>
            <w:webHidden/>
          </w:rPr>
          <w:tab/>
        </w:r>
        <w:r w:rsidR="0085538A">
          <w:rPr>
            <w:noProof/>
            <w:webHidden/>
          </w:rPr>
          <w:fldChar w:fldCharType="begin"/>
        </w:r>
        <w:r w:rsidR="0085538A">
          <w:rPr>
            <w:noProof/>
            <w:webHidden/>
          </w:rPr>
          <w:instrText xml:space="preserve"> PAGEREF _Toc466640232 \h </w:instrText>
        </w:r>
        <w:r w:rsidR="0085538A">
          <w:rPr>
            <w:noProof/>
            <w:webHidden/>
          </w:rPr>
        </w:r>
        <w:r w:rsidR="0085538A">
          <w:rPr>
            <w:noProof/>
            <w:webHidden/>
          </w:rPr>
          <w:fldChar w:fldCharType="separate"/>
        </w:r>
        <w:r w:rsidR="004A2273">
          <w:rPr>
            <w:noProof/>
            <w:webHidden/>
          </w:rPr>
          <w:t>25</w:t>
        </w:r>
        <w:r w:rsidR="0085538A">
          <w:rPr>
            <w:noProof/>
            <w:webHidden/>
          </w:rPr>
          <w:fldChar w:fldCharType="end"/>
        </w:r>
      </w:hyperlink>
    </w:p>
    <w:p w14:paraId="1E70C760" w14:textId="083B6DE1" w:rsidR="0085538A" w:rsidRDefault="00520FF1">
      <w:pPr>
        <w:pStyle w:val="TOC2"/>
        <w:tabs>
          <w:tab w:val="left" w:pos="880"/>
          <w:tab w:val="right" w:leader="dot" w:pos="8630"/>
        </w:tabs>
        <w:rPr>
          <w:rFonts w:eastAsiaTheme="minorEastAsia" w:cstheme="minorBidi"/>
          <w:b w:val="0"/>
          <w:noProof/>
          <w:color w:val="auto"/>
        </w:rPr>
      </w:pPr>
      <w:hyperlink w:anchor="_Toc466640233" w:history="1">
        <w:r w:rsidR="0085538A" w:rsidRPr="00566FFE">
          <w:rPr>
            <w:rStyle w:val="Hyperlink"/>
            <w:noProof/>
          </w:rPr>
          <w:t>4.7</w:t>
        </w:r>
        <w:r w:rsidR="0085538A">
          <w:rPr>
            <w:rFonts w:eastAsiaTheme="minorEastAsia" w:cstheme="minorBidi"/>
            <w:b w:val="0"/>
            <w:noProof/>
            <w:color w:val="auto"/>
          </w:rPr>
          <w:tab/>
        </w:r>
        <w:r w:rsidR="0085538A" w:rsidRPr="00566FFE">
          <w:rPr>
            <w:rStyle w:val="Hyperlink"/>
            <w:noProof/>
          </w:rPr>
          <w:t>vROPS</w:t>
        </w:r>
        <w:r w:rsidR="0085538A">
          <w:rPr>
            <w:noProof/>
            <w:webHidden/>
          </w:rPr>
          <w:tab/>
        </w:r>
        <w:r w:rsidR="0085538A">
          <w:rPr>
            <w:noProof/>
            <w:webHidden/>
          </w:rPr>
          <w:fldChar w:fldCharType="begin"/>
        </w:r>
        <w:r w:rsidR="0085538A">
          <w:rPr>
            <w:noProof/>
            <w:webHidden/>
          </w:rPr>
          <w:instrText xml:space="preserve"> PAGEREF _Toc466640233 \h </w:instrText>
        </w:r>
        <w:r w:rsidR="0085538A">
          <w:rPr>
            <w:noProof/>
            <w:webHidden/>
          </w:rPr>
        </w:r>
        <w:r w:rsidR="0085538A">
          <w:rPr>
            <w:noProof/>
            <w:webHidden/>
          </w:rPr>
          <w:fldChar w:fldCharType="separate"/>
        </w:r>
        <w:r w:rsidR="004A2273">
          <w:rPr>
            <w:noProof/>
            <w:webHidden/>
          </w:rPr>
          <w:t>25</w:t>
        </w:r>
        <w:r w:rsidR="0085538A">
          <w:rPr>
            <w:noProof/>
            <w:webHidden/>
          </w:rPr>
          <w:fldChar w:fldCharType="end"/>
        </w:r>
      </w:hyperlink>
    </w:p>
    <w:p w14:paraId="679D767A" w14:textId="06859436" w:rsidR="0085538A" w:rsidRDefault="00520FF1">
      <w:pPr>
        <w:pStyle w:val="TOC2"/>
        <w:tabs>
          <w:tab w:val="left" w:pos="880"/>
          <w:tab w:val="right" w:leader="dot" w:pos="8630"/>
        </w:tabs>
        <w:rPr>
          <w:rFonts w:eastAsiaTheme="minorEastAsia" w:cstheme="minorBidi"/>
          <w:b w:val="0"/>
          <w:noProof/>
          <w:color w:val="auto"/>
        </w:rPr>
      </w:pPr>
      <w:hyperlink w:anchor="_Toc466640234" w:history="1">
        <w:r w:rsidR="0085538A" w:rsidRPr="00566FFE">
          <w:rPr>
            <w:rStyle w:val="Hyperlink"/>
            <w:noProof/>
          </w:rPr>
          <w:t>4.8</w:t>
        </w:r>
        <w:r w:rsidR="0085538A">
          <w:rPr>
            <w:rFonts w:eastAsiaTheme="minorEastAsia" w:cstheme="minorBidi"/>
            <w:b w:val="0"/>
            <w:noProof/>
            <w:color w:val="auto"/>
          </w:rPr>
          <w:tab/>
        </w:r>
        <w:r w:rsidR="0085538A" w:rsidRPr="00566FFE">
          <w:rPr>
            <w:rStyle w:val="Hyperlink"/>
            <w:noProof/>
          </w:rPr>
          <w:t>vLog Insight</w:t>
        </w:r>
        <w:r w:rsidR="0085538A">
          <w:rPr>
            <w:noProof/>
            <w:webHidden/>
          </w:rPr>
          <w:tab/>
        </w:r>
        <w:r w:rsidR="0085538A">
          <w:rPr>
            <w:noProof/>
            <w:webHidden/>
          </w:rPr>
          <w:fldChar w:fldCharType="begin"/>
        </w:r>
        <w:r w:rsidR="0085538A">
          <w:rPr>
            <w:noProof/>
            <w:webHidden/>
          </w:rPr>
          <w:instrText xml:space="preserve"> PAGEREF _Toc466640234 \h </w:instrText>
        </w:r>
        <w:r w:rsidR="0085538A">
          <w:rPr>
            <w:noProof/>
            <w:webHidden/>
          </w:rPr>
        </w:r>
        <w:r w:rsidR="0085538A">
          <w:rPr>
            <w:noProof/>
            <w:webHidden/>
          </w:rPr>
          <w:fldChar w:fldCharType="separate"/>
        </w:r>
        <w:r w:rsidR="004A2273">
          <w:rPr>
            <w:noProof/>
            <w:webHidden/>
          </w:rPr>
          <w:t>26</w:t>
        </w:r>
        <w:r w:rsidR="0085538A">
          <w:rPr>
            <w:noProof/>
            <w:webHidden/>
          </w:rPr>
          <w:fldChar w:fldCharType="end"/>
        </w:r>
      </w:hyperlink>
    </w:p>
    <w:p w14:paraId="1ED726E6" w14:textId="2F69EE77" w:rsidR="0085538A" w:rsidRDefault="00520FF1">
      <w:pPr>
        <w:pStyle w:val="TOC2"/>
        <w:tabs>
          <w:tab w:val="left" w:pos="880"/>
          <w:tab w:val="right" w:leader="dot" w:pos="8630"/>
        </w:tabs>
        <w:rPr>
          <w:rFonts w:eastAsiaTheme="minorEastAsia" w:cstheme="minorBidi"/>
          <w:b w:val="0"/>
          <w:noProof/>
          <w:color w:val="auto"/>
        </w:rPr>
      </w:pPr>
      <w:hyperlink w:anchor="_Toc466640235" w:history="1">
        <w:r w:rsidR="0085538A" w:rsidRPr="00566FFE">
          <w:rPr>
            <w:rStyle w:val="Hyperlink"/>
            <w:noProof/>
          </w:rPr>
          <w:t>4.9</w:t>
        </w:r>
        <w:r w:rsidR="0085538A">
          <w:rPr>
            <w:rFonts w:eastAsiaTheme="minorEastAsia" w:cstheme="minorBidi"/>
            <w:b w:val="0"/>
            <w:noProof/>
            <w:color w:val="auto"/>
          </w:rPr>
          <w:tab/>
        </w:r>
        <w:r w:rsidR="0085538A" w:rsidRPr="00566FFE">
          <w:rPr>
            <w:rStyle w:val="Hyperlink"/>
            <w:noProof/>
          </w:rPr>
          <w:t>NSX</w:t>
        </w:r>
        <w:r w:rsidR="0085538A">
          <w:rPr>
            <w:noProof/>
            <w:webHidden/>
          </w:rPr>
          <w:tab/>
        </w:r>
        <w:r w:rsidR="0085538A">
          <w:rPr>
            <w:noProof/>
            <w:webHidden/>
          </w:rPr>
          <w:fldChar w:fldCharType="begin"/>
        </w:r>
        <w:r w:rsidR="0085538A">
          <w:rPr>
            <w:noProof/>
            <w:webHidden/>
          </w:rPr>
          <w:instrText xml:space="preserve"> PAGEREF _Toc466640235 \h </w:instrText>
        </w:r>
        <w:r w:rsidR="0085538A">
          <w:rPr>
            <w:noProof/>
            <w:webHidden/>
          </w:rPr>
        </w:r>
        <w:r w:rsidR="0085538A">
          <w:rPr>
            <w:noProof/>
            <w:webHidden/>
          </w:rPr>
          <w:fldChar w:fldCharType="separate"/>
        </w:r>
        <w:r w:rsidR="004A2273">
          <w:rPr>
            <w:noProof/>
            <w:webHidden/>
          </w:rPr>
          <w:t>26</w:t>
        </w:r>
        <w:r w:rsidR="0085538A">
          <w:rPr>
            <w:noProof/>
            <w:webHidden/>
          </w:rPr>
          <w:fldChar w:fldCharType="end"/>
        </w:r>
      </w:hyperlink>
    </w:p>
    <w:p w14:paraId="3EFC13B5" w14:textId="7F486C4D" w:rsidR="0085538A" w:rsidRDefault="00520FF1">
      <w:pPr>
        <w:pStyle w:val="TOC1"/>
        <w:tabs>
          <w:tab w:val="left" w:pos="440"/>
          <w:tab w:val="right" w:leader="dot" w:pos="8630"/>
        </w:tabs>
        <w:rPr>
          <w:rFonts w:eastAsiaTheme="minorEastAsia" w:cstheme="minorBidi"/>
          <w:b w:val="0"/>
          <w:noProof/>
          <w:color w:val="auto"/>
          <w:sz w:val="22"/>
          <w:szCs w:val="22"/>
        </w:rPr>
      </w:pPr>
      <w:hyperlink w:anchor="_Toc466640236" w:history="1">
        <w:r w:rsidR="0085538A" w:rsidRPr="00566FFE">
          <w:rPr>
            <w:rStyle w:val="Hyperlink"/>
            <w:noProof/>
          </w:rPr>
          <w:t>5</w:t>
        </w:r>
        <w:r w:rsidR="0085538A">
          <w:rPr>
            <w:rFonts w:eastAsiaTheme="minorEastAsia" w:cstheme="minorBidi"/>
            <w:b w:val="0"/>
            <w:noProof/>
            <w:color w:val="auto"/>
            <w:sz w:val="22"/>
            <w:szCs w:val="22"/>
          </w:rPr>
          <w:tab/>
        </w:r>
        <w:r w:rsidR="0085538A" w:rsidRPr="00566FFE">
          <w:rPr>
            <w:rStyle w:val="Hyperlink"/>
            <w:noProof/>
          </w:rPr>
          <w:t>Relevant HW/SW compatibility</w:t>
        </w:r>
        <w:r w:rsidR="0085538A">
          <w:rPr>
            <w:noProof/>
            <w:webHidden/>
          </w:rPr>
          <w:tab/>
        </w:r>
        <w:r w:rsidR="0085538A">
          <w:rPr>
            <w:noProof/>
            <w:webHidden/>
          </w:rPr>
          <w:fldChar w:fldCharType="begin"/>
        </w:r>
        <w:r w:rsidR="0085538A">
          <w:rPr>
            <w:noProof/>
            <w:webHidden/>
          </w:rPr>
          <w:instrText xml:space="preserve"> PAGEREF _Toc466640236 \h </w:instrText>
        </w:r>
        <w:r w:rsidR="0085538A">
          <w:rPr>
            <w:noProof/>
            <w:webHidden/>
          </w:rPr>
        </w:r>
        <w:r w:rsidR="0085538A">
          <w:rPr>
            <w:noProof/>
            <w:webHidden/>
          </w:rPr>
          <w:fldChar w:fldCharType="separate"/>
        </w:r>
        <w:r w:rsidR="004A2273">
          <w:rPr>
            <w:noProof/>
            <w:webHidden/>
          </w:rPr>
          <w:t>28</w:t>
        </w:r>
        <w:r w:rsidR="0085538A">
          <w:rPr>
            <w:noProof/>
            <w:webHidden/>
          </w:rPr>
          <w:fldChar w:fldCharType="end"/>
        </w:r>
      </w:hyperlink>
    </w:p>
    <w:p w14:paraId="678CCB89" w14:textId="11A28EA7" w:rsidR="0085538A" w:rsidRDefault="00520FF1">
      <w:pPr>
        <w:pStyle w:val="TOC1"/>
        <w:tabs>
          <w:tab w:val="left" w:pos="440"/>
          <w:tab w:val="right" w:leader="dot" w:pos="8630"/>
        </w:tabs>
        <w:rPr>
          <w:rFonts w:eastAsiaTheme="minorEastAsia" w:cstheme="minorBidi"/>
          <w:b w:val="0"/>
          <w:noProof/>
          <w:color w:val="auto"/>
          <w:sz w:val="22"/>
          <w:szCs w:val="22"/>
        </w:rPr>
      </w:pPr>
      <w:hyperlink w:anchor="_Toc466640237" w:history="1">
        <w:r w:rsidR="0085538A" w:rsidRPr="00566FFE">
          <w:rPr>
            <w:rStyle w:val="Hyperlink"/>
            <w:noProof/>
          </w:rPr>
          <w:t>6</w:t>
        </w:r>
        <w:r w:rsidR="0085538A">
          <w:rPr>
            <w:rFonts w:eastAsiaTheme="minorEastAsia" w:cstheme="minorBidi"/>
            <w:b w:val="0"/>
            <w:noProof/>
            <w:color w:val="auto"/>
            <w:sz w:val="22"/>
            <w:szCs w:val="22"/>
          </w:rPr>
          <w:tab/>
        </w:r>
        <w:r w:rsidR="0085538A" w:rsidRPr="00566FFE">
          <w:rPr>
            <w:rStyle w:val="Hyperlink"/>
            <w:noProof/>
          </w:rPr>
          <w:t>Managing scripts and drivers</w:t>
        </w:r>
        <w:r w:rsidR="0085538A">
          <w:rPr>
            <w:noProof/>
            <w:webHidden/>
          </w:rPr>
          <w:tab/>
        </w:r>
        <w:r w:rsidR="0085538A">
          <w:rPr>
            <w:noProof/>
            <w:webHidden/>
          </w:rPr>
          <w:fldChar w:fldCharType="begin"/>
        </w:r>
        <w:r w:rsidR="0085538A">
          <w:rPr>
            <w:noProof/>
            <w:webHidden/>
          </w:rPr>
          <w:instrText xml:space="preserve"> PAGEREF _Toc466640237 \h </w:instrText>
        </w:r>
        <w:r w:rsidR="0085538A">
          <w:rPr>
            <w:noProof/>
            <w:webHidden/>
          </w:rPr>
        </w:r>
        <w:r w:rsidR="0085538A">
          <w:rPr>
            <w:noProof/>
            <w:webHidden/>
          </w:rPr>
          <w:fldChar w:fldCharType="separate"/>
        </w:r>
        <w:r w:rsidR="004A2273">
          <w:rPr>
            <w:noProof/>
            <w:webHidden/>
          </w:rPr>
          <w:t>29</w:t>
        </w:r>
        <w:r w:rsidR="0085538A">
          <w:rPr>
            <w:noProof/>
            <w:webHidden/>
          </w:rPr>
          <w:fldChar w:fldCharType="end"/>
        </w:r>
      </w:hyperlink>
    </w:p>
    <w:p w14:paraId="1F693D3C" w14:textId="5E64926A" w:rsidR="0085538A" w:rsidRDefault="00520FF1">
      <w:pPr>
        <w:pStyle w:val="TOC2"/>
        <w:tabs>
          <w:tab w:val="left" w:pos="880"/>
          <w:tab w:val="right" w:leader="dot" w:pos="8630"/>
        </w:tabs>
        <w:rPr>
          <w:rFonts w:eastAsiaTheme="minorEastAsia" w:cstheme="minorBidi"/>
          <w:b w:val="0"/>
          <w:noProof/>
          <w:color w:val="auto"/>
        </w:rPr>
      </w:pPr>
      <w:hyperlink w:anchor="_Toc466640238" w:history="1">
        <w:r w:rsidR="0085538A" w:rsidRPr="00566FFE">
          <w:rPr>
            <w:rStyle w:val="Hyperlink"/>
            <w:noProof/>
          </w:rPr>
          <w:t>6.1</w:t>
        </w:r>
        <w:r w:rsidR="0085538A">
          <w:rPr>
            <w:rFonts w:eastAsiaTheme="minorEastAsia" w:cstheme="minorBidi"/>
            <w:b w:val="0"/>
            <w:noProof/>
            <w:color w:val="auto"/>
          </w:rPr>
          <w:tab/>
        </w:r>
        <w:r w:rsidR="0085538A" w:rsidRPr="00566FFE">
          <w:rPr>
            <w:rStyle w:val="Hyperlink"/>
            <w:noProof/>
          </w:rPr>
          <w:t>Downloading a script/driver file from CloudShell</w:t>
        </w:r>
        <w:r w:rsidR="0085538A">
          <w:rPr>
            <w:noProof/>
            <w:webHidden/>
          </w:rPr>
          <w:tab/>
        </w:r>
        <w:r w:rsidR="0085538A">
          <w:rPr>
            <w:noProof/>
            <w:webHidden/>
          </w:rPr>
          <w:fldChar w:fldCharType="begin"/>
        </w:r>
        <w:r w:rsidR="0085538A">
          <w:rPr>
            <w:noProof/>
            <w:webHidden/>
          </w:rPr>
          <w:instrText xml:space="preserve"> PAGEREF _Toc466640238 \h </w:instrText>
        </w:r>
        <w:r w:rsidR="0085538A">
          <w:rPr>
            <w:noProof/>
            <w:webHidden/>
          </w:rPr>
        </w:r>
        <w:r w:rsidR="0085538A">
          <w:rPr>
            <w:noProof/>
            <w:webHidden/>
          </w:rPr>
          <w:fldChar w:fldCharType="separate"/>
        </w:r>
        <w:r w:rsidR="004A2273">
          <w:rPr>
            <w:noProof/>
            <w:webHidden/>
          </w:rPr>
          <w:t>30</w:t>
        </w:r>
        <w:r w:rsidR="0085538A">
          <w:rPr>
            <w:noProof/>
            <w:webHidden/>
          </w:rPr>
          <w:fldChar w:fldCharType="end"/>
        </w:r>
      </w:hyperlink>
    </w:p>
    <w:p w14:paraId="235EE0F1" w14:textId="0574DC03" w:rsidR="0085538A" w:rsidRDefault="00520FF1">
      <w:pPr>
        <w:pStyle w:val="TOC2"/>
        <w:tabs>
          <w:tab w:val="left" w:pos="880"/>
          <w:tab w:val="right" w:leader="dot" w:pos="8630"/>
        </w:tabs>
        <w:rPr>
          <w:rFonts w:eastAsiaTheme="minorEastAsia" w:cstheme="minorBidi"/>
          <w:b w:val="0"/>
          <w:noProof/>
          <w:color w:val="auto"/>
        </w:rPr>
      </w:pPr>
      <w:hyperlink w:anchor="_Toc466640239" w:history="1">
        <w:r w:rsidR="0085538A" w:rsidRPr="00566FFE">
          <w:rPr>
            <w:rStyle w:val="Hyperlink"/>
            <w:noProof/>
          </w:rPr>
          <w:t>6.2</w:t>
        </w:r>
        <w:r w:rsidR="0085538A">
          <w:rPr>
            <w:rFonts w:eastAsiaTheme="minorEastAsia" w:cstheme="minorBidi"/>
            <w:b w:val="0"/>
            <w:noProof/>
            <w:color w:val="auto"/>
          </w:rPr>
          <w:tab/>
        </w:r>
        <w:r w:rsidR="0085538A" w:rsidRPr="00566FFE">
          <w:rPr>
            <w:rStyle w:val="Hyperlink"/>
            <w:noProof/>
          </w:rPr>
          <w:t>Updating a script file</w:t>
        </w:r>
        <w:r w:rsidR="0085538A">
          <w:rPr>
            <w:noProof/>
            <w:webHidden/>
          </w:rPr>
          <w:tab/>
        </w:r>
        <w:r w:rsidR="0085538A">
          <w:rPr>
            <w:noProof/>
            <w:webHidden/>
          </w:rPr>
          <w:fldChar w:fldCharType="begin"/>
        </w:r>
        <w:r w:rsidR="0085538A">
          <w:rPr>
            <w:noProof/>
            <w:webHidden/>
          </w:rPr>
          <w:instrText xml:space="preserve"> PAGEREF _Toc466640239 \h </w:instrText>
        </w:r>
        <w:r w:rsidR="0085538A">
          <w:rPr>
            <w:noProof/>
            <w:webHidden/>
          </w:rPr>
        </w:r>
        <w:r w:rsidR="0085538A">
          <w:rPr>
            <w:noProof/>
            <w:webHidden/>
          </w:rPr>
          <w:fldChar w:fldCharType="separate"/>
        </w:r>
        <w:r w:rsidR="004A2273">
          <w:rPr>
            <w:noProof/>
            <w:webHidden/>
          </w:rPr>
          <w:t>30</w:t>
        </w:r>
        <w:r w:rsidR="0085538A">
          <w:rPr>
            <w:noProof/>
            <w:webHidden/>
          </w:rPr>
          <w:fldChar w:fldCharType="end"/>
        </w:r>
      </w:hyperlink>
    </w:p>
    <w:p w14:paraId="09E85598" w14:textId="18019C19" w:rsidR="0085538A" w:rsidRDefault="00520FF1">
      <w:pPr>
        <w:pStyle w:val="TOC2"/>
        <w:tabs>
          <w:tab w:val="left" w:pos="880"/>
          <w:tab w:val="right" w:leader="dot" w:pos="8630"/>
        </w:tabs>
        <w:rPr>
          <w:rFonts w:eastAsiaTheme="minorEastAsia" w:cstheme="minorBidi"/>
          <w:b w:val="0"/>
          <w:noProof/>
          <w:color w:val="auto"/>
        </w:rPr>
      </w:pPr>
      <w:hyperlink w:anchor="_Toc466640240" w:history="1">
        <w:r w:rsidR="0085538A" w:rsidRPr="00566FFE">
          <w:rPr>
            <w:rStyle w:val="Hyperlink"/>
            <w:noProof/>
          </w:rPr>
          <w:t>6.3</w:t>
        </w:r>
        <w:r w:rsidR="0085538A">
          <w:rPr>
            <w:rFonts w:eastAsiaTheme="minorEastAsia" w:cstheme="minorBidi"/>
            <w:b w:val="0"/>
            <w:noProof/>
            <w:color w:val="auto"/>
          </w:rPr>
          <w:tab/>
        </w:r>
        <w:r w:rsidR="0085538A" w:rsidRPr="00566FFE">
          <w:rPr>
            <w:rStyle w:val="Hyperlink"/>
            <w:noProof/>
          </w:rPr>
          <w:t>Updating a driver</w:t>
        </w:r>
        <w:r w:rsidR="0085538A">
          <w:rPr>
            <w:noProof/>
            <w:webHidden/>
          </w:rPr>
          <w:tab/>
        </w:r>
        <w:r w:rsidR="0085538A">
          <w:rPr>
            <w:noProof/>
            <w:webHidden/>
          </w:rPr>
          <w:fldChar w:fldCharType="begin"/>
        </w:r>
        <w:r w:rsidR="0085538A">
          <w:rPr>
            <w:noProof/>
            <w:webHidden/>
          </w:rPr>
          <w:instrText xml:space="preserve"> PAGEREF _Toc466640240 \h </w:instrText>
        </w:r>
        <w:r w:rsidR="0085538A">
          <w:rPr>
            <w:noProof/>
            <w:webHidden/>
          </w:rPr>
        </w:r>
        <w:r w:rsidR="0085538A">
          <w:rPr>
            <w:noProof/>
            <w:webHidden/>
          </w:rPr>
          <w:fldChar w:fldCharType="separate"/>
        </w:r>
        <w:r w:rsidR="004A2273">
          <w:rPr>
            <w:noProof/>
            <w:webHidden/>
          </w:rPr>
          <w:t>30</w:t>
        </w:r>
        <w:r w:rsidR="0085538A">
          <w:rPr>
            <w:noProof/>
            <w:webHidden/>
          </w:rPr>
          <w:fldChar w:fldCharType="end"/>
        </w:r>
      </w:hyperlink>
    </w:p>
    <w:p w14:paraId="31286C1B" w14:textId="4F855977" w:rsidR="0085538A" w:rsidRDefault="00520FF1">
      <w:pPr>
        <w:pStyle w:val="TOC1"/>
        <w:tabs>
          <w:tab w:val="left" w:pos="440"/>
          <w:tab w:val="right" w:leader="dot" w:pos="8630"/>
        </w:tabs>
        <w:rPr>
          <w:rFonts w:eastAsiaTheme="minorEastAsia" w:cstheme="minorBidi"/>
          <w:b w:val="0"/>
          <w:noProof/>
          <w:color w:val="auto"/>
          <w:sz w:val="22"/>
          <w:szCs w:val="22"/>
        </w:rPr>
      </w:pPr>
      <w:hyperlink w:anchor="_Toc466640241" w:history="1">
        <w:r w:rsidR="0085538A" w:rsidRPr="00566FFE">
          <w:rPr>
            <w:rStyle w:val="Hyperlink"/>
            <w:noProof/>
          </w:rPr>
          <w:t>7</w:t>
        </w:r>
        <w:r w:rsidR="0085538A">
          <w:rPr>
            <w:rFonts w:eastAsiaTheme="minorEastAsia" w:cstheme="minorBidi"/>
            <w:b w:val="0"/>
            <w:noProof/>
            <w:color w:val="auto"/>
            <w:sz w:val="22"/>
            <w:szCs w:val="22"/>
          </w:rPr>
          <w:tab/>
        </w:r>
        <w:r w:rsidR="0085538A" w:rsidRPr="00566FFE">
          <w:rPr>
            <w:rStyle w:val="Hyperlink"/>
            <w:noProof/>
          </w:rPr>
          <w:t>Post-Deployment How-to and extra steps</w:t>
        </w:r>
        <w:r w:rsidR="0085538A">
          <w:rPr>
            <w:noProof/>
            <w:webHidden/>
          </w:rPr>
          <w:tab/>
        </w:r>
        <w:r w:rsidR="0085538A">
          <w:rPr>
            <w:noProof/>
            <w:webHidden/>
          </w:rPr>
          <w:fldChar w:fldCharType="begin"/>
        </w:r>
        <w:r w:rsidR="0085538A">
          <w:rPr>
            <w:noProof/>
            <w:webHidden/>
          </w:rPr>
          <w:instrText xml:space="preserve"> PAGEREF _Toc466640241 \h </w:instrText>
        </w:r>
        <w:r w:rsidR="0085538A">
          <w:rPr>
            <w:noProof/>
            <w:webHidden/>
          </w:rPr>
        </w:r>
        <w:r w:rsidR="0085538A">
          <w:rPr>
            <w:noProof/>
            <w:webHidden/>
          </w:rPr>
          <w:fldChar w:fldCharType="separate"/>
        </w:r>
        <w:r w:rsidR="004A2273">
          <w:rPr>
            <w:noProof/>
            <w:webHidden/>
          </w:rPr>
          <w:t>32</w:t>
        </w:r>
        <w:r w:rsidR="0085538A">
          <w:rPr>
            <w:noProof/>
            <w:webHidden/>
          </w:rPr>
          <w:fldChar w:fldCharType="end"/>
        </w:r>
      </w:hyperlink>
    </w:p>
    <w:p w14:paraId="76C81103" w14:textId="4BF5FF74" w:rsidR="0085538A" w:rsidRDefault="00520FF1">
      <w:pPr>
        <w:pStyle w:val="TOC2"/>
        <w:tabs>
          <w:tab w:val="left" w:pos="880"/>
          <w:tab w:val="right" w:leader="dot" w:pos="8630"/>
        </w:tabs>
        <w:rPr>
          <w:rFonts w:eastAsiaTheme="minorEastAsia" w:cstheme="minorBidi"/>
          <w:b w:val="0"/>
          <w:noProof/>
          <w:color w:val="auto"/>
        </w:rPr>
      </w:pPr>
      <w:hyperlink w:anchor="_Toc466640242" w:history="1">
        <w:r w:rsidR="0085538A" w:rsidRPr="00566FFE">
          <w:rPr>
            <w:rStyle w:val="Hyperlink"/>
            <w:noProof/>
          </w:rPr>
          <w:t>7.1</w:t>
        </w:r>
        <w:r w:rsidR="0085538A">
          <w:rPr>
            <w:rFonts w:eastAsiaTheme="minorEastAsia" w:cstheme="minorBidi"/>
            <w:b w:val="0"/>
            <w:noProof/>
            <w:color w:val="auto"/>
          </w:rPr>
          <w:tab/>
        </w:r>
        <w:r w:rsidR="0085538A" w:rsidRPr="00566FFE">
          <w:rPr>
            <w:rStyle w:val="Hyperlink"/>
            <w:noProof/>
          </w:rPr>
          <w:t>Using the ScaleIO web plugin</w:t>
        </w:r>
        <w:r w:rsidR="0085538A">
          <w:rPr>
            <w:noProof/>
            <w:webHidden/>
          </w:rPr>
          <w:tab/>
        </w:r>
        <w:r w:rsidR="0085538A">
          <w:rPr>
            <w:noProof/>
            <w:webHidden/>
          </w:rPr>
          <w:fldChar w:fldCharType="begin"/>
        </w:r>
        <w:r w:rsidR="0085538A">
          <w:rPr>
            <w:noProof/>
            <w:webHidden/>
          </w:rPr>
          <w:instrText xml:space="preserve"> PAGEREF _Toc466640242 \h </w:instrText>
        </w:r>
        <w:r w:rsidR="0085538A">
          <w:rPr>
            <w:noProof/>
            <w:webHidden/>
          </w:rPr>
        </w:r>
        <w:r w:rsidR="0085538A">
          <w:rPr>
            <w:noProof/>
            <w:webHidden/>
          </w:rPr>
          <w:fldChar w:fldCharType="separate"/>
        </w:r>
        <w:r w:rsidR="004A2273">
          <w:rPr>
            <w:noProof/>
            <w:webHidden/>
          </w:rPr>
          <w:t>32</w:t>
        </w:r>
        <w:r w:rsidR="0085538A">
          <w:rPr>
            <w:noProof/>
            <w:webHidden/>
          </w:rPr>
          <w:fldChar w:fldCharType="end"/>
        </w:r>
      </w:hyperlink>
    </w:p>
    <w:p w14:paraId="74418BAF" w14:textId="745DD498" w:rsidR="0085538A" w:rsidRDefault="00520FF1">
      <w:pPr>
        <w:pStyle w:val="TOC2"/>
        <w:tabs>
          <w:tab w:val="left" w:pos="880"/>
          <w:tab w:val="right" w:leader="dot" w:pos="8630"/>
        </w:tabs>
        <w:rPr>
          <w:rFonts w:eastAsiaTheme="minorEastAsia" w:cstheme="minorBidi"/>
          <w:b w:val="0"/>
          <w:noProof/>
          <w:color w:val="auto"/>
        </w:rPr>
      </w:pPr>
      <w:hyperlink w:anchor="_Toc466640243" w:history="1">
        <w:r w:rsidR="0085538A" w:rsidRPr="00566FFE">
          <w:rPr>
            <w:rStyle w:val="Hyperlink"/>
            <w:noProof/>
          </w:rPr>
          <w:t>7.2</w:t>
        </w:r>
        <w:r w:rsidR="0085538A">
          <w:rPr>
            <w:rFonts w:eastAsiaTheme="minorEastAsia" w:cstheme="minorBidi"/>
            <w:b w:val="0"/>
            <w:noProof/>
            <w:color w:val="auto"/>
          </w:rPr>
          <w:tab/>
        </w:r>
        <w:r w:rsidR="0085538A" w:rsidRPr="00566FFE">
          <w:rPr>
            <w:rStyle w:val="Hyperlink"/>
            <w:noProof/>
          </w:rPr>
          <w:t>Nagios</w:t>
        </w:r>
        <w:r w:rsidR="0085538A">
          <w:rPr>
            <w:noProof/>
            <w:webHidden/>
          </w:rPr>
          <w:tab/>
        </w:r>
        <w:r w:rsidR="0085538A">
          <w:rPr>
            <w:noProof/>
            <w:webHidden/>
          </w:rPr>
          <w:fldChar w:fldCharType="begin"/>
        </w:r>
        <w:r w:rsidR="0085538A">
          <w:rPr>
            <w:noProof/>
            <w:webHidden/>
          </w:rPr>
          <w:instrText xml:space="preserve"> PAGEREF _Toc466640243 \h </w:instrText>
        </w:r>
        <w:r w:rsidR="0085538A">
          <w:rPr>
            <w:noProof/>
            <w:webHidden/>
          </w:rPr>
        </w:r>
        <w:r w:rsidR="0085538A">
          <w:rPr>
            <w:noProof/>
            <w:webHidden/>
          </w:rPr>
          <w:fldChar w:fldCharType="separate"/>
        </w:r>
        <w:r w:rsidR="004A2273">
          <w:rPr>
            <w:noProof/>
            <w:webHidden/>
          </w:rPr>
          <w:t>32</w:t>
        </w:r>
        <w:r w:rsidR="0085538A">
          <w:rPr>
            <w:noProof/>
            <w:webHidden/>
          </w:rPr>
          <w:fldChar w:fldCharType="end"/>
        </w:r>
      </w:hyperlink>
    </w:p>
    <w:p w14:paraId="1198B27C" w14:textId="14884EFC" w:rsidR="0085538A" w:rsidRDefault="00520FF1">
      <w:pPr>
        <w:pStyle w:val="TOC2"/>
        <w:tabs>
          <w:tab w:val="left" w:pos="880"/>
          <w:tab w:val="right" w:leader="dot" w:pos="8630"/>
        </w:tabs>
        <w:rPr>
          <w:rFonts w:eastAsiaTheme="minorEastAsia" w:cstheme="minorBidi"/>
          <w:b w:val="0"/>
          <w:noProof/>
          <w:color w:val="auto"/>
        </w:rPr>
      </w:pPr>
      <w:hyperlink w:anchor="_Toc466640244" w:history="1">
        <w:r w:rsidR="0085538A" w:rsidRPr="00566FFE">
          <w:rPr>
            <w:rStyle w:val="Hyperlink"/>
            <w:noProof/>
          </w:rPr>
          <w:t>7.3</w:t>
        </w:r>
        <w:r w:rsidR="0085538A">
          <w:rPr>
            <w:rFonts w:eastAsiaTheme="minorEastAsia" w:cstheme="minorBidi"/>
            <w:b w:val="0"/>
            <w:noProof/>
            <w:color w:val="auto"/>
          </w:rPr>
          <w:tab/>
        </w:r>
        <w:r w:rsidR="0085538A" w:rsidRPr="00566FFE">
          <w:rPr>
            <w:rStyle w:val="Hyperlink"/>
            <w:noProof/>
          </w:rPr>
          <w:t>vLog Insight, vRA, vROPS &amp; NSX</w:t>
        </w:r>
        <w:r w:rsidR="0085538A">
          <w:rPr>
            <w:noProof/>
            <w:webHidden/>
          </w:rPr>
          <w:tab/>
        </w:r>
        <w:r w:rsidR="0085538A">
          <w:rPr>
            <w:noProof/>
            <w:webHidden/>
          </w:rPr>
          <w:fldChar w:fldCharType="begin"/>
        </w:r>
        <w:r w:rsidR="0085538A">
          <w:rPr>
            <w:noProof/>
            <w:webHidden/>
          </w:rPr>
          <w:instrText xml:space="preserve"> PAGEREF _Toc466640244 \h </w:instrText>
        </w:r>
        <w:r w:rsidR="0085538A">
          <w:rPr>
            <w:noProof/>
            <w:webHidden/>
          </w:rPr>
        </w:r>
        <w:r w:rsidR="0085538A">
          <w:rPr>
            <w:noProof/>
            <w:webHidden/>
          </w:rPr>
          <w:fldChar w:fldCharType="separate"/>
        </w:r>
        <w:r w:rsidR="004A2273">
          <w:rPr>
            <w:noProof/>
            <w:webHidden/>
          </w:rPr>
          <w:t>33</w:t>
        </w:r>
        <w:r w:rsidR="0085538A">
          <w:rPr>
            <w:noProof/>
            <w:webHidden/>
          </w:rPr>
          <w:fldChar w:fldCharType="end"/>
        </w:r>
      </w:hyperlink>
    </w:p>
    <w:p w14:paraId="2A0406E8" w14:textId="7048A714" w:rsidR="0085538A" w:rsidRDefault="00520FF1">
      <w:pPr>
        <w:pStyle w:val="TOC1"/>
        <w:tabs>
          <w:tab w:val="left" w:pos="440"/>
          <w:tab w:val="right" w:leader="dot" w:pos="8630"/>
        </w:tabs>
        <w:rPr>
          <w:rFonts w:eastAsiaTheme="minorEastAsia" w:cstheme="minorBidi"/>
          <w:b w:val="0"/>
          <w:noProof/>
          <w:color w:val="auto"/>
          <w:sz w:val="22"/>
          <w:szCs w:val="22"/>
        </w:rPr>
      </w:pPr>
      <w:hyperlink w:anchor="_Toc466640245" w:history="1">
        <w:r w:rsidR="0085538A" w:rsidRPr="00566FFE">
          <w:rPr>
            <w:rStyle w:val="Hyperlink"/>
            <w:noProof/>
          </w:rPr>
          <w:t>8</w:t>
        </w:r>
        <w:r w:rsidR="0085538A">
          <w:rPr>
            <w:rFonts w:eastAsiaTheme="minorEastAsia" w:cstheme="minorBidi"/>
            <w:b w:val="0"/>
            <w:noProof/>
            <w:color w:val="auto"/>
            <w:sz w:val="22"/>
            <w:szCs w:val="22"/>
          </w:rPr>
          <w:tab/>
        </w:r>
        <w:r w:rsidR="0085538A" w:rsidRPr="00566FFE">
          <w:rPr>
            <w:rStyle w:val="Hyperlink"/>
            <w:noProof/>
          </w:rPr>
          <w:t>Known Gaps</w:t>
        </w:r>
        <w:r w:rsidR="0085538A">
          <w:rPr>
            <w:noProof/>
            <w:webHidden/>
          </w:rPr>
          <w:tab/>
        </w:r>
        <w:r w:rsidR="0085538A">
          <w:rPr>
            <w:noProof/>
            <w:webHidden/>
          </w:rPr>
          <w:fldChar w:fldCharType="begin"/>
        </w:r>
        <w:r w:rsidR="0085538A">
          <w:rPr>
            <w:noProof/>
            <w:webHidden/>
          </w:rPr>
          <w:instrText xml:space="preserve"> PAGEREF _Toc466640245 \h </w:instrText>
        </w:r>
        <w:r w:rsidR="0085538A">
          <w:rPr>
            <w:noProof/>
            <w:webHidden/>
          </w:rPr>
        </w:r>
        <w:r w:rsidR="0085538A">
          <w:rPr>
            <w:noProof/>
            <w:webHidden/>
          </w:rPr>
          <w:fldChar w:fldCharType="separate"/>
        </w:r>
        <w:r w:rsidR="004A2273">
          <w:rPr>
            <w:noProof/>
            <w:webHidden/>
          </w:rPr>
          <w:t>35</w:t>
        </w:r>
        <w:r w:rsidR="0085538A">
          <w:rPr>
            <w:noProof/>
            <w:webHidden/>
          </w:rPr>
          <w:fldChar w:fldCharType="end"/>
        </w:r>
      </w:hyperlink>
    </w:p>
    <w:p w14:paraId="7789AD2C" w14:textId="310B1E36" w:rsidR="0085538A" w:rsidRDefault="00520FF1">
      <w:pPr>
        <w:pStyle w:val="TOC2"/>
        <w:tabs>
          <w:tab w:val="left" w:pos="880"/>
          <w:tab w:val="right" w:leader="dot" w:pos="8630"/>
        </w:tabs>
        <w:rPr>
          <w:rFonts w:eastAsiaTheme="minorEastAsia" w:cstheme="minorBidi"/>
          <w:b w:val="0"/>
          <w:noProof/>
          <w:color w:val="auto"/>
        </w:rPr>
      </w:pPr>
      <w:hyperlink w:anchor="_Toc466640246" w:history="1">
        <w:r w:rsidR="0085538A" w:rsidRPr="00566FFE">
          <w:rPr>
            <w:rStyle w:val="Hyperlink"/>
            <w:noProof/>
          </w:rPr>
          <w:t>8.1</w:t>
        </w:r>
        <w:r w:rsidR="0085538A">
          <w:rPr>
            <w:rFonts w:eastAsiaTheme="minorEastAsia" w:cstheme="minorBidi"/>
            <w:b w:val="0"/>
            <w:noProof/>
            <w:color w:val="auto"/>
          </w:rPr>
          <w:tab/>
        </w:r>
        <w:r w:rsidR="0085538A" w:rsidRPr="00566FFE">
          <w:rPr>
            <w:rStyle w:val="Hyperlink"/>
            <w:noProof/>
          </w:rPr>
          <w:t>Versa Gaps</w:t>
        </w:r>
        <w:r w:rsidR="0085538A">
          <w:rPr>
            <w:noProof/>
            <w:webHidden/>
          </w:rPr>
          <w:tab/>
        </w:r>
        <w:r w:rsidR="0085538A">
          <w:rPr>
            <w:noProof/>
            <w:webHidden/>
          </w:rPr>
          <w:fldChar w:fldCharType="begin"/>
        </w:r>
        <w:r w:rsidR="0085538A">
          <w:rPr>
            <w:noProof/>
            <w:webHidden/>
          </w:rPr>
          <w:instrText xml:space="preserve"> PAGEREF _Toc466640246 \h </w:instrText>
        </w:r>
        <w:r w:rsidR="0085538A">
          <w:rPr>
            <w:noProof/>
            <w:webHidden/>
          </w:rPr>
        </w:r>
        <w:r w:rsidR="0085538A">
          <w:rPr>
            <w:noProof/>
            <w:webHidden/>
          </w:rPr>
          <w:fldChar w:fldCharType="separate"/>
        </w:r>
        <w:r w:rsidR="004A2273">
          <w:rPr>
            <w:noProof/>
            <w:webHidden/>
          </w:rPr>
          <w:t>35</w:t>
        </w:r>
        <w:r w:rsidR="0085538A">
          <w:rPr>
            <w:noProof/>
            <w:webHidden/>
          </w:rPr>
          <w:fldChar w:fldCharType="end"/>
        </w:r>
      </w:hyperlink>
    </w:p>
    <w:p w14:paraId="77C56858" w14:textId="26469657" w:rsidR="0085538A" w:rsidRDefault="00520FF1">
      <w:pPr>
        <w:pStyle w:val="TOC2"/>
        <w:tabs>
          <w:tab w:val="left" w:pos="880"/>
          <w:tab w:val="right" w:leader="dot" w:pos="8630"/>
        </w:tabs>
        <w:rPr>
          <w:rFonts w:eastAsiaTheme="minorEastAsia" w:cstheme="minorBidi"/>
          <w:b w:val="0"/>
          <w:noProof/>
          <w:color w:val="auto"/>
        </w:rPr>
      </w:pPr>
      <w:hyperlink w:anchor="_Toc466640247" w:history="1">
        <w:r w:rsidR="0085538A" w:rsidRPr="00566FFE">
          <w:rPr>
            <w:rStyle w:val="Hyperlink"/>
            <w:noProof/>
          </w:rPr>
          <w:t>8.2</w:t>
        </w:r>
        <w:r w:rsidR="0085538A">
          <w:rPr>
            <w:rFonts w:eastAsiaTheme="minorEastAsia" w:cstheme="minorBidi"/>
            <w:b w:val="0"/>
            <w:noProof/>
            <w:color w:val="auto"/>
          </w:rPr>
          <w:tab/>
        </w:r>
        <w:r w:rsidR="0085538A" w:rsidRPr="00566FFE">
          <w:rPr>
            <w:rStyle w:val="Hyperlink"/>
            <w:noProof/>
          </w:rPr>
          <w:t>vCenter Gaps</w:t>
        </w:r>
        <w:r w:rsidR="0085538A">
          <w:rPr>
            <w:noProof/>
            <w:webHidden/>
          </w:rPr>
          <w:tab/>
        </w:r>
        <w:r w:rsidR="0085538A">
          <w:rPr>
            <w:noProof/>
            <w:webHidden/>
          </w:rPr>
          <w:fldChar w:fldCharType="begin"/>
        </w:r>
        <w:r w:rsidR="0085538A">
          <w:rPr>
            <w:noProof/>
            <w:webHidden/>
          </w:rPr>
          <w:instrText xml:space="preserve"> PAGEREF _Toc466640247 \h </w:instrText>
        </w:r>
        <w:r w:rsidR="0085538A">
          <w:rPr>
            <w:noProof/>
            <w:webHidden/>
          </w:rPr>
        </w:r>
        <w:r w:rsidR="0085538A">
          <w:rPr>
            <w:noProof/>
            <w:webHidden/>
          </w:rPr>
          <w:fldChar w:fldCharType="separate"/>
        </w:r>
        <w:r w:rsidR="004A2273">
          <w:rPr>
            <w:noProof/>
            <w:webHidden/>
          </w:rPr>
          <w:t>35</w:t>
        </w:r>
        <w:r w:rsidR="0085538A">
          <w:rPr>
            <w:noProof/>
            <w:webHidden/>
          </w:rPr>
          <w:fldChar w:fldCharType="end"/>
        </w:r>
      </w:hyperlink>
    </w:p>
    <w:p w14:paraId="6B40DF71" w14:textId="5F1F070F" w:rsidR="0085538A" w:rsidRDefault="00520FF1">
      <w:pPr>
        <w:pStyle w:val="TOC2"/>
        <w:tabs>
          <w:tab w:val="left" w:pos="880"/>
          <w:tab w:val="right" w:leader="dot" w:pos="8630"/>
        </w:tabs>
        <w:rPr>
          <w:rFonts w:eastAsiaTheme="minorEastAsia" w:cstheme="minorBidi"/>
          <w:b w:val="0"/>
          <w:noProof/>
          <w:color w:val="auto"/>
        </w:rPr>
      </w:pPr>
      <w:hyperlink w:anchor="_Toc466640248" w:history="1">
        <w:r w:rsidR="0085538A" w:rsidRPr="00566FFE">
          <w:rPr>
            <w:rStyle w:val="Hyperlink"/>
            <w:noProof/>
          </w:rPr>
          <w:t>8.3</w:t>
        </w:r>
        <w:r w:rsidR="0085538A">
          <w:rPr>
            <w:rFonts w:eastAsiaTheme="minorEastAsia" w:cstheme="minorBidi"/>
            <w:b w:val="0"/>
            <w:noProof/>
            <w:color w:val="auto"/>
          </w:rPr>
          <w:tab/>
        </w:r>
        <w:r w:rsidR="0085538A" w:rsidRPr="00566FFE">
          <w:rPr>
            <w:rStyle w:val="Hyperlink"/>
            <w:noProof/>
          </w:rPr>
          <w:t>Nagios Gaps</w:t>
        </w:r>
        <w:r w:rsidR="0085538A">
          <w:rPr>
            <w:noProof/>
            <w:webHidden/>
          </w:rPr>
          <w:tab/>
        </w:r>
        <w:r w:rsidR="0085538A">
          <w:rPr>
            <w:noProof/>
            <w:webHidden/>
          </w:rPr>
          <w:fldChar w:fldCharType="begin"/>
        </w:r>
        <w:r w:rsidR="0085538A">
          <w:rPr>
            <w:noProof/>
            <w:webHidden/>
          </w:rPr>
          <w:instrText xml:space="preserve"> PAGEREF _Toc466640248 \h </w:instrText>
        </w:r>
        <w:r w:rsidR="0085538A">
          <w:rPr>
            <w:noProof/>
            <w:webHidden/>
          </w:rPr>
        </w:r>
        <w:r w:rsidR="0085538A">
          <w:rPr>
            <w:noProof/>
            <w:webHidden/>
          </w:rPr>
          <w:fldChar w:fldCharType="separate"/>
        </w:r>
        <w:r w:rsidR="004A2273">
          <w:rPr>
            <w:noProof/>
            <w:webHidden/>
          </w:rPr>
          <w:t>36</w:t>
        </w:r>
        <w:r w:rsidR="0085538A">
          <w:rPr>
            <w:noProof/>
            <w:webHidden/>
          </w:rPr>
          <w:fldChar w:fldCharType="end"/>
        </w:r>
      </w:hyperlink>
    </w:p>
    <w:p w14:paraId="32C8EC69" w14:textId="0077DE0A" w:rsidR="0085538A" w:rsidRDefault="00520FF1">
      <w:pPr>
        <w:pStyle w:val="TOC2"/>
        <w:tabs>
          <w:tab w:val="left" w:pos="880"/>
          <w:tab w:val="right" w:leader="dot" w:pos="8630"/>
        </w:tabs>
        <w:rPr>
          <w:rFonts w:eastAsiaTheme="minorEastAsia" w:cstheme="minorBidi"/>
          <w:b w:val="0"/>
          <w:noProof/>
          <w:color w:val="auto"/>
        </w:rPr>
      </w:pPr>
      <w:hyperlink w:anchor="_Toc466640249" w:history="1">
        <w:r w:rsidR="0085538A" w:rsidRPr="00566FFE">
          <w:rPr>
            <w:rStyle w:val="Hyperlink"/>
            <w:noProof/>
          </w:rPr>
          <w:t>8.4</w:t>
        </w:r>
        <w:r w:rsidR="0085538A">
          <w:rPr>
            <w:rFonts w:eastAsiaTheme="minorEastAsia" w:cstheme="minorBidi"/>
            <w:b w:val="0"/>
            <w:noProof/>
            <w:color w:val="auto"/>
          </w:rPr>
          <w:tab/>
        </w:r>
        <w:r w:rsidR="0085538A" w:rsidRPr="00566FFE">
          <w:rPr>
            <w:rStyle w:val="Hyperlink"/>
            <w:noProof/>
          </w:rPr>
          <w:t>ScaleIO Gaps</w:t>
        </w:r>
        <w:r w:rsidR="0085538A">
          <w:rPr>
            <w:noProof/>
            <w:webHidden/>
          </w:rPr>
          <w:tab/>
        </w:r>
        <w:r w:rsidR="0085538A">
          <w:rPr>
            <w:noProof/>
            <w:webHidden/>
          </w:rPr>
          <w:fldChar w:fldCharType="begin"/>
        </w:r>
        <w:r w:rsidR="0085538A">
          <w:rPr>
            <w:noProof/>
            <w:webHidden/>
          </w:rPr>
          <w:instrText xml:space="preserve"> PAGEREF _Toc466640249 \h </w:instrText>
        </w:r>
        <w:r w:rsidR="0085538A">
          <w:rPr>
            <w:noProof/>
            <w:webHidden/>
          </w:rPr>
        </w:r>
        <w:r w:rsidR="0085538A">
          <w:rPr>
            <w:noProof/>
            <w:webHidden/>
          </w:rPr>
          <w:fldChar w:fldCharType="separate"/>
        </w:r>
        <w:r w:rsidR="004A2273">
          <w:rPr>
            <w:noProof/>
            <w:webHidden/>
          </w:rPr>
          <w:t>36</w:t>
        </w:r>
        <w:r w:rsidR="0085538A">
          <w:rPr>
            <w:noProof/>
            <w:webHidden/>
          </w:rPr>
          <w:fldChar w:fldCharType="end"/>
        </w:r>
      </w:hyperlink>
    </w:p>
    <w:p w14:paraId="61224372" w14:textId="07B830E7" w:rsidR="0085538A" w:rsidRDefault="00520FF1">
      <w:pPr>
        <w:pStyle w:val="TOC1"/>
        <w:tabs>
          <w:tab w:val="left" w:pos="440"/>
          <w:tab w:val="right" w:leader="dot" w:pos="8630"/>
        </w:tabs>
        <w:rPr>
          <w:rFonts w:eastAsiaTheme="minorEastAsia" w:cstheme="minorBidi"/>
          <w:b w:val="0"/>
          <w:noProof/>
          <w:color w:val="auto"/>
          <w:sz w:val="22"/>
          <w:szCs w:val="22"/>
        </w:rPr>
      </w:pPr>
      <w:hyperlink w:anchor="_Toc466640250" w:history="1">
        <w:r w:rsidR="0085538A" w:rsidRPr="00566FFE">
          <w:rPr>
            <w:rStyle w:val="Hyperlink"/>
            <w:noProof/>
          </w:rPr>
          <w:t>9</w:t>
        </w:r>
        <w:r w:rsidR="0085538A">
          <w:rPr>
            <w:rFonts w:eastAsiaTheme="minorEastAsia" w:cstheme="minorBidi"/>
            <w:b w:val="0"/>
            <w:noProof/>
            <w:color w:val="auto"/>
            <w:sz w:val="22"/>
            <w:szCs w:val="22"/>
          </w:rPr>
          <w:tab/>
        </w:r>
        <w:r w:rsidR="0085538A" w:rsidRPr="00566FFE">
          <w:rPr>
            <w:rStyle w:val="Hyperlink"/>
            <w:noProof/>
          </w:rPr>
          <w:t>Known Issues</w:t>
        </w:r>
        <w:r w:rsidR="0085538A">
          <w:rPr>
            <w:noProof/>
            <w:webHidden/>
          </w:rPr>
          <w:tab/>
        </w:r>
        <w:r w:rsidR="0085538A">
          <w:rPr>
            <w:noProof/>
            <w:webHidden/>
          </w:rPr>
          <w:fldChar w:fldCharType="begin"/>
        </w:r>
        <w:r w:rsidR="0085538A">
          <w:rPr>
            <w:noProof/>
            <w:webHidden/>
          </w:rPr>
          <w:instrText xml:space="preserve"> PAGEREF _Toc466640250 \h </w:instrText>
        </w:r>
        <w:r w:rsidR="0085538A">
          <w:rPr>
            <w:noProof/>
            <w:webHidden/>
          </w:rPr>
        </w:r>
        <w:r w:rsidR="0085538A">
          <w:rPr>
            <w:noProof/>
            <w:webHidden/>
          </w:rPr>
          <w:fldChar w:fldCharType="separate"/>
        </w:r>
        <w:r w:rsidR="004A2273">
          <w:rPr>
            <w:noProof/>
            <w:webHidden/>
          </w:rPr>
          <w:t>37</w:t>
        </w:r>
        <w:r w:rsidR="0085538A">
          <w:rPr>
            <w:noProof/>
            <w:webHidden/>
          </w:rPr>
          <w:fldChar w:fldCharType="end"/>
        </w:r>
      </w:hyperlink>
    </w:p>
    <w:p w14:paraId="7A825B4E" w14:textId="5DEB4F94" w:rsidR="0085538A" w:rsidRDefault="00520FF1">
      <w:pPr>
        <w:pStyle w:val="TOC1"/>
        <w:tabs>
          <w:tab w:val="left" w:pos="660"/>
          <w:tab w:val="right" w:leader="dot" w:pos="8630"/>
        </w:tabs>
        <w:rPr>
          <w:rFonts w:eastAsiaTheme="minorEastAsia" w:cstheme="minorBidi"/>
          <w:b w:val="0"/>
          <w:noProof/>
          <w:color w:val="auto"/>
          <w:sz w:val="22"/>
          <w:szCs w:val="22"/>
        </w:rPr>
      </w:pPr>
      <w:hyperlink w:anchor="_Toc466640251" w:history="1">
        <w:r w:rsidR="0085538A" w:rsidRPr="00566FFE">
          <w:rPr>
            <w:rStyle w:val="Hyperlink"/>
            <w:noProof/>
          </w:rPr>
          <w:t>10</w:t>
        </w:r>
        <w:r w:rsidR="0085538A">
          <w:rPr>
            <w:rFonts w:eastAsiaTheme="minorEastAsia" w:cstheme="minorBidi"/>
            <w:b w:val="0"/>
            <w:noProof/>
            <w:color w:val="auto"/>
            <w:sz w:val="22"/>
            <w:szCs w:val="22"/>
          </w:rPr>
          <w:tab/>
        </w:r>
        <w:r w:rsidR="0085538A" w:rsidRPr="00566FFE">
          <w:rPr>
            <w:rStyle w:val="Hyperlink"/>
            <w:noProof/>
          </w:rPr>
          <w:t>Changes from the previous code release</w:t>
        </w:r>
        <w:r w:rsidR="0085538A">
          <w:rPr>
            <w:noProof/>
            <w:webHidden/>
          </w:rPr>
          <w:tab/>
        </w:r>
        <w:r w:rsidR="0085538A">
          <w:rPr>
            <w:noProof/>
            <w:webHidden/>
          </w:rPr>
          <w:fldChar w:fldCharType="begin"/>
        </w:r>
        <w:r w:rsidR="0085538A">
          <w:rPr>
            <w:noProof/>
            <w:webHidden/>
          </w:rPr>
          <w:instrText xml:space="preserve"> PAGEREF _Toc466640251 \h </w:instrText>
        </w:r>
        <w:r w:rsidR="0085538A">
          <w:rPr>
            <w:noProof/>
            <w:webHidden/>
          </w:rPr>
        </w:r>
        <w:r w:rsidR="0085538A">
          <w:rPr>
            <w:noProof/>
            <w:webHidden/>
          </w:rPr>
          <w:fldChar w:fldCharType="separate"/>
        </w:r>
        <w:r w:rsidR="004A2273">
          <w:rPr>
            <w:noProof/>
            <w:webHidden/>
          </w:rPr>
          <w:t>38</w:t>
        </w:r>
        <w:r w:rsidR="0085538A">
          <w:rPr>
            <w:noProof/>
            <w:webHidden/>
          </w:rPr>
          <w:fldChar w:fldCharType="end"/>
        </w:r>
      </w:hyperlink>
    </w:p>
    <w:p w14:paraId="75F5B8F1" w14:textId="161A8E85" w:rsidR="0085538A" w:rsidRDefault="00520FF1">
      <w:pPr>
        <w:pStyle w:val="TOC1"/>
        <w:tabs>
          <w:tab w:val="right" w:leader="dot" w:pos="8630"/>
        </w:tabs>
        <w:rPr>
          <w:rFonts w:eastAsiaTheme="minorEastAsia" w:cstheme="minorBidi"/>
          <w:b w:val="0"/>
          <w:noProof/>
          <w:color w:val="auto"/>
          <w:sz w:val="22"/>
          <w:szCs w:val="22"/>
        </w:rPr>
      </w:pPr>
      <w:hyperlink w:anchor="_Toc466640252" w:history="1">
        <w:r w:rsidR="0085538A" w:rsidRPr="00566FFE">
          <w:rPr>
            <w:rStyle w:val="Hyperlink"/>
            <w:noProof/>
          </w:rPr>
          <w:t>Legal Notice</w:t>
        </w:r>
        <w:r w:rsidR="0085538A">
          <w:rPr>
            <w:noProof/>
            <w:webHidden/>
          </w:rPr>
          <w:tab/>
        </w:r>
        <w:r w:rsidR="0085538A">
          <w:rPr>
            <w:noProof/>
            <w:webHidden/>
          </w:rPr>
          <w:fldChar w:fldCharType="begin"/>
        </w:r>
        <w:r w:rsidR="0085538A">
          <w:rPr>
            <w:noProof/>
            <w:webHidden/>
          </w:rPr>
          <w:instrText xml:space="preserve"> PAGEREF _Toc466640252 \h </w:instrText>
        </w:r>
        <w:r w:rsidR="0085538A">
          <w:rPr>
            <w:noProof/>
            <w:webHidden/>
          </w:rPr>
        </w:r>
        <w:r w:rsidR="0085538A">
          <w:rPr>
            <w:noProof/>
            <w:webHidden/>
          </w:rPr>
          <w:fldChar w:fldCharType="separate"/>
        </w:r>
        <w:r w:rsidR="004A2273">
          <w:rPr>
            <w:noProof/>
            <w:webHidden/>
          </w:rPr>
          <w:t>39</w:t>
        </w:r>
        <w:r w:rsidR="0085538A">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3" w:name="_Toc466640197"/>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4" w:name="_Toc466640198"/>
      <w:r>
        <w:lastRenderedPageBreak/>
        <w:t>Package Content</w:t>
      </w:r>
      <w:bookmarkEnd w:id="4"/>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5" w:name="_Supporting_Drivers"/>
      <w:bookmarkStart w:id="6" w:name="_Supporting_Drivers_1"/>
      <w:bookmarkStart w:id="7" w:name="_Supporting_Drivers_2"/>
      <w:bookmarkStart w:id="8" w:name="_Supporting_Drivers_3"/>
      <w:bookmarkStart w:id="9" w:name="_Toc466640199"/>
      <w:bookmarkEnd w:id="5"/>
      <w:bookmarkEnd w:id="6"/>
      <w:bookmarkEnd w:id="7"/>
      <w:bookmarkEnd w:id="8"/>
      <w:r>
        <w:t>NFV</w:t>
      </w:r>
      <w:r w:rsidR="0092739C">
        <w:t xml:space="preserve"> San</w:t>
      </w:r>
      <w:r w:rsidR="00A05252">
        <w:t>d</w:t>
      </w:r>
      <w:r w:rsidR="0092739C">
        <w:t>box</w:t>
      </w:r>
      <w:bookmarkEnd w:id="9"/>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4D6C085A" w:rsidR="009C6F6F" w:rsidRDefault="00597091" w:rsidP="009C6F6F">
      <w:pPr>
        <w:pStyle w:val="ListParagraph"/>
        <w:numPr>
          <w:ilvl w:val="0"/>
          <w:numId w:val="29"/>
        </w:numPr>
      </w:pPr>
      <w:r>
        <w:t xml:space="preserve">SIO </w:t>
      </w:r>
      <w:proofErr w:type="spellStart"/>
      <w:r w:rsidR="00FD2C7F">
        <w:t>vRA</w:t>
      </w:r>
      <w:proofErr w:type="spellEnd"/>
      <w:r w:rsidR="00FD2C7F">
        <w:t xml:space="preserve"> </w:t>
      </w:r>
      <w:r>
        <w:t>NSX</w:t>
      </w:r>
    </w:p>
    <w:p w14:paraId="5ED9B211" w14:textId="622AC8AE" w:rsidR="009C6F6F" w:rsidRDefault="00F209C1" w:rsidP="00485A23">
      <w:r>
        <w:t xml:space="preserve">Note: at the moment only the </w:t>
      </w:r>
      <w:proofErr w:type="spellStart"/>
      <w:r w:rsidR="00FD2C7F">
        <w:t>vRA</w:t>
      </w:r>
      <w:proofErr w:type="spellEnd"/>
      <w:r w:rsidR="00FD2C7F">
        <w:t xml:space="preserve"> </w:t>
      </w:r>
      <w:r>
        <w:t>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0" w:name="_Orchestration_Driver"/>
      <w:bookmarkStart w:id="11" w:name="_Orchestration_Driver_1"/>
      <w:bookmarkStart w:id="12" w:name="_Orchestration_Driver_2"/>
      <w:bookmarkStart w:id="13" w:name="_Toc466640200"/>
      <w:bookmarkEnd w:id="10"/>
      <w:bookmarkEnd w:id="11"/>
      <w:bookmarkEnd w:id="12"/>
      <w:r>
        <w:t>Quick Start</w:t>
      </w:r>
      <w:bookmarkEnd w:id="13"/>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ADFC568" w14:textId="48BD8C7D" w:rsidR="00323BD9" w:rsidRDefault="000A1327" w:rsidP="0085538A">
      <w:pPr>
        <w:pStyle w:val="nnormal"/>
        <w:numPr>
          <w:ilvl w:val="0"/>
          <w:numId w:val="28"/>
        </w:numPr>
      </w:pPr>
      <w:r>
        <w:t>Extract the</w:t>
      </w:r>
      <w:r w:rsidR="00323BD9">
        <w:t xml:space="preserve"> </w:t>
      </w:r>
      <w:r>
        <w:t>‘</w:t>
      </w:r>
      <w:r w:rsidR="00323BD9" w:rsidRPr="00436511">
        <w:t>NFVInstaller.zip</w:t>
      </w:r>
      <w:r>
        <w:t>’</w:t>
      </w:r>
      <w:r w:rsidR="00323BD9">
        <w:t xml:space="preserve"> </w:t>
      </w:r>
      <w:r>
        <w:t xml:space="preserve">file </w:t>
      </w:r>
      <w:r w:rsidR="00323BD9">
        <w:t>on the CloudShell appliance</w:t>
      </w:r>
      <w:r>
        <w:t>, and run the ‘Install.cmd’ file to deploy all of the required packages.</w:t>
      </w:r>
    </w:p>
    <w:p w14:paraId="41B7DE11" w14:textId="699DAD00" w:rsidR="009E3D64" w:rsidRDefault="009E3D64" w:rsidP="009E3D64">
      <w:pPr>
        <w:pStyle w:val="nnormal"/>
        <w:numPr>
          <w:ilvl w:val="0"/>
          <w:numId w:val="28"/>
        </w:numPr>
      </w:pPr>
      <w:r>
        <w:t xml:space="preserve">Open the CloudShell portal in a web browser, e.g. </w:t>
      </w:r>
      <w:hyperlink r:id="rId12" w:history="1">
        <w:r w:rsidRPr="00DA7B25">
          <w:rPr>
            <w:rStyle w:val="Hyperlink"/>
          </w:rPr>
          <w:t>http://cloudshell1</w:t>
        </w:r>
      </w:hyperlink>
      <w:r>
        <w:t xml:space="preserve"> and log in as admin/admin</w:t>
      </w:r>
    </w:p>
    <w:p w14:paraId="23B9A4E4" w14:textId="2A67E661" w:rsidR="00B36BDB" w:rsidRDefault="00323BD9" w:rsidP="00B36BDB">
      <w:pPr>
        <w:pStyle w:val="nnormal"/>
        <w:numPr>
          <w:ilvl w:val="0"/>
          <w:numId w:val="28"/>
        </w:numPr>
      </w:pPr>
      <w:r>
        <w:t>Under Inventory in the portal, c</w:t>
      </w:r>
      <w:r w:rsidR="00B36BDB">
        <w:t>reate a Site Manager resource and fill the desired IP ranges</w:t>
      </w:r>
      <w:r>
        <w:t xml:space="preserve"> and other network settings (DNS, NTP, domain suffix)</w:t>
      </w:r>
      <w:r w:rsidR="000A1327">
        <w:t xml:space="preserve"> – There should be one Site Manager per Cloud deployment.</w:t>
      </w:r>
    </w:p>
    <w:p w14:paraId="23F78317" w14:textId="7C942F09" w:rsidR="00B36BDB" w:rsidRDefault="00B36BDB" w:rsidP="00B36BDB">
      <w:pPr>
        <w:pStyle w:val="nnormal"/>
        <w:numPr>
          <w:ilvl w:val="0"/>
          <w:numId w:val="28"/>
        </w:numPr>
      </w:pPr>
      <w:r>
        <w:t xml:space="preserve">Create an </w:t>
      </w:r>
      <w:proofErr w:type="spellStart"/>
      <w:r>
        <w:t>OnRack</w:t>
      </w:r>
      <w:proofErr w:type="spellEnd"/>
      <w:r>
        <w:t xml:space="preserve"> resource and fill the IP and credentials</w:t>
      </w:r>
    </w:p>
    <w:p w14:paraId="6531D3F9" w14:textId="267F286E" w:rsidR="00741489" w:rsidRDefault="00741489" w:rsidP="00485A23">
      <w:pPr>
        <w:pStyle w:val="nnormal"/>
        <w:numPr>
          <w:ilvl w:val="0"/>
          <w:numId w:val="28"/>
        </w:numPr>
      </w:pPr>
      <w:r>
        <w:t>Select a sandbox type</w:t>
      </w:r>
      <w:r w:rsidR="0061039D">
        <w:t xml:space="preserve"> (e.g. </w:t>
      </w:r>
      <w:r w:rsidR="00485A23">
        <w:t xml:space="preserve">SIO </w:t>
      </w:r>
      <w:proofErr w:type="spellStart"/>
      <w:r w:rsidR="00FD2C7F">
        <w:t>vRA</w:t>
      </w:r>
      <w:proofErr w:type="spellEnd"/>
      <w:r w:rsidR="00FD2C7F">
        <w:t xml:space="preserve"> </w:t>
      </w:r>
      <w:r w:rsidR="00485A23">
        <w:t>NSX</w:t>
      </w:r>
      <w:r w:rsidR="0061039D">
        <w:t xml:space="preserve">) </w:t>
      </w:r>
      <w:r w:rsidR="005D2F6E">
        <w:t xml:space="preserve">and reserve it. Choose a duration greater than 8 hours. </w:t>
      </w:r>
    </w:p>
    <w:p w14:paraId="02AC9AA1" w14:textId="773EBB41" w:rsidR="009E3D64" w:rsidRDefault="009E3D64" w:rsidP="0085538A">
      <w:pPr>
        <w:pStyle w:val="nnormal"/>
        <w:numPr>
          <w:ilvl w:val="0"/>
          <w:numId w:val="28"/>
        </w:numPr>
      </w:pPr>
      <w:r w:rsidRPr="0085538A">
        <w:t xml:space="preserve">Execute </w:t>
      </w:r>
      <w:r w:rsidRPr="00947636">
        <w:rPr>
          <w:b/>
        </w:rPr>
        <w:t>Set Inputs</w:t>
      </w:r>
      <w:r>
        <w:t xml:space="preserve"> to generate IPs</w:t>
      </w:r>
    </w:p>
    <w:p w14:paraId="415350D1" w14:textId="48175C4F" w:rsidR="009E3D64" w:rsidRDefault="009E3D64" w:rsidP="0085538A">
      <w:pPr>
        <w:pStyle w:val="nnormal"/>
        <w:numPr>
          <w:ilvl w:val="0"/>
          <w:numId w:val="28"/>
        </w:numPr>
      </w:pPr>
      <w:r>
        <w:t xml:space="preserve">Customize settings on </w:t>
      </w:r>
      <w:r w:rsidR="000A1327">
        <w:t>the different components</w:t>
      </w:r>
      <w:r>
        <w:t xml:space="preserve"> (</w:t>
      </w:r>
      <w:r w:rsidR="000A1327">
        <w:t>vCenter, NSX, etc.</w:t>
      </w:r>
      <w:r>
        <w:t>)</w:t>
      </w:r>
    </w:p>
    <w:p w14:paraId="5FC35006" w14:textId="433D2B00" w:rsidR="00323BD9" w:rsidRPr="0085538A" w:rsidRDefault="0061039D" w:rsidP="00741489">
      <w:pPr>
        <w:pStyle w:val="nnormal"/>
        <w:numPr>
          <w:ilvl w:val="0"/>
          <w:numId w:val="28"/>
        </w:numPr>
      </w:pPr>
      <w:r>
        <w:t xml:space="preserve">Execute </w:t>
      </w:r>
      <w:r w:rsidR="009E3D64" w:rsidRPr="0085538A">
        <w:rPr>
          <w:b/>
        </w:rPr>
        <w:t>Run Orchestration Steps</w:t>
      </w:r>
    </w:p>
    <w:p w14:paraId="5556B7EB" w14:textId="1CA772D9" w:rsidR="0061039D" w:rsidRDefault="00323BD9">
      <w:pPr>
        <w:pStyle w:val="nnormal"/>
        <w:numPr>
          <w:ilvl w:val="0"/>
          <w:numId w:val="28"/>
        </w:numPr>
      </w:pPr>
      <w:r>
        <w:t xml:space="preserve">When you need to refresh the </w:t>
      </w:r>
      <w:proofErr w:type="spellStart"/>
      <w:r>
        <w:t>OnRack</w:t>
      </w:r>
      <w:proofErr w:type="spellEnd"/>
      <w:r>
        <w:t xml:space="preserve"> inventory: Reserve the sandbox </w:t>
      </w:r>
      <w:proofErr w:type="spellStart"/>
      <w:r>
        <w:t>OnRack</w:t>
      </w:r>
      <w:proofErr w:type="spellEnd"/>
      <w:r>
        <w:t xml:space="preserve"> Discovery. It will automatically add all </w:t>
      </w:r>
      <w:proofErr w:type="spellStart"/>
      <w:r>
        <w:t>OnRack</w:t>
      </w:r>
      <w:proofErr w:type="spellEnd"/>
      <w:r>
        <w:t xml:space="preserve"> resources defined in step #5, run </w:t>
      </w:r>
      <w:proofErr w:type="spellStart"/>
      <w:r>
        <w:t>autodiscovery</w:t>
      </w:r>
      <w:proofErr w:type="spellEnd"/>
      <w:r>
        <w:t xml:space="preserve"> on them, and sync </w:t>
      </w:r>
      <w:proofErr w:type="spellStart"/>
      <w:r>
        <w:t>CloudShell</w:t>
      </w:r>
      <w:proofErr w:type="spellEnd"/>
      <w:r>
        <w:t xml:space="preserve"> with the </w:t>
      </w:r>
      <w:proofErr w:type="spellStart"/>
      <w:r>
        <w:t>OnRack</w:t>
      </w:r>
      <w:proofErr w:type="spellEnd"/>
      <w:r>
        <w:t xml:space="preserve"> server inventory. End the reservation after this process completes. You can repeat this discovery </w:t>
      </w:r>
      <w:r>
        <w:lastRenderedPageBreak/>
        <w:t xml:space="preserve">step whenever the </w:t>
      </w:r>
      <w:proofErr w:type="spellStart"/>
      <w:r>
        <w:t>OnRack</w:t>
      </w:r>
      <w:proofErr w:type="spellEnd"/>
      <w:r>
        <w:t xml:space="preserve"> server inventory may have changed</w:t>
      </w:r>
      <w:r w:rsidR="000A1327">
        <w:t>, or schedule it to run daily</w:t>
      </w:r>
      <w:r>
        <w:t>.</w:t>
      </w:r>
    </w:p>
    <w:p w14:paraId="469559F9" w14:textId="273E4105" w:rsidR="005D2F6E" w:rsidRDefault="005D2F6E" w:rsidP="005D2F6E">
      <w:pPr>
        <w:pStyle w:val="Heading2"/>
      </w:pPr>
      <w:bookmarkStart w:id="14" w:name="_Toc466640201"/>
      <w:r>
        <w:t>Deploying the CloudShell appliance</w:t>
      </w:r>
      <w:bookmarkEnd w:id="14"/>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66C5222B" w:rsidR="002C34B1" w:rsidRDefault="002C34B1" w:rsidP="00CB0D7A">
      <w:pPr>
        <w:pStyle w:val="nnormal"/>
        <w:numPr>
          <w:ilvl w:val="0"/>
          <w:numId w:val="42"/>
        </w:numPr>
      </w:pPr>
      <w:r>
        <w:t>150G of storage</w:t>
      </w:r>
    </w:p>
    <w:p w14:paraId="5DD1A5E4" w14:textId="77777777" w:rsidR="00323BD9" w:rsidRDefault="00323BD9" w:rsidP="0085538A">
      <w:pPr>
        <w:pStyle w:val="nnormal"/>
      </w:pPr>
    </w:p>
    <w:p w14:paraId="67A8AB97" w14:textId="4ED5F332" w:rsidR="00323BD9" w:rsidRDefault="00323BD9" w:rsidP="0085538A">
      <w:pPr>
        <w:pStyle w:val="nnormal"/>
      </w:pPr>
      <w:r>
        <w:t xml:space="preserve">The CloudShell appliance has two </w:t>
      </w:r>
      <w:proofErr w:type="spellStart"/>
      <w:r>
        <w:t>vNICs</w:t>
      </w:r>
      <w:proofErr w:type="spellEnd"/>
      <w:r>
        <w:t xml:space="preserve">, one for the management network and one for the </w:t>
      </w:r>
      <w:proofErr w:type="spellStart"/>
      <w:r>
        <w:t>OnRack</w:t>
      </w:r>
      <w:proofErr w:type="spellEnd"/>
      <w:r>
        <w:t xml:space="preserve"> PXE network. Assign these to the appropriate </w:t>
      </w:r>
      <w:proofErr w:type="spellStart"/>
      <w:r>
        <w:t>portgroups</w:t>
      </w:r>
      <w:proofErr w:type="spellEnd"/>
      <w:r>
        <w:t xml:space="preserve"> when deploying:</w:t>
      </w:r>
    </w:p>
    <w:p w14:paraId="4CCB9B7E" w14:textId="77777777" w:rsidR="00323BD9" w:rsidRDefault="00323BD9" w:rsidP="00323BD9">
      <w:pPr>
        <w:pStyle w:val="nnormal"/>
        <w:numPr>
          <w:ilvl w:val="0"/>
          <w:numId w:val="42"/>
        </w:numPr>
      </w:pPr>
      <w:r>
        <w:rPr>
          <w:noProof/>
          <w:lang w:eastAsia="en-US" w:bidi="ar-SA"/>
        </w:rPr>
        <w:drawing>
          <wp:inline distT="0" distB="0" distL="0" distR="0" wp14:anchorId="3A19103C" wp14:editId="6E909101">
            <wp:extent cx="4191000" cy="40090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7246" cy="4015074"/>
                    </a:xfrm>
                    <a:prstGeom prst="rect">
                      <a:avLst/>
                    </a:prstGeom>
                    <a:noFill/>
                    <a:ln>
                      <a:noFill/>
                    </a:ln>
                  </pic:spPr>
                </pic:pic>
              </a:graphicData>
            </a:graphic>
          </wp:inline>
        </w:drawing>
      </w:r>
    </w:p>
    <w:p w14:paraId="33BCA8E8" w14:textId="77777777" w:rsidR="00323BD9" w:rsidRDefault="00323BD9" w:rsidP="0085538A">
      <w:pPr>
        <w:pStyle w:val="nnormal"/>
      </w:pP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7AB3E4E6"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6261532C" w14:textId="68AB87F6" w:rsidR="00152A73" w:rsidRDefault="00152A73">
      <w:pPr>
        <w:pStyle w:val="nnormal"/>
        <w:numPr>
          <w:ilvl w:val="0"/>
          <w:numId w:val="30"/>
        </w:numPr>
      </w:pPr>
      <w:proofErr w:type="spellStart"/>
      <w:r>
        <w:t>vRA</w:t>
      </w:r>
      <w:proofErr w:type="spellEnd"/>
      <w:r>
        <w:t xml:space="preserve"> OVA in c:\deploy</w:t>
      </w:r>
    </w:p>
    <w:p w14:paraId="7CC1F5CD" w14:textId="66CE0740" w:rsidR="00C965E0" w:rsidRDefault="00C965E0" w:rsidP="00FF2328">
      <w:pPr>
        <w:pStyle w:val="Heading3"/>
        <w:ind w:left="810" w:hanging="810"/>
      </w:pPr>
      <w:bookmarkStart w:id="15" w:name="_Toc466640202"/>
      <w:r>
        <w:t>Configuring CloudShell VM</w:t>
      </w:r>
      <w:bookmarkEnd w:id="15"/>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w:t>
      </w:r>
      <w:proofErr w:type="spellStart"/>
      <w:r>
        <w:t>vCenter</w:t>
      </w:r>
      <w:proofErr w:type="spellEnd"/>
      <w:r>
        <w:t xml:space="preserve">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bidi="ar-SA"/>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bidi="ar-SA"/>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lastRenderedPageBreak/>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1CB308BF" w:rsidR="004C5FA5" w:rsidRDefault="004C5FA5" w:rsidP="004C5FA5">
      <w:pPr>
        <w:pStyle w:val="nnormal"/>
        <w:rPr>
          <w:noProof/>
        </w:rPr>
      </w:pPr>
      <w:r>
        <w:rPr>
          <w:noProof/>
          <w:lang w:eastAsia="en-US" w:bidi="ar-SA"/>
        </w:rPr>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7402" cy="2221084"/>
                    </a:xfrm>
                    <a:prstGeom prst="rect">
                      <a:avLst/>
                    </a:prstGeom>
                  </pic:spPr>
                </pic:pic>
              </a:graphicData>
            </a:graphic>
          </wp:inline>
        </w:drawing>
      </w:r>
      <w:r>
        <w:rPr>
          <w:noProof/>
        </w:rPr>
        <w:tab/>
      </w:r>
    </w:p>
    <w:p w14:paraId="4AFDF4A1" w14:textId="77777777" w:rsidR="00323BD9" w:rsidRDefault="00323BD9" w:rsidP="00323BD9">
      <w:pPr>
        <w:pStyle w:val="nnormal"/>
        <w:rPr>
          <w:noProof/>
        </w:rPr>
      </w:pPr>
      <w:r>
        <w:rPr>
          <w:noProof/>
        </w:rPr>
        <w:t>Repeat this process for Ethernet 2, assigning an address on the 172.31.128.0 network with a netmask of 255.255.252.0 to communicate on the OnRack PXE network.</w:t>
      </w:r>
    </w:p>
    <w:p w14:paraId="0F8DC6F0" w14:textId="0EECD7EB" w:rsidR="001744E4" w:rsidRDefault="001744E4" w:rsidP="00CC7CDA">
      <w:pPr>
        <w:pStyle w:val="Heading3"/>
        <w:ind w:left="900" w:hanging="900"/>
      </w:pPr>
      <w:bookmarkStart w:id="16" w:name="_Toc466640203"/>
      <w:bookmarkStart w:id="17" w:name="_Toc466544750"/>
      <w:bookmarkStart w:id="18" w:name="_Toc466640206"/>
      <w:bookmarkStart w:id="19" w:name="_Toc466544751"/>
      <w:bookmarkStart w:id="20" w:name="_Toc466640207"/>
      <w:bookmarkStart w:id="21" w:name="_Toc466544752"/>
      <w:bookmarkStart w:id="22" w:name="_Toc466640208"/>
      <w:bookmarkStart w:id="23" w:name="_Toc466640209"/>
      <w:bookmarkEnd w:id="16"/>
      <w:bookmarkEnd w:id="17"/>
      <w:bookmarkEnd w:id="18"/>
      <w:bookmarkEnd w:id="19"/>
      <w:bookmarkEnd w:id="20"/>
      <w:bookmarkEnd w:id="21"/>
      <w:bookmarkEnd w:id="22"/>
      <w:r>
        <w:t>Installing CloudShell license token</w:t>
      </w:r>
      <w:bookmarkEnd w:id="23"/>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bidi="ar-SA"/>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lastRenderedPageBreak/>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24" w:name="_Toc466640210"/>
      <w:r>
        <w:t>CloudShell Services overview</w:t>
      </w:r>
      <w:bookmarkEnd w:id="24"/>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00D890E2" w:rsidR="00344C1E" w:rsidRDefault="00344C1E">
      <w:pPr>
        <w:pStyle w:val="nnormal"/>
      </w:pPr>
      <w:r>
        <w:t xml:space="preserve">CloudShell </w:t>
      </w:r>
      <w:r w:rsidR="002C6FE8">
        <w:t xml:space="preserve">Portal </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0F3AE481" w:rsidR="002C6FE8" w:rsidRDefault="002C6FE8">
      <w:pPr>
        <w:pStyle w:val="Heading4"/>
        <w:ind w:left="990" w:hanging="990"/>
      </w:pPr>
      <w:r>
        <w:t xml:space="preserve">CloudShell Portal </w:t>
      </w:r>
    </w:p>
    <w:p w14:paraId="576575DD" w14:textId="01E4B784" w:rsidR="002C6FE8" w:rsidRPr="002C6FE8" w:rsidRDefault="00160E6F">
      <w:pPr>
        <w:rPr>
          <w:lang w:eastAsia="zh-CN"/>
        </w:rPr>
      </w:pPr>
      <w:r>
        <w:rPr>
          <w:lang w:eastAsia="zh-CN"/>
        </w:rPr>
        <w:t xml:space="preserve">The CloudShell Portal is running under the IIS installed on the CloudShell VM. To manage it, use the IIS Manager. </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lang w:bidi="ar-SA"/>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w:t>
      </w:r>
      <w:proofErr w:type="spellStart"/>
      <w:r w:rsidRPr="00762BAA">
        <w:rPr>
          <w:lang w:eastAsia="zh-CN"/>
        </w:rPr>
        <w:t>Qualisystems</w:t>
      </w:r>
      <w:proofErr w:type="spellEnd"/>
      <w:r w:rsidRPr="00762BAA">
        <w:rPr>
          <w:lang w:eastAsia="zh-CN"/>
        </w:rPr>
        <w:t>\</w:t>
      </w:r>
      <w:proofErr w:type="spellStart"/>
      <w:r w:rsidRPr="00762BAA">
        <w:rPr>
          <w:lang w:eastAsia="zh-CN"/>
        </w:rPr>
        <w:t>TestShell</w:t>
      </w:r>
      <w:proofErr w:type="spellEnd"/>
      <w:r w:rsidRPr="00762BAA">
        <w:rPr>
          <w:lang w:eastAsia="zh-CN"/>
        </w:rPr>
        <w:t>\</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25" w:name="_Toc466640211"/>
      <w:r>
        <w:lastRenderedPageBreak/>
        <w:t>CloudShell Portal</w:t>
      </w:r>
      <w:bookmarkEnd w:id="25"/>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bidi="ar-SA"/>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bidi="ar-SA"/>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bidi="ar-SA"/>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bidi="ar-SA"/>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bidi="ar-SA"/>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26" w:name="_Toc466640212"/>
      <w:r>
        <w:t>Importing the NFV Package</w:t>
      </w:r>
      <w:bookmarkEnd w:id="26"/>
    </w:p>
    <w:p w14:paraId="21444375" w14:textId="33D69C80" w:rsidR="00965956" w:rsidRPr="00FF2328" w:rsidRDefault="00B25D3A" w:rsidP="00C8740D">
      <w:pPr>
        <w:pStyle w:val="nnormal"/>
      </w:pPr>
      <w:r>
        <w:t xml:space="preserve">The NFV Environment and Services need to be imported to the CloudShell VM. </w:t>
      </w:r>
    </w:p>
    <w:p w14:paraId="3D72061B" w14:textId="19B3A7C5" w:rsidR="002D7A7F" w:rsidRDefault="002D7A7F" w:rsidP="00DF58BB">
      <w:pPr>
        <w:pStyle w:val="Heading3"/>
        <w:ind w:left="810" w:hanging="810"/>
      </w:pPr>
      <w:bookmarkStart w:id="27" w:name="_Toc466640213"/>
      <w:r>
        <w:t>I</w:t>
      </w:r>
      <w:r w:rsidR="00323BD9">
        <w:t xml:space="preserve">nstalling </w:t>
      </w:r>
      <w:r>
        <w:t xml:space="preserve">the NFV Solution package </w:t>
      </w:r>
      <w:r w:rsidR="00323BD9">
        <w:t xml:space="preserve">on the </w:t>
      </w:r>
      <w:r>
        <w:t xml:space="preserve">CloudShell </w:t>
      </w:r>
      <w:r w:rsidR="00323BD9">
        <w:t>VM</w:t>
      </w:r>
      <w:bookmarkEnd w:id="27"/>
    </w:p>
    <w:p w14:paraId="18C2C106" w14:textId="77777777" w:rsidR="00323BD9" w:rsidRDefault="00323BD9" w:rsidP="00323BD9">
      <w:pPr>
        <w:pStyle w:val="nnormal"/>
      </w:pPr>
      <w:r>
        <w:t>After setting the CloudShell license, log in to the CloudShell desktop. Obtain NFVInstall.zip and extract it locally on the CloudShell desktop. It contains the following files:</w:t>
      </w:r>
    </w:p>
    <w:p w14:paraId="0273C1C0" w14:textId="77777777" w:rsidR="00323BD9" w:rsidRDefault="00323BD9" w:rsidP="00323BD9">
      <w:pPr>
        <w:pStyle w:val="nnormal"/>
        <w:numPr>
          <w:ilvl w:val="0"/>
          <w:numId w:val="30"/>
        </w:numPr>
      </w:pPr>
      <w:r>
        <w:t>compute-shell.zip</w:t>
      </w:r>
    </w:p>
    <w:p w14:paraId="2DDC8990" w14:textId="77777777" w:rsidR="00323BD9" w:rsidRDefault="00323BD9" w:rsidP="00323BD9">
      <w:pPr>
        <w:pStyle w:val="nnormal"/>
        <w:numPr>
          <w:ilvl w:val="0"/>
          <w:numId w:val="30"/>
        </w:numPr>
      </w:pPr>
      <w:r>
        <w:t>onrack-shell.zip</w:t>
      </w:r>
    </w:p>
    <w:p w14:paraId="0096369B" w14:textId="77777777" w:rsidR="00323BD9" w:rsidRDefault="00323BD9" w:rsidP="00323BD9">
      <w:pPr>
        <w:pStyle w:val="nnormal"/>
        <w:numPr>
          <w:ilvl w:val="0"/>
          <w:numId w:val="30"/>
        </w:numPr>
      </w:pPr>
      <w:r>
        <w:t>site_manager_shell.zip</w:t>
      </w:r>
    </w:p>
    <w:p w14:paraId="1DB981E5" w14:textId="77777777" w:rsidR="00323BD9" w:rsidRDefault="00323BD9" w:rsidP="00323BD9">
      <w:pPr>
        <w:pStyle w:val="nnormal"/>
        <w:numPr>
          <w:ilvl w:val="0"/>
          <w:numId w:val="30"/>
        </w:numPr>
      </w:pPr>
      <w:r>
        <w:t>NFV Build Environment.zip</w:t>
      </w:r>
    </w:p>
    <w:p w14:paraId="70B900C3" w14:textId="77777777" w:rsidR="00323BD9" w:rsidRDefault="00323BD9" w:rsidP="00323BD9">
      <w:pPr>
        <w:pStyle w:val="nnormal"/>
        <w:numPr>
          <w:ilvl w:val="0"/>
          <w:numId w:val="30"/>
        </w:numPr>
      </w:pPr>
      <w:r>
        <w:t>Python site packages.zip</w:t>
      </w:r>
    </w:p>
    <w:p w14:paraId="045F24A1" w14:textId="77777777" w:rsidR="00323BD9" w:rsidRDefault="00323BD9" w:rsidP="00323BD9">
      <w:pPr>
        <w:pStyle w:val="nnormal"/>
        <w:numPr>
          <w:ilvl w:val="0"/>
          <w:numId w:val="30"/>
        </w:numPr>
      </w:pPr>
      <w:r>
        <w:t>worker.py</w:t>
      </w:r>
    </w:p>
    <w:p w14:paraId="510CE005" w14:textId="77777777" w:rsidR="00323BD9" w:rsidRDefault="00323BD9" w:rsidP="00323BD9">
      <w:pPr>
        <w:pStyle w:val="nnormal"/>
        <w:numPr>
          <w:ilvl w:val="0"/>
          <w:numId w:val="30"/>
        </w:numPr>
      </w:pPr>
      <w:r>
        <w:t>INSTALL.cmd</w:t>
      </w:r>
    </w:p>
    <w:p w14:paraId="75FB0E1C" w14:textId="0932F319" w:rsidR="00323BD9" w:rsidRDefault="00323BD9" w:rsidP="00323BD9">
      <w:pPr>
        <w:pStyle w:val="nnormal"/>
      </w:pPr>
      <w:r>
        <w:t xml:space="preserve">Double-click INSTALL.cmd. This will install dependencies to the CloudShell Python directory and automatically import all required shell and environment packages into CloudShell. At this point, the sandboxes will be available in the portal and you can enter your settings and run an </w:t>
      </w:r>
      <w:proofErr w:type="spellStart"/>
      <w:r>
        <w:t>autodiscovery</w:t>
      </w:r>
      <w:proofErr w:type="spellEnd"/>
      <w:r>
        <w:t xml:space="preserve"> and deployment.</w:t>
      </w:r>
    </w:p>
    <w:p w14:paraId="3B593066" w14:textId="77777777" w:rsidR="00323BD9" w:rsidRDefault="00323BD9" w:rsidP="00323BD9">
      <w:pPr>
        <w:pStyle w:val="nnormal"/>
      </w:pPr>
      <w:r>
        <w:t>When you receive an updated NFV software release, repeat this procedure with the new NFVInstall.zip. The installer will perform an in-place upgrade of all dependencies and code.</w:t>
      </w:r>
    </w:p>
    <w:p w14:paraId="67A28601" w14:textId="77777777" w:rsidR="00323BD9" w:rsidRDefault="00323BD9" w:rsidP="00323BD9"/>
    <w:p w14:paraId="1B0DDEE7" w14:textId="77777777" w:rsidR="002D7A7F" w:rsidRPr="00FF2328" w:rsidRDefault="002D7A7F" w:rsidP="00DF58BB">
      <w:pPr>
        <w:pStyle w:val="nnormal"/>
      </w:pPr>
    </w:p>
    <w:p w14:paraId="5EE87153" w14:textId="0A7DB661" w:rsidR="0098166A" w:rsidRDefault="0098166A" w:rsidP="0098166A">
      <w:pPr>
        <w:pStyle w:val="Heading2"/>
      </w:pPr>
      <w:bookmarkStart w:id="28" w:name="_Toc466640214"/>
      <w:r>
        <w:t>Inputs</w:t>
      </w:r>
      <w:bookmarkEnd w:id="28"/>
      <w:r>
        <w:t xml:space="preserve"> </w:t>
      </w:r>
    </w:p>
    <w:p w14:paraId="16506AC6" w14:textId="2E1B688B" w:rsidR="0098166A" w:rsidRDefault="00FD2C7F" w:rsidP="0098166A">
      <w:pPr>
        <w:pStyle w:val="nnormal"/>
      </w:pPr>
      <w:r>
        <w:t>Inputs</w:t>
      </w:r>
      <w:r w:rsidR="0098166A">
        <w:t xml:space="preserve"> are divided according to component. Before starting to deploy, </w:t>
      </w:r>
      <w:r w:rsidR="002675FB">
        <w:t xml:space="preserve">you must run </w:t>
      </w:r>
      <w:r w:rsidR="002675FB" w:rsidRPr="0085538A">
        <w:rPr>
          <w:b/>
        </w:rPr>
        <w:t>Set Inputs</w:t>
      </w:r>
      <w:r w:rsidR="0098166A">
        <w:t xml:space="preserve"> </w:t>
      </w:r>
      <w:r w:rsidR="002675FB">
        <w:t xml:space="preserve">to set </w:t>
      </w:r>
      <w:r w:rsidR="0098166A">
        <w:t xml:space="preserve">the service attributes of all the components in the reservation. </w:t>
      </w:r>
      <w:r w:rsidR="002675FB">
        <w:t xml:space="preserve">Most values are already set and are hidden by default. Some values are set to auto-generated IP addresses based on the pools defined in the Site Manager. </w:t>
      </w:r>
    </w:p>
    <w:p w14:paraId="1B48835F" w14:textId="5D76EC8C" w:rsidR="003D28C0" w:rsidRDefault="003D28C0" w:rsidP="003D28C0">
      <w:pPr>
        <w:pStyle w:val="Heading2"/>
      </w:pPr>
      <w:bookmarkStart w:id="29" w:name="_Toc466640215"/>
      <w:bookmarkStart w:id="30" w:name="_Toc466640216"/>
      <w:bookmarkStart w:id="31" w:name="_Toc466640218"/>
      <w:bookmarkEnd w:id="29"/>
      <w:bookmarkEnd w:id="30"/>
      <w:r>
        <w:t>Logs</w:t>
      </w:r>
      <w:bookmarkEnd w:id="31"/>
    </w:p>
    <w:p w14:paraId="0675CB09" w14:textId="5A0C74D3" w:rsidR="00F8111C" w:rsidRDefault="0061039D">
      <w:pPr>
        <w:pStyle w:val="nnormal"/>
      </w:pPr>
      <w:r>
        <w:t xml:space="preserve">All </w:t>
      </w:r>
      <w:r w:rsidR="0097582F">
        <w:t xml:space="preserve">automation </w:t>
      </w:r>
      <w:r>
        <w:t xml:space="preserve">activity is logged to </w:t>
      </w:r>
      <w:r w:rsidR="002675FB" w:rsidRPr="0074434E">
        <w:rPr>
          <w:b/>
        </w:rPr>
        <w:t>C:\ProgramData\QualiSystems\</w:t>
      </w:r>
      <w:r w:rsidR="002675FB">
        <w:rPr>
          <w:b/>
        </w:rPr>
        <w:t>Logs\&lt;reservation id&gt;\Orchestration</w:t>
      </w:r>
      <w:r w:rsidR="002675FB" w:rsidRPr="0074434E">
        <w:rPr>
          <w:b/>
        </w:rPr>
        <w:t>.log</w:t>
      </w:r>
      <w:r w:rsidR="002675FB" w:rsidRPr="0085538A">
        <w:t xml:space="preserve"> (summary of high-level steps) and </w:t>
      </w:r>
      <w:r w:rsidRPr="0074434E">
        <w:rPr>
          <w:b/>
        </w:rPr>
        <w:t>C:\ProgramData\QualiSystems\</w:t>
      </w:r>
      <w:r w:rsidR="002675FB">
        <w:rPr>
          <w:b/>
        </w:rPr>
        <w:t>Logs\&lt;reservation id&gt;\</w:t>
      </w:r>
      <w:r w:rsidR="003B3C91">
        <w:rPr>
          <w:b/>
        </w:rPr>
        <w:t>Shells</w:t>
      </w:r>
      <w:r w:rsidRPr="0074434E">
        <w:rPr>
          <w:b/>
        </w:rPr>
        <w:t>.log</w:t>
      </w:r>
      <w:r w:rsidR="002675FB">
        <w:t xml:space="preserve"> (all details). </w:t>
      </w:r>
    </w:p>
    <w:p w14:paraId="54CD6B59" w14:textId="2AEAAC87" w:rsidR="00F8111C" w:rsidRDefault="002675FB" w:rsidP="00F8111C">
      <w:pPr>
        <w:pStyle w:val="nnormal"/>
      </w:pPr>
      <w:r>
        <w:t xml:space="preserve">Shells.log </w:t>
      </w:r>
      <w:r w:rsidR="0061039D">
        <w:t>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ull contents of generated config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2DE5106D" w:rsidR="003D28C0" w:rsidRDefault="0061039D" w:rsidP="00F8111C">
      <w:pPr>
        <w:pStyle w:val="nnormal"/>
      </w:pPr>
      <w:r>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47B3F6C8" w14:textId="429A1CDD" w:rsidR="002675FB" w:rsidRDefault="002675FB" w:rsidP="0085538A">
      <w:pPr>
        <w:pStyle w:val="nnormal"/>
      </w:pPr>
      <w:r>
        <w:t xml:space="preserve">The </w:t>
      </w:r>
      <w:r w:rsidR="003C3DA8">
        <w:t>‘</w:t>
      </w:r>
      <w:r>
        <w:t>Attach Logs</w:t>
      </w:r>
      <w:r w:rsidR="003C3DA8">
        <w:t>’</w:t>
      </w:r>
      <w:r>
        <w:t xml:space="preserve"> function zips all logs related to the current reservation and attaches logs.zip to the reservation. After running, refresh the page and download logs.zip using the paperclip icon near the upper right corner.</w:t>
      </w:r>
      <w:r w:rsidR="006A7F69">
        <w:t xml:space="preserve"> This can help you get the relevant logs without logging into the </w:t>
      </w:r>
      <w:proofErr w:type="spellStart"/>
      <w:r w:rsidR="006A7F69">
        <w:t>CloudShell</w:t>
      </w:r>
      <w:proofErr w:type="spellEnd"/>
      <w:r w:rsidR="006A7F69">
        <w:t xml:space="preserve"> </w:t>
      </w:r>
      <w:proofErr w:type="spellStart"/>
      <w:r w:rsidR="006A7F69">
        <w:t>vm</w:t>
      </w:r>
      <w:proofErr w:type="spellEnd"/>
      <w:r w:rsidR="006A7F69">
        <w:t>.</w:t>
      </w:r>
    </w:p>
    <w:p w14:paraId="4997D987" w14:textId="070BF46D" w:rsidR="002675FB" w:rsidRPr="0085538A" w:rsidRDefault="002675FB" w:rsidP="00F8111C">
      <w:pPr>
        <w:pStyle w:val="nnormal"/>
        <w:rPr>
          <w:sz w:val="24"/>
        </w:rPr>
      </w:pPr>
      <w:r>
        <w:t xml:space="preserve">The </w:t>
      </w:r>
      <w:r w:rsidR="003C3DA8">
        <w:t>‘</w:t>
      </w:r>
      <w:r>
        <w:t>Clean Logs</w:t>
      </w:r>
      <w:r w:rsidR="003C3DA8">
        <w:t>’</w:t>
      </w:r>
      <w:r>
        <w:t xml:space="preserve"> function moves orchestration.log and shells.log to backup files and clears them. This can be useful to </w:t>
      </w:r>
      <w:r w:rsidR="003C3DA8">
        <w:t xml:space="preserve">use </w:t>
      </w:r>
      <w:r>
        <w:t xml:space="preserve">before starting a new run. </w:t>
      </w:r>
    </w:p>
    <w:p w14:paraId="28DF026D" w14:textId="0AF51E34" w:rsidR="003D28C0" w:rsidRDefault="003D28C0" w:rsidP="003D28C0">
      <w:pPr>
        <w:pStyle w:val="Heading2"/>
      </w:pPr>
      <w:bookmarkStart w:id="32" w:name="_Toc466640219"/>
      <w:r>
        <w:t>Executing in steps</w:t>
      </w:r>
      <w:bookmarkEnd w:id="32"/>
    </w:p>
    <w:p w14:paraId="50100C6E" w14:textId="449B4BA2" w:rsidR="002675FB"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w:t>
      </w:r>
      <w:r w:rsidR="002675FB">
        <w:t>Setup</w:t>
      </w:r>
      <w:r>
        <w:t xml:space="preserve">. </w:t>
      </w:r>
    </w:p>
    <w:p w14:paraId="7C566D58" w14:textId="70DDFA15" w:rsidR="00323BD9" w:rsidRDefault="002675FB" w:rsidP="00384E8D">
      <w:pPr>
        <w:pStyle w:val="nnormal"/>
      </w:pPr>
      <w:r>
        <w:t xml:space="preserve">You can run a custom subset of steps using </w:t>
      </w:r>
      <w:r w:rsidR="003C3DA8">
        <w:t>‘</w:t>
      </w:r>
      <w:r>
        <w:t>Run Orchestration Steps</w:t>
      </w:r>
      <w:r w:rsidR="003C3DA8">
        <w:t>’</w:t>
      </w:r>
      <w:r>
        <w:t xml:space="preserve">, </w:t>
      </w:r>
      <w:r w:rsidR="00271644">
        <w:t xml:space="preserve">specifying </w:t>
      </w:r>
      <w:r>
        <w:t xml:space="preserve">a list of step numbers to include and/or exclude. </w:t>
      </w:r>
      <w:r w:rsidR="00323BD9">
        <w:t xml:space="preserve">This can be helpful when you need to skip steps, resume an interrupted deployment, or repeat some orchestration steps after changing inputs. If you know you need to make custom manual adjustments in the middle of the deployment, you can program the orchestration to perform only the steps </w:t>
      </w:r>
      <w:r w:rsidR="00323BD9">
        <w:lastRenderedPageBreak/>
        <w:t>leading up to that point, then later run the rest, without having to manually start and stop or start from the beginning.</w:t>
      </w:r>
    </w:p>
    <w:p w14:paraId="6E924C6C" w14:textId="4976922B" w:rsidR="002675FB" w:rsidRDefault="002675FB" w:rsidP="00384E8D">
      <w:pPr>
        <w:pStyle w:val="nnormal"/>
      </w:pPr>
      <w:r>
        <w:t xml:space="preserve">To </w:t>
      </w:r>
      <w:r w:rsidR="00271644">
        <w:t xml:space="preserve">get the </w:t>
      </w:r>
      <w:r>
        <w:t xml:space="preserve">step numbers, run </w:t>
      </w:r>
      <w:r w:rsidR="003C3DA8">
        <w:t>‘</w:t>
      </w:r>
      <w:r>
        <w:t>Generate Orchestration Steps File</w:t>
      </w:r>
      <w:r w:rsidR="003C3DA8">
        <w:t>’</w:t>
      </w:r>
      <w:r>
        <w:t xml:space="preserve">, refresh the page, and download </w:t>
      </w:r>
      <w:r w:rsidR="006A7F69">
        <w:t>‘</w:t>
      </w:r>
      <w:r>
        <w:t>steps.csv</w:t>
      </w:r>
      <w:r w:rsidR="006A7F69">
        <w:t>’</w:t>
      </w:r>
      <w:r>
        <w:t xml:space="preserve"> using the paperclip icon near the upper right.</w:t>
      </w:r>
      <w:r w:rsidR="00271644">
        <w:t xml:space="preserve"> The same steps information is also written to the Output window.</w:t>
      </w:r>
    </w:p>
    <w:p w14:paraId="7714621D" w14:textId="77777777" w:rsidR="002675FB" w:rsidRDefault="002675FB" w:rsidP="00384E8D">
      <w:pPr>
        <w:pStyle w:val="nnormal"/>
      </w:pPr>
    </w:p>
    <w:p w14:paraId="03EA05EA" w14:textId="61A55F9F" w:rsidR="000C6C58" w:rsidRDefault="003C3DA8" w:rsidP="003D28C0">
      <w:pPr>
        <w:pStyle w:val="nnormal"/>
      </w:pPr>
      <w:r>
        <w:t>You can also select one of the components in the diagram and execute one/several steps of it from there:</w:t>
      </w:r>
    </w:p>
    <w:p w14:paraId="39D168AA" w14:textId="39181651" w:rsidR="00797249" w:rsidRDefault="00797249">
      <w:pPr>
        <w:rPr>
          <w:rFonts w:eastAsiaTheme="minorEastAsia" w:cs="Times New Roman"/>
          <w:szCs w:val="18"/>
          <w:lang w:eastAsia="zh-CN"/>
        </w:rPr>
      </w:pPr>
    </w:p>
    <w:p w14:paraId="614E0F2E" w14:textId="4E4A7492" w:rsidR="00E80F9F" w:rsidRDefault="00A923E7" w:rsidP="003D28C0">
      <w:pPr>
        <w:pStyle w:val="nnormal"/>
      </w:pPr>
      <w:r w:rsidRPr="00A923E7">
        <w:rPr>
          <w:noProof/>
          <w:lang w:eastAsia="en-US" w:bidi="ar-SA"/>
        </w:rPr>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bidi="ar-SA"/>
        </w:rPr>
        <w:lastRenderedPageBreak/>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952115"/>
                    </a:xfrm>
                    <a:prstGeom prst="rect">
                      <a:avLst/>
                    </a:prstGeom>
                  </pic:spPr>
                </pic:pic>
              </a:graphicData>
            </a:graphic>
          </wp:inline>
        </w:drawing>
      </w:r>
    </w:p>
    <w:p w14:paraId="32A62E62" w14:textId="47436006" w:rsidR="00797249" w:rsidRDefault="00797249" w:rsidP="00797249">
      <w:pPr>
        <w:pStyle w:val="nnormal"/>
      </w:pPr>
      <w:r>
        <w:t xml:space="preserve">Functions take their inputs from </w:t>
      </w:r>
      <w:r w:rsidR="003C3DA8">
        <w:t xml:space="preserve">the </w:t>
      </w:r>
      <w:r>
        <w:t>component</w:t>
      </w:r>
      <w:r w:rsidR="003C3DA8">
        <w:t>’s</w:t>
      </w:r>
      <w:r>
        <w:t xml:space="preserve">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bidi="ar-SA"/>
        </w:rPr>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bidi="ar-SA"/>
        </w:rPr>
        <w:lastRenderedPageBreak/>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33" w:name="_Toc351902881"/>
      <w:bookmarkStart w:id="34" w:name="_Toc354056683"/>
      <w:bookmarkStart w:id="35" w:name="_Toc466640220"/>
      <w:bookmarkStart w:id="36" w:name="_Toc183505668"/>
      <w:bookmarkStart w:id="37" w:name="_Toc204410912"/>
      <w:bookmarkStart w:id="38" w:name="_Toc333422504"/>
      <w:bookmarkStart w:id="39" w:name="_Toc333422511"/>
      <w:bookmarkEnd w:id="0"/>
      <w:r w:rsidRPr="00D65A58">
        <w:lastRenderedPageBreak/>
        <w:t>C</w:t>
      </w:r>
      <w:r w:rsidR="00E604E6" w:rsidRPr="00330E81">
        <w:t>ompatibility</w:t>
      </w:r>
      <w:bookmarkEnd w:id="33"/>
      <w:bookmarkEnd w:id="34"/>
      <w:bookmarkEnd w:id="35"/>
    </w:p>
    <w:p w14:paraId="012F5C6F" w14:textId="2BB418B1" w:rsidR="00E604E6" w:rsidRPr="00330E81" w:rsidRDefault="00E51A84" w:rsidP="00074A28">
      <w:pPr>
        <w:pStyle w:val="Heading2"/>
      </w:pPr>
      <w:bookmarkStart w:id="40" w:name="_Toc466640221"/>
      <w:r>
        <w:t>CloudShell</w:t>
      </w:r>
      <w:r w:rsidR="00E604E6" w:rsidRPr="00330E81">
        <w:t xml:space="preserve"> compatibility</w:t>
      </w:r>
      <w:bookmarkEnd w:id="40"/>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5A4A7488" w:rsidR="00E604E6" w:rsidRDefault="00E51A84" w:rsidP="0085538A">
      <w:pPr>
        <w:pStyle w:val="nbullet"/>
        <w:numPr>
          <w:ilvl w:val="0"/>
          <w:numId w:val="0"/>
        </w:numPr>
        <w:ind w:left="360"/>
        <w:rPr>
          <w:lang w:bidi="ar-SA"/>
        </w:rPr>
      </w:pPr>
      <w:r>
        <w:rPr>
          <w:lang w:bidi="ar-SA"/>
        </w:rPr>
        <w:t xml:space="preserve">CloudShell </w:t>
      </w:r>
      <w:r w:rsidR="00FD2C7F">
        <w:rPr>
          <w:lang w:bidi="ar-SA"/>
        </w:rPr>
        <w:t>7.1</w:t>
      </w:r>
      <w:r w:rsidR="00481545">
        <w:rPr>
          <w:lang w:bidi="ar-SA"/>
        </w:rPr>
        <w:t xml:space="preserve"> Patch </w:t>
      </w:r>
      <w:r w:rsidR="00FD2C7F">
        <w:rPr>
          <w:lang w:bidi="ar-SA"/>
        </w:rPr>
        <w:t>1</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7565708D"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w:t>
      </w:r>
      <w:r w:rsidR="00FD2C7F">
        <w:rPr>
          <w:lang w:bidi="ar-SA"/>
        </w:rPr>
        <w:t>2.0.0.2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4F9BC7AF"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w:t>
      </w:r>
      <w:r w:rsidR="00FD2C7F">
        <w:rPr>
          <w:lang w:bidi="ar-SA"/>
        </w:rPr>
        <w:t>2.4-4292526</w:t>
      </w:r>
    </w:p>
    <w:p w14:paraId="11CF86FC" w14:textId="68232A41" w:rsidR="003B3C91" w:rsidRDefault="003B3C91" w:rsidP="00D55007">
      <w:pPr>
        <w:pStyle w:val="nbullet"/>
        <w:numPr>
          <w:ilvl w:val="0"/>
          <w:numId w:val="0"/>
        </w:numPr>
        <w:ind w:left="360"/>
        <w:rPr>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818EC09" w14:textId="13EF433C" w:rsidR="00FD2C7F" w:rsidRPr="00384E8D" w:rsidRDefault="00FD2C7F" w:rsidP="00D55007">
      <w:pPr>
        <w:pStyle w:val="nbullet"/>
        <w:numPr>
          <w:ilvl w:val="0"/>
          <w:numId w:val="0"/>
        </w:numPr>
        <w:ind w:left="360"/>
        <w:rPr>
          <w:highlight w:val="yellow"/>
          <w:lang w:bidi="ar-SA"/>
        </w:rPr>
      </w:pPr>
      <w:proofErr w:type="spellStart"/>
      <w:r>
        <w:rPr>
          <w:lang w:bidi="ar-SA"/>
        </w:rPr>
        <w:t>vRealize</w:t>
      </w:r>
      <w:proofErr w:type="spellEnd"/>
      <w:r>
        <w:rPr>
          <w:lang w:bidi="ar-SA"/>
        </w:rPr>
        <w:t xml:space="preserve"> Automation 7.1.0.710-4270058</w:t>
      </w:r>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41" w:name="_Toc466640222"/>
      <w:r>
        <w:lastRenderedPageBreak/>
        <w:t>Technical</w:t>
      </w:r>
      <w:r w:rsidR="004B1D4C">
        <w:t xml:space="preserve"> Guide</w:t>
      </w:r>
      <w:bookmarkEnd w:id="41"/>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020A045E" w14:textId="271B9094" w:rsidR="00FD2C7F" w:rsidRDefault="00FD2C7F" w:rsidP="00D431DC">
      <w:pPr>
        <w:pStyle w:val="Heading2"/>
      </w:pPr>
      <w:bookmarkStart w:id="42" w:name="_Toc466640223"/>
      <w:bookmarkStart w:id="43" w:name="_Toc444692085"/>
      <w:proofErr w:type="spellStart"/>
      <w:r>
        <w:t>OnRack</w:t>
      </w:r>
      <w:proofErr w:type="spellEnd"/>
      <w:r>
        <w:t xml:space="preserve"> Discovery Workflow</w:t>
      </w:r>
      <w:bookmarkEnd w:id="42"/>
    </w:p>
    <w:p w14:paraId="678653EE" w14:textId="4631C072" w:rsidR="00FD2C7F" w:rsidRPr="00B36BDB" w:rsidRDefault="00FD2C7F" w:rsidP="0085538A">
      <w:pPr>
        <w:pStyle w:val="nnormal"/>
      </w:pPr>
      <w:r>
        <w:t xml:space="preserve">Create an </w:t>
      </w:r>
      <w:proofErr w:type="spellStart"/>
      <w:r>
        <w:t>OnRackShell</w:t>
      </w:r>
      <w:proofErr w:type="spellEnd"/>
      <w:r>
        <w:t xml:space="preserve"> resource and set the IP and credentials. Then reserve the environment </w:t>
      </w:r>
      <w:r w:rsidR="003D3303">
        <w:t>‘</w:t>
      </w:r>
      <w:proofErr w:type="spellStart"/>
      <w:r>
        <w:t>OnRack</w:t>
      </w:r>
      <w:proofErr w:type="spellEnd"/>
      <w:r>
        <w:t xml:space="preserve"> Discovery</w:t>
      </w:r>
      <w:r w:rsidR="003D3303">
        <w:t>’</w:t>
      </w:r>
      <w:r>
        <w:t xml:space="preserve">. This environment will automatically load all </w:t>
      </w:r>
      <w:proofErr w:type="spellStart"/>
      <w:r>
        <w:t>OnRackShell</w:t>
      </w:r>
      <w:proofErr w:type="spellEnd"/>
      <w:r>
        <w:t xml:space="preserve"> resources and run an auto</w:t>
      </w:r>
      <w:r w:rsidR="00CE6B06">
        <w:t>-load</w:t>
      </w:r>
      <w:r>
        <w:t xml:space="preserve"> </w:t>
      </w:r>
      <w:r w:rsidR="00CE6B06">
        <w:t>operation</w:t>
      </w:r>
      <w:r w:rsidR="009E3D64">
        <w:t xml:space="preserve">. The latest server inventory from </w:t>
      </w:r>
      <w:proofErr w:type="spellStart"/>
      <w:r w:rsidR="009E3D64">
        <w:t>OnRack</w:t>
      </w:r>
      <w:proofErr w:type="spellEnd"/>
      <w:r w:rsidR="009E3D64">
        <w:t xml:space="preserve"> will be synced to CloudShell resources. </w:t>
      </w:r>
    </w:p>
    <w:p w14:paraId="4B06526D" w14:textId="68E70725" w:rsidR="004B1D4C" w:rsidRDefault="004B1D4C" w:rsidP="00D431DC">
      <w:pPr>
        <w:pStyle w:val="Heading2"/>
      </w:pPr>
      <w:bookmarkStart w:id="44" w:name="_Toc466640224"/>
      <w:r>
        <w:t>Main Workflow</w:t>
      </w:r>
      <w:bookmarkEnd w:id="43"/>
      <w:bookmarkEnd w:id="44"/>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7FF7EE7F" w:rsidR="007F74C5" w:rsidRDefault="00FD2C7F" w:rsidP="004B1D4C">
      <w:pPr>
        <w:pStyle w:val="nnormal"/>
        <w:numPr>
          <w:ilvl w:val="0"/>
          <w:numId w:val="35"/>
        </w:numPr>
      </w:pPr>
      <w:r>
        <w:t>Copy Inputs</w:t>
      </w:r>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4269E9BE" w:rsidR="004B1D4C" w:rsidRDefault="004B1D4C" w:rsidP="004B1D4C">
      <w:pPr>
        <w:pStyle w:val="nnormal"/>
        <w:numPr>
          <w:ilvl w:val="0"/>
          <w:numId w:val="35"/>
        </w:numPr>
      </w:pPr>
      <w:proofErr w:type="spellStart"/>
      <w:r>
        <w:t>vCD</w:t>
      </w:r>
      <w:proofErr w:type="spellEnd"/>
      <w:r>
        <w:t xml:space="preserve"> deployment and configuration</w:t>
      </w:r>
      <w:r w:rsidR="003D3303">
        <w:t xml:space="preserve"> (if present)</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0C46C08" w:rsidR="007F74C5" w:rsidRDefault="007F74C5" w:rsidP="004B1D4C">
      <w:pPr>
        <w:pStyle w:val="nnormal"/>
        <w:numPr>
          <w:ilvl w:val="0"/>
          <w:numId w:val="35"/>
        </w:numPr>
      </w:pPr>
      <w:r>
        <w:t>Versa deployment and configuration</w:t>
      </w:r>
      <w:r w:rsidR="003D3303">
        <w:t xml:space="preserve"> (if present)</w:t>
      </w:r>
    </w:p>
    <w:p w14:paraId="55262B2E" w14:textId="45089612" w:rsidR="004B1D4C" w:rsidRDefault="004B1D4C" w:rsidP="004B1D4C">
      <w:pPr>
        <w:pStyle w:val="nnormal"/>
        <w:numPr>
          <w:ilvl w:val="0"/>
          <w:numId w:val="35"/>
        </w:numPr>
      </w:pPr>
      <w:r>
        <w:t>Nagios deployment and configuration</w:t>
      </w:r>
      <w:r w:rsidR="003D3303">
        <w:t xml:space="preserve"> (if present)</w:t>
      </w:r>
    </w:p>
    <w:p w14:paraId="473E915E" w14:textId="54A4DCCD" w:rsidR="009E3D64" w:rsidRPr="0092739C" w:rsidRDefault="009E3D64" w:rsidP="004B1D4C">
      <w:pPr>
        <w:pStyle w:val="nnormal"/>
        <w:numPr>
          <w:ilvl w:val="0"/>
          <w:numId w:val="35"/>
        </w:numPr>
      </w:pPr>
      <w:proofErr w:type="spellStart"/>
      <w:r>
        <w:t>vRealize</w:t>
      </w:r>
      <w:proofErr w:type="spellEnd"/>
      <w:r>
        <w:t xml:space="preserve"> </w:t>
      </w:r>
      <w:r w:rsidR="003D3303">
        <w:t xml:space="preserve">Automation </w:t>
      </w:r>
      <w:r>
        <w:t>deployment</w:t>
      </w:r>
      <w:r w:rsidR="003D3303">
        <w:t xml:space="preserve"> (if present)</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45" w:name="_Toc444692083"/>
      <w:bookmarkStart w:id="46" w:name="_Toc466640225"/>
      <w:r>
        <w:t>Shells &amp; Functions</w:t>
      </w:r>
      <w:bookmarkEnd w:id="45"/>
      <w:bookmarkEnd w:id="46"/>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lastRenderedPageBreak/>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w:t>
            </w:r>
            <w:proofErr w:type="spellStart"/>
            <w:r w:rsidRPr="003C6EA1">
              <w:rPr>
                <w:rFonts w:ascii="Calibri" w:eastAsia="Times New Roman" w:hAnsi="Calibri" w:cs="Calibri"/>
                <w:color w:val="000000"/>
                <w:lang w:bidi="ar-SA"/>
              </w:rPr>
              <w:t>vCenter</w:t>
            </w:r>
            <w:proofErr w:type="spellEnd"/>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59208AFB" w:rsidR="00D94F2B" w:rsidRDefault="009E3D64">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Automation</w:t>
            </w:r>
          </w:p>
        </w:tc>
        <w:tc>
          <w:tcPr>
            <w:tcW w:w="4029" w:type="dxa"/>
            <w:shd w:val="clear" w:color="auto" w:fill="auto"/>
            <w:noWrap/>
            <w:vAlign w:val="bottom"/>
          </w:tcPr>
          <w:p w14:paraId="2BB28148" w14:textId="5080A6F5" w:rsidR="00D94F2B" w:rsidRDefault="009E3D6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01 </w:t>
            </w:r>
            <w:r w:rsidR="003D3303">
              <w:rPr>
                <w:rFonts w:ascii="Calibri" w:eastAsia="Times New Roman" w:hAnsi="Calibri" w:cs="Calibri"/>
                <w:color w:val="000000"/>
                <w:lang w:bidi="ar-SA"/>
              </w:rPr>
              <w:t>Deploy</w:t>
            </w:r>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47" w:name="_Toc466640226"/>
      <w:r>
        <w:t>vCenter Configuration</w:t>
      </w:r>
      <w:bookmarkEnd w:id="47"/>
    </w:p>
    <w:p w14:paraId="1FE38C4C" w14:textId="157D5798" w:rsidR="00E12009" w:rsidRDefault="00E12009" w:rsidP="00E12009">
      <w:pPr>
        <w:pStyle w:val="nnormal"/>
      </w:pPr>
      <w:r>
        <w:t>This section describe</w:t>
      </w:r>
      <w:r w:rsidR="00CC7CDA">
        <w:t>s</w:t>
      </w:r>
      <w:r>
        <w:t xml:space="preserve"> how the vCenter is being deploy</w:t>
      </w:r>
      <w:r w:rsidR="0016344C">
        <w:t>ed</w:t>
      </w:r>
      <w:r>
        <w:t xml:space="preserve">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48" w:name="_Toc466640227"/>
      <w:r w:rsidR="00E12009">
        <w:t>vCenter Configuration breakdown</w:t>
      </w:r>
      <w:bookmarkEnd w:id="48"/>
    </w:p>
    <w:p w14:paraId="68A6A227" w14:textId="353598D4" w:rsidR="00E12009" w:rsidRDefault="00E12009" w:rsidP="00CB0D7A">
      <w:pPr>
        <w:pStyle w:val="nnormal"/>
        <w:numPr>
          <w:ilvl w:val="0"/>
          <w:numId w:val="43"/>
        </w:numPr>
      </w:pPr>
      <w:r>
        <w:t xml:space="preserve">Deployment of the </w:t>
      </w:r>
      <w:proofErr w:type="spellStart"/>
      <w:r>
        <w:t>vCenter</w:t>
      </w:r>
      <w:proofErr w:type="spellEnd"/>
      <w:r>
        <w:t xml:space="preserve"> appliance using </w:t>
      </w:r>
      <w:proofErr w:type="spellStart"/>
      <w:r>
        <w:t>ovftools</w:t>
      </w:r>
      <w:proofErr w:type="spellEnd"/>
      <w:r>
        <w:t xml:space="preserve">, the </w:t>
      </w:r>
      <w:proofErr w:type="spellStart"/>
      <w:r>
        <w:t>vCenter</w:t>
      </w:r>
      <w:proofErr w:type="spellEnd"/>
      <w:r>
        <w:t xml:space="preserve">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49" w:name="_Toc466640228"/>
      <w:r>
        <w:t>Versa configuration &amp; workflow</w:t>
      </w:r>
      <w:bookmarkEnd w:id="49"/>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bidi="ar-SA"/>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bidi="ar-SA"/>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50" w:name="_Toc466640229"/>
      <w:r>
        <w:t>Versa Configuration breakdown</w:t>
      </w:r>
      <w:bookmarkEnd w:id="50"/>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config file &amp; rebooting the VMs </w:t>
      </w:r>
    </w:p>
    <w:p w14:paraId="5C788F7B" w14:textId="5B9BC373" w:rsidR="00DE2CEA" w:rsidRDefault="00DE2CEA" w:rsidP="003759A5">
      <w:pPr>
        <w:pStyle w:val="nnormal"/>
        <w:numPr>
          <w:ilvl w:val="1"/>
          <w:numId w:val="40"/>
        </w:numPr>
      </w:pPr>
      <w:r>
        <w:t>Restarting the Analyt</w:t>
      </w:r>
      <w:r w:rsidR="005C1991">
        <w:t>ics Database for new deployment and doing basic log-gathering configs.</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Configs</w:t>
      </w:r>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configs, 9.Template config_part2</w:t>
      </w:r>
    </w:p>
    <w:p w14:paraId="26360B10" w14:textId="64D73A34" w:rsidR="005B1413" w:rsidRDefault="005B1413" w:rsidP="005B1413">
      <w:pPr>
        <w:pStyle w:val="nnormal"/>
        <w:numPr>
          <w:ilvl w:val="1"/>
          <w:numId w:val="30"/>
        </w:numPr>
      </w:pPr>
      <w:r>
        <w:t xml:space="preserve">Adding network settings, interfaces configs,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config</w:t>
      </w:r>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51" w:name="_Toc466640230"/>
      <w:r>
        <w:t>Nagios</w:t>
      </w:r>
      <w:bookmarkEnd w:id="51"/>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52" w:name="_Toc466640231"/>
      <w:r>
        <w:t>Nagios relationship with CloudShell</w:t>
      </w:r>
      <w:bookmarkEnd w:id="52"/>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53" w:name="_Toc466640232"/>
      <w:r>
        <w:t>Quick overview on Nagios component &amp; how-to</w:t>
      </w:r>
      <w:bookmarkEnd w:id="53"/>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54" w:name="_Toc466640233"/>
      <w:proofErr w:type="spellStart"/>
      <w:r>
        <w:t>vROPS</w:t>
      </w:r>
      <w:bookmarkEnd w:id="54"/>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w:t>
      </w:r>
      <w:proofErr w:type="spellStart"/>
      <w:r>
        <w:t>vCenter</w:t>
      </w:r>
      <w:proofErr w:type="spellEnd"/>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55" w:name="_Toc466640234"/>
      <w:proofErr w:type="spellStart"/>
      <w:r>
        <w:t>vLog</w:t>
      </w:r>
      <w:proofErr w:type="spellEnd"/>
      <w:r>
        <w:t xml:space="preserve"> Insight</w:t>
      </w:r>
      <w:bookmarkEnd w:id="55"/>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w:t>
      </w:r>
      <w:proofErr w:type="spellStart"/>
      <w:r>
        <w:t>vCenter</w:t>
      </w:r>
      <w:proofErr w:type="spellEnd"/>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56" w:name="_Toc466640235"/>
      <w:r>
        <w:t>NSX</w:t>
      </w:r>
      <w:bookmarkEnd w:id="56"/>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57" w:name="_Toc466640236"/>
      <w:r>
        <w:lastRenderedPageBreak/>
        <w:t>Relevant HW/SW compatibility</w:t>
      </w:r>
      <w:bookmarkEnd w:id="57"/>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65710E0C" w:rsidR="00EA5286" w:rsidRDefault="003D3303">
      <w:pPr>
        <w:pStyle w:val="nbullet"/>
        <w:numPr>
          <w:ilvl w:val="0"/>
          <w:numId w:val="30"/>
        </w:numPr>
        <w:ind w:right="0"/>
      </w:pPr>
      <w:r>
        <w:t>5 Dell servers</w:t>
      </w:r>
    </w:p>
    <w:p w14:paraId="5D931867" w14:textId="55628A05" w:rsidR="00C902D9" w:rsidRDefault="00C902D9">
      <w:pPr>
        <w:pStyle w:val="nbullet"/>
        <w:numPr>
          <w:ilvl w:val="0"/>
          <w:numId w:val="30"/>
        </w:numPr>
        <w:ind w:right="0"/>
      </w:pPr>
      <w:r>
        <w:t xml:space="preserve">vCenter </w:t>
      </w:r>
      <w:r w:rsidR="003B3C91">
        <w:t>6</w:t>
      </w:r>
    </w:p>
    <w:p w14:paraId="12960B2D" w14:textId="2CBA0FF7" w:rsidR="00D37051" w:rsidRDefault="00D37051">
      <w:pPr>
        <w:pStyle w:val="nbullet"/>
        <w:numPr>
          <w:ilvl w:val="0"/>
          <w:numId w:val="30"/>
        </w:numPr>
        <w:ind w:right="0"/>
      </w:pPr>
      <w:r>
        <w:t xml:space="preserve">CloudShell </w:t>
      </w:r>
      <w:r w:rsidR="003D3303">
        <w:t>7.1 Patch 1</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58" w:name="_Toc466640237"/>
      <w:r>
        <w:lastRenderedPageBreak/>
        <w:t>Managing scripts and drivers</w:t>
      </w:r>
      <w:bookmarkEnd w:id="58"/>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59" w:name="_Toc354056032"/>
      <w:bookmarkStart w:id="60" w:name="_Toc354056685"/>
      <w:bookmarkStart w:id="61" w:name="_Toc333422506"/>
      <w:bookmarkEnd w:id="36"/>
      <w:bookmarkEnd w:id="37"/>
      <w:bookmarkEnd w:id="38"/>
      <w:bookmarkEnd w:id="39"/>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bidi="ar-SA"/>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bidi="ar-SA"/>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bidi="ar-SA"/>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62" w:name="_Toc466640238"/>
      <w:r>
        <w:t>Downloading a script</w:t>
      </w:r>
      <w:r w:rsidR="00B27CDF">
        <w:t>/driver</w:t>
      </w:r>
      <w:r>
        <w:t xml:space="preserve"> file from CloudShell</w:t>
      </w:r>
      <w:bookmarkEnd w:id="62"/>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bidi="ar-SA"/>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63" w:name="_Toc466640239"/>
      <w:r>
        <w:t>Updating a script file</w:t>
      </w:r>
      <w:bookmarkEnd w:id="63"/>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64" w:name="_Toc466640240"/>
      <w:r>
        <w:t>Updating a driver</w:t>
      </w:r>
      <w:bookmarkEnd w:id="64"/>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00435575" w:rsidR="00B27CDF" w:rsidRDefault="00B27CDF" w:rsidP="00B35EAD">
      <w:pPr>
        <w:pStyle w:val="nnormal"/>
      </w:pPr>
      <w:r>
        <w:t>Once you got access to such a driver project</w:t>
      </w:r>
      <w:r w:rsidR="003D3303">
        <w:t xml:space="preserve"> that is not python based</w:t>
      </w:r>
      <w:r>
        <w: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bidi="ar-SA"/>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bidi="ar-SA"/>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pPr>
      <w:bookmarkStart w:id="65" w:name="_Known_Gaps"/>
      <w:bookmarkStart w:id="66" w:name="_Toc466640241"/>
      <w:bookmarkStart w:id="67" w:name="_Toc354056033"/>
      <w:bookmarkStart w:id="68" w:name="_Toc354056686"/>
      <w:bookmarkEnd w:id="59"/>
      <w:bookmarkEnd w:id="60"/>
      <w:bookmarkEnd w:id="65"/>
      <w:r>
        <w:lastRenderedPageBreak/>
        <w:t>Post-Deployment How-to and extra steps</w:t>
      </w:r>
      <w:bookmarkEnd w:id="66"/>
    </w:p>
    <w:p w14:paraId="774B23E7" w14:textId="0E984040" w:rsidR="005502D1" w:rsidRPr="00AE45FA" w:rsidRDefault="005502D1" w:rsidP="00AE45FA">
      <w:pPr>
        <w:pStyle w:val="nnormal"/>
      </w:pPr>
    </w:p>
    <w:p w14:paraId="01E597D8" w14:textId="4F66E625" w:rsidR="005502D1" w:rsidRDefault="00520707" w:rsidP="0042641F">
      <w:pPr>
        <w:pStyle w:val="Heading2"/>
      </w:pPr>
      <w:bookmarkStart w:id="69" w:name="_Toc466640242"/>
      <w:r>
        <w:t xml:space="preserve">Using the </w:t>
      </w:r>
      <w:proofErr w:type="spellStart"/>
      <w:r>
        <w:t>ScaleIO</w:t>
      </w:r>
      <w:proofErr w:type="spellEnd"/>
      <w:r>
        <w:t xml:space="preserve"> web plugin</w:t>
      </w:r>
      <w:bookmarkEnd w:id="69"/>
    </w:p>
    <w:p w14:paraId="4715F9D0" w14:textId="77777777" w:rsidR="0042641F" w:rsidRDefault="0042641F" w:rsidP="0042641F">
      <w:pPr>
        <w:pStyle w:val="nnormal"/>
      </w:pPr>
      <w:r>
        <w:t xml:space="preserve">In order to use the </w:t>
      </w:r>
      <w:proofErr w:type="spellStart"/>
      <w:r>
        <w:t>ScaleIO</w:t>
      </w:r>
      <w:proofErr w:type="spellEnd"/>
      <w:r>
        <w:t xml:space="preserve"> web plugin, you first need to register manually the deployed </w:t>
      </w:r>
      <w:proofErr w:type="spellStart"/>
      <w:r>
        <w:t>ScaleIO</w:t>
      </w:r>
      <w:proofErr w:type="spellEnd"/>
      <w:r>
        <w:t xml:space="preserve"> environment with the vCenter. </w:t>
      </w:r>
    </w:p>
    <w:p w14:paraId="5CB922E9" w14:textId="311D7070" w:rsidR="0042641F" w:rsidRDefault="0042641F" w:rsidP="0042641F">
      <w:pPr>
        <w:pStyle w:val="nnormal"/>
      </w:pPr>
      <w:r>
        <w:t xml:space="preserve">To register the deployed </w:t>
      </w:r>
      <w:proofErr w:type="spellStart"/>
      <w:r>
        <w:t>ScaleIO</w:t>
      </w:r>
      <w:proofErr w:type="spellEnd"/>
      <w:r>
        <w:t xml:space="preserve"> environment with the installed </w:t>
      </w:r>
      <w:proofErr w:type="spellStart"/>
      <w:r>
        <w:t>vCenter</w:t>
      </w:r>
      <w:proofErr w:type="spellEnd"/>
      <w:r>
        <w:t xml:space="preserve"> </w:t>
      </w:r>
      <w:proofErr w:type="spellStart"/>
      <w:r>
        <w:t>ScaleIO</w:t>
      </w:r>
      <w:proofErr w:type="spellEnd"/>
      <w:r>
        <w:t xml:space="preserve"> Plugin, a user needs go to the vCenter web client, and do the following steps:</w:t>
      </w:r>
    </w:p>
    <w:p w14:paraId="5913C57F" w14:textId="291D1B9D" w:rsidR="005502D1" w:rsidRDefault="005502D1" w:rsidP="00AE45FA">
      <w:pPr>
        <w:pStyle w:val="nnormal"/>
        <w:numPr>
          <w:ilvl w:val="0"/>
          <w:numId w:val="50"/>
        </w:numPr>
      </w:pPr>
      <w:r>
        <w:t>Login to the vCenter Web</w:t>
      </w:r>
      <w:r w:rsidR="00520707">
        <w:t xml:space="preserve"> Client</w:t>
      </w:r>
    </w:p>
    <w:p w14:paraId="59D1DD9E" w14:textId="56C1F4C2" w:rsidR="005502D1" w:rsidRDefault="005502D1" w:rsidP="00AE45FA">
      <w:pPr>
        <w:pStyle w:val="nnormal"/>
        <w:numPr>
          <w:ilvl w:val="0"/>
          <w:numId w:val="50"/>
        </w:numPr>
      </w:pPr>
      <w:r>
        <w:t xml:space="preserve">Open the </w:t>
      </w:r>
      <w:proofErr w:type="spellStart"/>
      <w:r>
        <w:t>ScaleIO</w:t>
      </w:r>
      <w:proofErr w:type="spellEnd"/>
      <w:r>
        <w:t xml:space="preserve"> Plugin</w:t>
      </w:r>
    </w:p>
    <w:p w14:paraId="69D78ED1" w14:textId="526E8096" w:rsidR="005502D1" w:rsidRDefault="005502D1" w:rsidP="00AE45FA">
      <w:pPr>
        <w:pStyle w:val="nnormal"/>
        <w:ind w:left="720"/>
      </w:pPr>
      <w:r>
        <w:rPr>
          <w:noProof/>
          <w:lang w:eastAsia="en-US" w:bidi="ar-SA"/>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1075" cy="895350"/>
                    </a:xfrm>
                    <a:prstGeom prst="rect">
                      <a:avLst/>
                    </a:prstGeom>
                  </pic:spPr>
                </pic:pic>
              </a:graphicData>
            </a:graphic>
          </wp:inline>
        </w:drawing>
      </w:r>
    </w:p>
    <w:p w14:paraId="575C470A" w14:textId="20CECF68" w:rsidR="005502D1" w:rsidRDefault="005502D1" w:rsidP="00AE45FA">
      <w:pPr>
        <w:pStyle w:val="nnormal"/>
        <w:numPr>
          <w:ilvl w:val="0"/>
          <w:numId w:val="50"/>
        </w:numPr>
      </w:pPr>
      <w:r>
        <w:t xml:space="preserve">Select “Register </w:t>
      </w:r>
      <w:proofErr w:type="spellStart"/>
      <w:r>
        <w:t>ScaleIO</w:t>
      </w:r>
      <w:proofErr w:type="spellEnd"/>
      <w:r>
        <w:t xml:space="preserve"> System”</w:t>
      </w:r>
    </w:p>
    <w:p w14:paraId="40E1F3C3" w14:textId="227BC759" w:rsidR="005502D1" w:rsidRDefault="005502D1" w:rsidP="00AE45FA">
      <w:pPr>
        <w:pStyle w:val="nnormal"/>
        <w:numPr>
          <w:ilvl w:val="0"/>
          <w:numId w:val="50"/>
        </w:numPr>
      </w:pPr>
      <w:r>
        <w:t>Fill in the relevant info (</w:t>
      </w:r>
      <w:r w:rsidR="001E2F5B">
        <w:t xml:space="preserve">Primary </w:t>
      </w:r>
      <w:r w:rsidR="00520707">
        <w:t xml:space="preserve">MDM </w:t>
      </w:r>
      <w:r w:rsidR="001E2F5B">
        <w:t xml:space="preserve">IP = Info from Excel sheet \ vCenter view of “SIOVM-Primary”, </w:t>
      </w:r>
      <w:proofErr w:type="spellStart"/>
      <w:r w:rsidR="00520707">
        <w:t>ScaleIO</w:t>
      </w:r>
      <w:proofErr w:type="spellEnd"/>
      <w:r w:rsidR="00520707">
        <w:t xml:space="preserve"> user name = ‘admin’, </w:t>
      </w:r>
      <w:proofErr w:type="spellStart"/>
      <w:r w:rsidR="00520707">
        <w:t>ScaleIO</w:t>
      </w:r>
      <w:proofErr w:type="spellEnd"/>
      <w:r w:rsidR="00520707">
        <w:t xml:space="preserve"> </w:t>
      </w:r>
      <w:r w:rsidR="001E2F5B">
        <w:t>password = Info from Excel</w:t>
      </w:r>
      <w:r>
        <w:t>)</w:t>
      </w:r>
    </w:p>
    <w:p w14:paraId="30C31786" w14:textId="476A46D2" w:rsidR="005502D1" w:rsidRPr="00AE45FA" w:rsidRDefault="005502D1" w:rsidP="00AE45FA">
      <w:pPr>
        <w:pStyle w:val="nnormal"/>
        <w:ind w:left="720"/>
      </w:pPr>
      <w:r>
        <w:rPr>
          <w:noProof/>
          <w:lang w:eastAsia="en-US" w:bidi="ar-SA"/>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p>
    <w:p w14:paraId="7A219104" w14:textId="0BC5A348" w:rsidR="001E2F5B" w:rsidRDefault="001E2F5B" w:rsidP="00AE45FA">
      <w:pPr>
        <w:pStyle w:val="Heading2"/>
      </w:pPr>
      <w:bookmarkStart w:id="70" w:name="_Toc466640243"/>
      <w:r>
        <w:t>Nagios</w:t>
      </w:r>
      <w:bookmarkEnd w:id="70"/>
    </w:p>
    <w:p w14:paraId="3815B921" w14:textId="019B54F6" w:rsidR="001E2F5B" w:rsidRDefault="001E2F5B" w:rsidP="00AE45FA">
      <w:pPr>
        <w:pStyle w:val="nnormal"/>
        <w:numPr>
          <w:ilvl w:val="0"/>
          <w:numId w:val="35"/>
        </w:numPr>
      </w:pPr>
      <w:r>
        <w:t xml:space="preserve">To open the Nagios Server website, </w:t>
      </w:r>
      <w:r w:rsidR="00520707">
        <w:t>you can browse</w:t>
      </w:r>
      <w:r>
        <w:t xml:space="preserve"> to </w:t>
      </w:r>
      <w:hyperlink w:history="1">
        <w:r w:rsidRPr="00FC7489">
          <w:rPr>
            <w:rStyle w:val="Hyperlink"/>
          </w:rPr>
          <w:t>http://&lt;Nagios_IP&gt;/nagios</w:t>
        </w:r>
      </w:hyperlink>
    </w:p>
    <w:p w14:paraId="0C639FFF" w14:textId="3F171A9D" w:rsidR="001E2F5B" w:rsidRDefault="00520707" w:rsidP="00AE45FA">
      <w:pPr>
        <w:pStyle w:val="nnormal"/>
        <w:ind w:left="720"/>
      </w:pPr>
      <w:r>
        <w:t xml:space="preserve">The </w:t>
      </w:r>
      <w:r w:rsidR="001E2F5B">
        <w:t>&lt;</w:t>
      </w:r>
      <w:proofErr w:type="spellStart"/>
      <w:r w:rsidR="001E2F5B">
        <w:t>Nagios_IP</w:t>
      </w:r>
      <w:proofErr w:type="spellEnd"/>
      <w:r w:rsidR="001E2F5B">
        <w:t xml:space="preserve">&gt; can be taken from the excel or from the vCenter view of the Nagios VM. </w:t>
      </w:r>
      <w:r>
        <w:br/>
      </w:r>
      <w:r w:rsidR="001E2F5B">
        <w:t xml:space="preserve">The </w:t>
      </w:r>
      <w:r>
        <w:t>c</w:t>
      </w:r>
      <w:r w:rsidR="001E2F5B">
        <w:t>redentials are</w:t>
      </w:r>
      <w:r>
        <w:t>:</w:t>
      </w:r>
      <w:r w:rsidR="001E2F5B">
        <w:t xml:space="preserve"> Username: ‘</w:t>
      </w:r>
      <w:proofErr w:type="spellStart"/>
      <w:r w:rsidR="001E2F5B">
        <w:t>nagiosadmin</w:t>
      </w:r>
      <w:proofErr w:type="spellEnd"/>
      <w:r w:rsidR="001E2F5B">
        <w:t>’, Password:’Password1’</w:t>
      </w:r>
      <w:r>
        <w:t>.</w:t>
      </w:r>
    </w:p>
    <w:p w14:paraId="63384B29" w14:textId="25E99D6B" w:rsidR="00520707" w:rsidRDefault="00520707" w:rsidP="00AE45FA">
      <w:pPr>
        <w:pStyle w:val="nnormal"/>
        <w:ind w:left="720"/>
      </w:pPr>
      <w:r>
        <w:lastRenderedPageBreak/>
        <w:t>You can also use the shortcut available on the ‘</w:t>
      </w:r>
      <w:proofErr w:type="spellStart"/>
      <w:r>
        <w:t>NagiosServer</w:t>
      </w:r>
      <w:proofErr w:type="spellEnd"/>
      <w:r>
        <w:t>’ resource:</w:t>
      </w:r>
      <w:r>
        <w:br/>
      </w:r>
      <w:r w:rsidRPr="00520707">
        <w:rPr>
          <w:noProof/>
          <w:lang w:eastAsia="en-US" w:bidi="ar-SA"/>
        </w:rPr>
        <w:drawing>
          <wp:inline distT="0" distB="0" distL="0" distR="0" wp14:anchorId="0E48DF33" wp14:editId="1CA76C64">
            <wp:extent cx="2448267" cy="237205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8267" cy="2372056"/>
                    </a:xfrm>
                    <a:prstGeom prst="rect">
                      <a:avLst/>
                    </a:prstGeom>
                  </pic:spPr>
                </pic:pic>
              </a:graphicData>
            </a:graphic>
          </wp:inline>
        </w:drawing>
      </w:r>
    </w:p>
    <w:p w14:paraId="5BC176E3" w14:textId="7464CA2E" w:rsidR="00A00BB2" w:rsidRDefault="001E2F5B" w:rsidP="00AE45FA">
      <w:pPr>
        <w:pStyle w:val="nnormal"/>
        <w:numPr>
          <w:ilvl w:val="0"/>
          <w:numId w:val="35"/>
        </w:numPr>
      </w:pPr>
      <w:r>
        <w:t>To view the live</w:t>
      </w:r>
      <w:r w:rsidR="00520707">
        <w:t xml:space="preserve"> </w:t>
      </w:r>
      <w:r>
        <w:t>status of the attributes we monitor using Nagios, go to the CloudShell Portal and select the ESX you wish to see, opening the “Attributes” tab</w:t>
      </w:r>
      <w:r w:rsidR="00A00BB2">
        <w:t xml:space="preserve">. From there clicking on the </w:t>
      </w:r>
      <w:r w:rsidR="00F92F86">
        <w:t>‘watch’ link</w:t>
      </w:r>
      <w:r w:rsidR="00A00BB2">
        <w:t xml:space="preserve"> will open the monitoring window.</w:t>
      </w:r>
    </w:p>
    <w:p w14:paraId="46B20775" w14:textId="1E651730" w:rsidR="001E2F5B" w:rsidRDefault="00F92F86" w:rsidP="00AE45FA">
      <w:pPr>
        <w:pStyle w:val="nnormal"/>
        <w:ind w:left="720"/>
      </w:pPr>
      <w:r w:rsidRPr="00F92F86">
        <w:rPr>
          <w:noProof/>
          <w:lang w:eastAsia="en-US" w:bidi="ar-SA"/>
        </w:rPr>
        <w:drawing>
          <wp:inline distT="0" distB="0" distL="0" distR="0" wp14:anchorId="76C9D542" wp14:editId="29473BB0">
            <wp:extent cx="54864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895600"/>
                    </a:xfrm>
                    <a:prstGeom prst="rect">
                      <a:avLst/>
                    </a:prstGeom>
                  </pic:spPr>
                </pic:pic>
              </a:graphicData>
            </a:graphic>
          </wp:inline>
        </w:drawing>
      </w:r>
      <w:r w:rsidR="00A00BB2">
        <w:t xml:space="preserve"> </w:t>
      </w:r>
    </w:p>
    <w:p w14:paraId="5B0A5D93" w14:textId="43449569" w:rsidR="00C72A64" w:rsidRPr="00AE45FA" w:rsidRDefault="00C72A64" w:rsidP="00B85525">
      <w:pPr>
        <w:pStyle w:val="nnormal"/>
        <w:ind w:left="720"/>
      </w:pPr>
      <w:r>
        <w:t xml:space="preserve">Note: the times on the graph are displayed in UTC (no matter which </w:t>
      </w:r>
      <w:proofErr w:type="spellStart"/>
      <w:r>
        <w:t>timezone</w:t>
      </w:r>
      <w:proofErr w:type="spellEnd"/>
      <w:r>
        <w:t xml:space="preserve"> was selected by the user)</w:t>
      </w:r>
      <w:r w:rsidR="00FC606E">
        <w:t>, but displays the last 60 minutes always</w:t>
      </w:r>
    </w:p>
    <w:p w14:paraId="7332889D" w14:textId="2D067BA0" w:rsidR="00A00BB2" w:rsidRDefault="00A00BB2" w:rsidP="00AE45FA">
      <w:pPr>
        <w:pStyle w:val="Heading2"/>
      </w:pPr>
      <w:bookmarkStart w:id="71" w:name="_Toc466640244"/>
      <w:proofErr w:type="spellStart"/>
      <w:r>
        <w:t>vLog</w:t>
      </w:r>
      <w:proofErr w:type="spellEnd"/>
      <w:r w:rsidR="0042641F">
        <w:t xml:space="preserve"> Insight</w:t>
      </w:r>
      <w:r>
        <w:t xml:space="preserve">, </w:t>
      </w:r>
      <w:proofErr w:type="spellStart"/>
      <w:r w:rsidR="003D3303">
        <w:t>vRA</w:t>
      </w:r>
      <w:proofErr w:type="spellEnd"/>
      <w:r w:rsidR="003D3303">
        <w:t xml:space="preserve">, </w:t>
      </w:r>
      <w:proofErr w:type="spellStart"/>
      <w:r>
        <w:t>vROPS</w:t>
      </w:r>
      <w:proofErr w:type="spellEnd"/>
      <w:r>
        <w:t xml:space="preserve"> &amp; NSX</w:t>
      </w:r>
      <w:bookmarkEnd w:id="71"/>
    </w:p>
    <w:p w14:paraId="733032A0" w14:textId="273746E2" w:rsidR="00A00BB2" w:rsidRDefault="00F92F86" w:rsidP="00636AD7">
      <w:pPr>
        <w:pStyle w:val="nnormal"/>
        <w:numPr>
          <w:ilvl w:val="0"/>
          <w:numId w:val="35"/>
        </w:numPr>
      </w:pPr>
      <w:r>
        <w:t>A</w:t>
      </w:r>
      <w:r w:rsidR="00A00BB2">
        <w:t xml:space="preserve">s part of the </w:t>
      </w:r>
      <w:r>
        <w:t>current a</w:t>
      </w:r>
      <w:r w:rsidR="00A00BB2">
        <w:t>utomation</w:t>
      </w:r>
      <w:r>
        <w:t xml:space="preserve"> workflow</w:t>
      </w:r>
      <w:r w:rsidR="00A00BB2">
        <w:t>, only the deployment of the above is being done</w:t>
      </w:r>
      <w:r w:rsidR="0042641F">
        <w:t xml:space="preserve"> (NSX configuration continues until </w:t>
      </w:r>
      <w:r w:rsidR="00636AD7">
        <w:t xml:space="preserve">and including </w:t>
      </w:r>
      <w:r w:rsidR="0042641F">
        <w:t>step 4).</w:t>
      </w:r>
    </w:p>
    <w:p w14:paraId="5F9A9562" w14:textId="5E8F6C49" w:rsidR="00A00BB2" w:rsidRDefault="00A00BB2" w:rsidP="00AE45FA">
      <w:pPr>
        <w:pStyle w:val="nnormal"/>
        <w:numPr>
          <w:ilvl w:val="0"/>
          <w:numId w:val="35"/>
        </w:numPr>
      </w:pPr>
      <w:r>
        <w:t>To fully utilize the above, a user must login to each corresponding IP address web and configure the VM.</w:t>
      </w:r>
    </w:p>
    <w:p w14:paraId="3F3A1831" w14:textId="77777777" w:rsidR="00A00BB2" w:rsidRPr="00AE45FA" w:rsidRDefault="00A00BB2" w:rsidP="00AE45FA">
      <w:pPr>
        <w:pStyle w:val="nnormal"/>
        <w:ind w:left="720"/>
      </w:pPr>
    </w:p>
    <w:p w14:paraId="03F24C8C" w14:textId="6AA4C78A" w:rsidR="00D65A58" w:rsidRDefault="00D65A58" w:rsidP="001167D1">
      <w:pPr>
        <w:pStyle w:val="Heading1"/>
      </w:pPr>
      <w:bookmarkStart w:id="72" w:name="_Toc466640245"/>
      <w:r>
        <w:lastRenderedPageBreak/>
        <w:t xml:space="preserve">Known </w:t>
      </w:r>
      <w:bookmarkEnd w:id="67"/>
      <w:bookmarkEnd w:id="68"/>
      <w:r w:rsidR="001167D1">
        <w:t>Gaps</w:t>
      </w:r>
      <w:bookmarkEnd w:id="72"/>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73" w:name="_Toc458420465"/>
      <w:bookmarkStart w:id="74" w:name="_Toc458420468"/>
      <w:bookmarkStart w:id="75" w:name="_Toc458420471"/>
      <w:bookmarkStart w:id="76" w:name="_Toc466640246"/>
      <w:bookmarkEnd w:id="1"/>
      <w:bookmarkEnd w:id="61"/>
      <w:bookmarkEnd w:id="73"/>
      <w:bookmarkEnd w:id="74"/>
      <w:bookmarkEnd w:id="75"/>
      <w:r>
        <w:t>Versa Gaps</w:t>
      </w:r>
      <w:bookmarkEnd w:id="76"/>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77" w:name="_Toc466640247"/>
      <w:r>
        <w:t>vCenter Gaps</w:t>
      </w:r>
      <w:bookmarkEnd w:id="77"/>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78" w:name="_Toc466640248"/>
      <w:r>
        <w:t>Nagios Gaps</w:t>
      </w:r>
      <w:bookmarkEnd w:id="78"/>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79" w:name="_Toc466640249"/>
      <w:proofErr w:type="spellStart"/>
      <w:r>
        <w:t>ScaleIO</w:t>
      </w:r>
      <w:proofErr w:type="spellEnd"/>
      <w:r>
        <w:t xml:space="preserve"> Gaps</w:t>
      </w:r>
      <w:bookmarkEnd w:id="79"/>
    </w:p>
    <w:tbl>
      <w:tblPr>
        <w:tblStyle w:val="TestShell1"/>
        <w:tblW w:w="8635" w:type="dxa"/>
        <w:tblLook w:val="04A0" w:firstRow="1" w:lastRow="0" w:firstColumn="1" w:lastColumn="0" w:noHBand="0" w:noVBand="1"/>
      </w:tblPr>
      <w:tblGrid>
        <w:gridCol w:w="4224"/>
        <w:gridCol w:w="4411"/>
      </w:tblGrid>
      <w:tr w:rsidR="002C22B0" w:rsidRPr="00CD5679" w14:paraId="4C17B402" w14:textId="77777777" w:rsidTr="00B85525">
        <w:trPr>
          <w:cnfStyle w:val="100000000000" w:firstRow="1" w:lastRow="0" w:firstColumn="0" w:lastColumn="0" w:oddVBand="0" w:evenVBand="0" w:oddHBand="0" w:evenHBand="0" w:firstRowFirstColumn="0" w:firstRowLastColumn="0" w:lastRowFirstColumn="0" w:lastRowLastColumn="0"/>
        </w:trPr>
        <w:tc>
          <w:tcPr>
            <w:tcW w:w="2446" w:type="pct"/>
          </w:tcPr>
          <w:p w14:paraId="05A7F70B" w14:textId="77777777" w:rsidR="002C22B0" w:rsidRPr="00CD5679" w:rsidRDefault="002C22B0" w:rsidP="002C22B0">
            <w:pPr>
              <w:pStyle w:val="tabletext"/>
            </w:pPr>
            <w:r>
              <w:t>Gap</w:t>
            </w:r>
          </w:p>
        </w:tc>
        <w:tc>
          <w:tcPr>
            <w:tcW w:w="2554"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B85525">
        <w:tc>
          <w:tcPr>
            <w:tcW w:w="2446"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4"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B85525">
        <w:tc>
          <w:tcPr>
            <w:tcW w:w="2446"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4"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467ECE" w:rsidRPr="00CD5679" w14:paraId="531C61E9" w14:textId="77777777" w:rsidTr="00B85525">
        <w:tc>
          <w:tcPr>
            <w:tcW w:w="2446" w:type="pct"/>
          </w:tcPr>
          <w:p w14:paraId="460798F4" w14:textId="2C6DA729" w:rsidR="00467ECE" w:rsidDel="00990F36" w:rsidRDefault="003D3303" w:rsidP="002C22B0">
            <w:pPr>
              <w:pStyle w:val="tabletext"/>
              <w:rPr>
                <w:rFonts w:eastAsia="Times New Roman"/>
                <w:sz w:val="22"/>
              </w:rPr>
            </w:pPr>
            <w:proofErr w:type="spellStart"/>
            <w:r>
              <w:rPr>
                <w:rFonts w:eastAsia="Times New Roman"/>
                <w:sz w:val="22"/>
              </w:rPr>
              <w:t>ScaleIO</w:t>
            </w:r>
            <w:proofErr w:type="spellEnd"/>
            <w:r>
              <w:rPr>
                <w:rFonts w:eastAsia="Times New Roman"/>
                <w:sz w:val="22"/>
              </w:rPr>
              <w:t xml:space="preserve"> plug-in is not deployed</w:t>
            </w:r>
          </w:p>
        </w:tc>
        <w:tc>
          <w:tcPr>
            <w:tcW w:w="2554" w:type="pct"/>
          </w:tcPr>
          <w:p w14:paraId="2C83B0A5" w14:textId="21827264" w:rsidR="00467ECE" w:rsidDel="00990F36" w:rsidRDefault="003D3303" w:rsidP="002C22B0">
            <w:pPr>
              <w:pStyle w:val="tabletext"/>
              <w:rPr>
                <w:rFonts w:eastAsia="Times New Roman"/>
                <w:sz w:val="22"/>
              </w:rPr>
            </w:pPr>
            <w:r>
              <w:rPr>
                <w:rFonts w:eastAsia="Times New Roman"/>
                <w:sz w:val="22"/>
              </w:rPr>
              <w:t>Due to a known issue, the plug-in is not being deployed.</w:t>
            </w:r>
          </w:p>
        </w:tc>
      </w:tr>
    </w:tbl>
    <w:p w14:paraId="58128FB8" w14:textId="3F9636B2" w:rsidR="00106325" w:rsidRDefault="00E13501" w:rsidP="00E13501">
      <w:pPr>
        <w:pStyle w:val="Heading1"/>
      </w:pPr>
      <w:bookmarkStart w:id="80" w:name="_Toc458420478"/>
      <w:bookmarkStart w:id="81" w:name="_Toc458420481"/>
      <w:bookmarkStart w:id="82" w:name="_Toc458420484"/>
      <w:bookmarkStart w:id="83" w:name="_Toc466640250"/>
      <w:bookmarkEnd w:id="80"/>
      <w:bookmarkEnd w:id="81"/>
      <w:bookmarkEnd w:id="82"/>
      <w:r>
        <w:lastRenderedPageBreak/>
        <w:t>Known Issues</w:t>
      </w:r>
      <w:bookmarkEnd w:id="83"/>
    </w:p>
    <w:tbl>
      <w:tblPr>
        <w:tblStyle w:val="TestShell1"/>
        <w:tblW w:w="8640" w:type="dxa"/>
        <w:tblLook w:val="04A0" w:firstRow="1" w:lastRow="0" w:firstColumn="1" w:lastColumn="0" w:noHBand="0" w:noVBand="1"/>
      </w:tblPr>
      <w:tblGrid>
        <w:gridCol w:w="1329"/>
        <w:gridCol w:w="1071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bidi="ar-SA"/>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bidi="ar-SA"/>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r w:rsidR="00861776" w:rsidRPr="00CD5679" w14:paraId="75C5227E" w14:textId="77777777" w:rsidTr="004A0BD2">
        <w:trPr>
          <w:ins w:id="84" w:author="Eric Rosenquist" w:date="2016-11-11T21:07:00Z"/>
        </w:trPr>
        <w:tc>
          <w:tcPr>
            <w:tcW w:w="1521" w:type="pct"/>
          </w:tcPr>
          <w:p w14:paraId="0B1FEB00" w14:textId="341894E5" w:rsidR="00861776" w:rsidRDefault="00861776" w:rsidP="008A187E">
            <w:pPr>
              <w:pStyle w:val="tabletext"/>
              <w:rPr>
                <w:ins w:id="85" w:author="Eric Rosenquist" w:date="2016-11-11T21:07:00Z"/>
                <w:rFonts w:eastAsia="Times New Roman"/>
                <w:sz w:val="22"/>
              </w:rPr>
            </w:pPr>
            <w:proofErr w:type="spellStart"/>
            <w:ins w:id="86" w:author="Eric Rosenquist" w:date="2016-11-11T21:08:00Z">
              <w:r>
                <w:rPr>
                  <w:rFonts w:eastAsia="Times New Roman"/>
                  <w:sz w:val="22"/>
                </w:rPr>
                <w:lastRenderedPageBreak/>
                <w:t>vRA</w:t>
              </w:r>
              <w:proofErr w:type="spellEnd"/>
              <w:r>
                <w:rPr>
                  <w:rFonts w:eastAsia="Times New Roman"/>
                  <w:sz w:val="22"/>
                </w:rPr>
                <w:t xml:space="preserve"> Automation appliance is left powered off</w:t>
              </w:r>
            </w:ins>
          </w:p>
        </w:tc>
        <w:tc>
          <w:tcPr>
            <w:tcW w:w="3479" w:type="pct"/>
          </w:tcPr>
          <w:p w14:paraId="5888AF0E" w14:textId="77777777" w:rsidR="00861776" w:rsidRDefault="00861776" w:rsidP="008A187E">
            <w:pPr>
              <w:pStyle w:val="tabletext"/>
              <w:rPr>
                <w:ins w:id="87" w:author="Eric Rosenquist" w:date="2016-11-11T21:09:00Z"/>
                <w:rFonts w:eastAsia="Times New Roman"/>
                <w:sz w:val="22"/>
              </w:rPr>
            </w:pPr>
            <w:ins w:id="88" w:author="Eric Rosenquist" w:date="2016-11-11T21:08:00Z">
              <w:r>
                <w:rPr>
                  <w:rFonts w:eastAsia="Times New Roman"/>
                  <w:sz w:val="22"/>
                </w:rPr>
                <w:t>There may be a compatibility issue on some hosts</w:t>
              </w:r>
            </w:ins>
            <w:ins w:id="89" w:author="Eric Rosenquist" w:date="2016-11-11T21:09:00Z">
              <w:r>
                <w:rPr>
                  <w:rFonts w:eastAsia="Times New Roman"/>
                  <w:sz w:val="22"/>
                </w:rPr>
                <w:t xml:space="preserve"> that blocks the VM from powering on.</w:t>
              </w:r>
            </w:ins>
          </w:p>
          <w:p w14:paraId="2A5378F9" w14:textId="77777777" w:rsidR="00861776" w:rsidRDefault="00861776" w:rsidP="008A187E">
            <w:pPr>
              <w:pStyle w:val="tabletext"/>
              <w:rPr>
                <w:ins w:id="90" w:author="Eric Rosenquist" w:date="2016-11-11T21:09:00Z"/>
                <w:rFonts w:eastAsia="Times New Roman"/>
                <w:sz w:val="22"/>
              </w:rPr>
            </w:pPr>
            <w:ins w:id="91" w:author="Eric Rosenquist" w:date="2016-11-11T21:09:00Z">
              <w:r>
                <w:rPr>
                  <w:rFonts w:eastAsia="Times New Roman"/>
                  <w:sz w:val="22"/>
                </w:rPr>
                <w:t xml:space="preserve">It may be possible to respond to this prompt programmatically in the future. </w:t>
              </w:r>
              <w:bookmarkStart w:id="92" w:name="_GoBack"/>
              <w:bookmarkEnd w:id="92"/>
            </w:ins>
          </w:p>
          <w:p w14:paraId="443BD383" w14:textId="2A8DE5ED" w:rsidR="00861776" w:rsidRDefault="00861776" w:rsidP="008A187E">
            <w:pPr>
              <w:pStyle w:val="tabletext"/>
              <w:rPr>
                <w:ins w:id="93" w:author="Eric Rosenquist" w:date="2016-11-11T21:08:00Z"/>
                <w:rFonts w:eastAsia="Times New Roman"/>
                <w:sz w:val="22"/>
              </w:rPr>
            </w:pPr>
            <w:ins w:id="94" w:author="Eric Rosenquist" w:date="2016-11-11T21:09:00Z">
              <w:r>
                <w:rPr>
                  <w:rFonts w:eastAsia="Times New Roman"/>
                  <w:sz w:val="22"/>
                </w:rPr>
                <w:t>For now, manually power on the VM and answer Yes to the prompt when it appears:</w:t>
              </w:r>
            </w:ins>
            <w:ins w:id="95" w:author="Eric Rosenquist" w:date="2016-11-11T21:08:00Z">
              <w:r>
                <w:rPr>
                  <w:noProof/>
                  <w:lang w:eastAsia="en-US" w:bidi="ar-SA"/>
                </w:rPr>
                <w:drawing>
                  <wp:inline distT="0" distB="0" distL="0" distR="0" wp14:anchorId="7679C590" wp14:editId="5B5E58A8">
                    <wp:extent cx="6667500" cy="6076533"/>
                    <wp:effectExtent l="0" t="0" r="0" b="635"/>
                    <wp:docPr id="9" name="Picture 9" descr="cid:image001.png@01D23C5E.68548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3C5E.68548E5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6669679" cy="6078519"/>
                            </a:xfrm>
                            <a:prstGeom prst="rect">
                              <a:avLst/>
                            </a:prstGeom>
                            <a:noFill/>
                            <a:ln>
                              <a:noFill/>
                            </a:ln>
                          </pic:spPr>
                        </pic:pic>
                      </a:graphicData>
                    </a:graphic>
                  </wp:inline>
                </w:drawing>
              </w:r>
            </w:ins>
          </w:p>
          <w:p w14:paraId="628725E1" w14:textId="36DFD6AF" w:rsidR="00861776" w:rsidRDefault="00861776" w:rsidP="008A187E">
            <w:pPr>
              <w:pStyle w:val="tabletext"/>
              <w:rPr>
                <w:ins w:id="96" w:author="Eric Rosenquist" w:date="2016-11-11T21:07:00Z"/>
                <w:rFonts w:eastAsia="Times New Roman"/>
                <w:sz w:val="22"/>
              </w:rPr>
            </w:pPr>
          </w:p>
        </w:tc>
      </w:tr>
    </w:tbl>
    <w:p w14:paraId="0D87EF68" w14:textId="7F225851" w:rsidR="004664FE" w:rsidRDefault="004664FE" w:rsidP="004664FE">
      <w:pPr>
        <w:pStyle w:val="Heading1"/>
      </w:pPr>
      <w:bookmarkStart w:id="97" w:name="_Toc466640251"/>
      <w:r>
        <w:lastRenderedPageBreak/>
        <w:t xml:space="preserve">Changes from the previous </w:t>
      </w:r>
      <w:r w:rsidR="00C460F1">
        <w:t xml:space="preserve">code </w:t>
      </w:r>
      <w:r>
        <w:t>release</w:t>
      </w:r>
      <w:bookmarkEnd w:id="97"/>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98" w:name="_Toc466640252"/>
      <w:r>
        <w:lastRenderedPageBreak/>
        <w:t>L</w:t>
      </w:r>
      <w:r w:rsidRPr="0096411A">
        <w:t>egal Notice</w:t>
      </w:r>
      <w:bookmarkEnd w:id="98"/>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49"/>
      <w:footerReference w:type="default" r:id="rId50"/>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F54324" w14:textId="77777777" w:rsidR="00520FF1" w:rsidRDefault="00520FF1" w:rsidP="00905D15">
      <w:r>
        <w:separator/>
      </w:r>
    </w:p>
  </w:endnote>
  <w:endnote w:type="continuationSeparator" w:id="0">
    <w:p w14:paraId="21D609F9" w14:textId="77777777" w:rsidR="00520FF1" w:rsidRDefault="00520FF1"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0A1327" w:rsidRPr="00CD5679" w:rsidRDefault="000A1327"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14B55" w14:textId="77777777" w:rsidR="00520FF1" w:rsidRDefault="00520FF1" w:rsidP="00905D15">
      <w:r>
        <w:separator/>
      </w:r>
    </w:p>
  </w:footnote>
  <w:footnote w:type="continuationSeparator" w:id="0">
    <w:p w14:paraId="271C8746" w14:textId="77777777" w:rsidR="00520FF1" w:rsidRDefault="00520FF1" w:rsidP="00905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0A1327" w:rsidRPr="00CD5679" w:rsidRDefault="000A1327"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C4CE2"/>
    <w:multiLevelType w:val="hybridMultilevel"/>
    <w:tmpl w:val="43907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0"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27"/>
  </w:num>
  <w:num w:numId="4">
    <w:abstractNumId w:val="32"/>
  </w:num>
  <w:num w:numId="5">
    <w:abstractNumId w:val="6"/>
  </w:num>
  <w:num w:numId="6">
    <w:abstractNumId w:val="17"/>
  </w:num>
  <w:num w:numId="7">
    <w:abstractNumId w:val="30"/>
  </w:num>
  <w:num w:numId="8">
    <w:abstractNumId w:val="49"/>
  </w:num>
  <w:num w:numId="9">
    <w:abstractNumId w:val="44"/>
  </w:num>
  <w:num w:numId="10">
    <w:abstractNumId w:val="24"/>
  </w:num>
  <w:num w:numId="11">
    <w:abstractNumId w:val="11"/>
  </w:num>
  <w:num w:numId="12">
    <w:abstractNumId w:val="1"/>
  </w:num>
  <w:num w:numId="13">
    <w:abstractNumId w:val="35"/>
  </w:num>
  <w:num w:numId="14">
    <w:abstractNumId w:val="31"/>
  </w:num>
  <w:num w:numId="15">
    <w:abstractNumId w:val="13"/>
  </w:num>
  <w:num w:numId="16">
    <w:abstractNumId w:val="42"/>
  </w:num>
  <w:num w:numId="17">
    <w:abstractNumId w:val="36"/>
  </w:num>
  <w:num w:numId="18">
    <w:abstractNumId w:val="16"/>
  </w:num>
  <w:num w:numId="19">
    <w:abstractNumId w:val="3"/>
  </w:num>
  <w:num w:numId="20">
    <w:abstractNumId w:val="38"/>
  </w:num>
  <w:num w:numId="21">
    <w:abstractNumId w:val="9"/>
  </w:num>
  <w:num w:numId="22">
    <w:abstractNumId w:val="4"/>
  </w:num>
  <w:num w:numId="23">
    <w:abstractNumId w:val="22"/>
  </w:num>
  <w:num w:numId="24">
    <w:abstractNumId w:val="47"/>
  </w:num>
  <w:num w:numId="25">
    <w:abstractNumId w:val="20"/>
  </w:num>
  <w:num w:numId="26">
    <w:abstractNumId w:val="48"/>
  </w:num>
  <w:num w:numId="27">
    <w:abstractNumId w:val="0"/>
  </w:num>
  <w:num w:numId="28">
    <w:abstractNumId w:val="39"/>
  </w:num>
  <w:num w:numId="29">
    <w:abstractNumId w:val="40"/>
  </w:num>
  <w:num w:numId="30">
    <w:abstractNumId w:val="46"/>
  </w:num>
  <w:num w:numId="31">
    <w:abstractNumId w:val="34"/>
  </w:num>
  <w:num w:numId="32">
    <w:abstractNumId w:val="33"/>
  </w:num>
  <w:num w:numId="33">
    <w:abstractNumId w:val="29"/>
  </w:num>
  <w:num w:numId="34">
    <w:abstractNumId w:val="15"/>
  </w:num>
  <w:num w:numId="35">
    <w:abstractNumId w:val="50"/>
  </w:num>
  <w:num w:numId="36">
    <w:abstractNumId w:val="37"/>
  </w:num>
  <w:num w:numId="37">
    <w:abstractNumId w:val="26"/>
  </w:num>
  <w:num w:numId="38">
    <w:abstractNumId w:val="14"/>
  </w:num>
  <w:num w:numId="39">
    <w:abstractNumId w:val="21"/>
  </w:num>
  <w:num w:numId="40">
    <w:abstractNumId w:val="43"/>
  </w:num>
  <w:num w:numId="41">
    <w:abstractNumId w:val="18"/>
  </w:num>
  <w:num w:numId="42">
    <w:abstractNumId w:val="12"/>
  </w:num>
  <w:num w:numId="43">
    <w:abstractNumId w:val="41"/>
  </w:num>
  <w:num w:numId="44">
    <w:abstractNumId w:val="23"/>
  </w:num>
  <w:num w:numId="45">
    <w:abstractNumId w:val="5"/>
  </w:num>
  <w:num w:numId="46">
    <w:abstractNumId w:val="28"/>
  </w:num>
  <w:num w:numId="47">
    <w:abstractNumId w:val="45"/>
  </w:num>
  <w:num w:numId="48">
    <w:abstractNumId w:val="19"/>
  </w:num>
  <w:num w:numId="49">
    <w:abstractNumId w:val="8"/>
  </w:num>
  <w:num w:numId="50">
    <w:abstractNumId w:val="25"/>
  </w:num>
  <w:num w:numId="51">
    <w:abstractNumId w:val="7"/>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 Rosenquist">
    <w15:presenceInfo w15:providerId="Windows Live" w15:userId="6e4df630ab61ec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296E"/>
    <w:rsid w:val="00093891"/>
    <w:rsid w:val="00093EA2"/>
    <w:rsid w:val="000949E7"/>
    <w:rsid w:val="000950CF"/>
    <w:rsid w:val="0009589D"/>
    <w:rsid w:val="00097630"/>
    <w:rsid w:val="00097C64"/>
    <w:rsid w:val="000A1327"/>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2A73"/>
    <w:rsid w:val="0015353B"/>
    <w:rsid w:val="00153726"/>
    <w:rsid w:val="00153EB2"/>
    <w:rsid w:val="00154039"/>
    <w:rsid w:val="00154D5C"/>
    <w:rsid w:val="00155211"/>
    <w:rsid w:val="00155223"/>
    <w:rsid w:val="00157E11"/>
    <w:rsid w:val="00160E6F"/>
    <w:rsid w:val="00160ED3"/>
    <w:rsid w:val="0016102D"/>
    <w:rsid w:val="00161289"/>
    <w:rsid w:val="00161C8C"/>
    <w:rsid w:val="00162177"/>
    <w:rsid w:val="00162810"/>
    <w:rsid w:val="0016344C"/>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5FB"/>
    <w:rsid w:val="00267EA8"/>
    <w:rsid w:val="00271644"/>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BD9"/>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0E9A"/>
    <w:rsid w:val="003B2171"/>
    <w:rsid w:val="003B2880"/>
    <w:rsid w:val="003B2C8C"/>
    <w:rsid w:val="003B3525"/>
    <w:rsid w:val="003B3C91"/>
    <w:rsid w:val="003B6085"/>
    <w:rsid w:val="003B6F39"/>
    <w:rsid w:val="003B78C8"/>
    <w:rsid w:val="003C0439"/>
    <w:rsid w:val="003C0BF9"/>
    <w:rsid w:val="003C2570"/>
    <w:rsid w:val="003C2B2E"/>
    <w:rsid w:val="003C3DA8"/>
    <w:rsid w:val="003C433F"/>
    <w:rsid w:val="003C45D6"/>
    <w:rsid w:val="003C498E"/>
    <w:rsid w:val="003C5178"/>
    <w:rsid w:val="003C6EA1"/>
    <w:rsid w:val="003C6FEA"/>
    <w:rsid w:val="003C7FFC"/>
    <w:rsid w:val="003D07F9"/>
    <w:rsid w:val="003D0BBE"/>
    <w:rsid w:val="003D1C16"/>
    <w:rsid w:val="003D281F"/>
    <w:rsid w:val="003D28C0"/>
    <w:rsid w:val="003D2F18"/>
    <w:rsid w:val="003D3303"/>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1F"/>
    <w:rsid w:val="00426470"/>
    <w:rsid w:val="00426E97"/>
    <w:rsid w:val="004274A5"/>
    <w:rsid w:val="00427F63"/>
    <w:rsid w:val="00430CFE"/>
    <w:rsid w:val="00430E71"/>
    <w:rsid w:val="004316FE"/>
    <w:rsid w:val="004329CC"/>
    <w:rsid w:val="00432A39"/>
    <w:rsid w:val="00432F12"/>
    <w:rsid w:val="0043462F"/>
    <w:rsid w:val="0043471C"/>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53"/>
    <w:rsid w:val="00477AA4"/>
    <w:rsid w:val="004802DE"/>
    <w:rsid w:val="00481545"/>
    <w:rsid w:val="0048216A"/>
    <w:rsid w:val="00482401"/>
    <w:rsid w:val="0048259D"/>
    <w:rsid w:val="0048387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273"/>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0707"/>
    <w:rsid w:val="00520FF1"/>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672B"/>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66B4"/>
    <w:rsid w:val="005F7B25"/>
    <w:rsid w:val="0060063D"/>
    <w:rsid w:val="0060093B"/>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31C5"/>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36AD7"/>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A7F6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6395"/>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0D8"/>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38A"/>
    <w:rsid w:val="00855D09"/>
    <w:rsid w:val="00856AAB"/>
    <w:rsid w:val="008604D0"/>
    <w:rsid w:val="00860E84"/>
    <w:rsid w:val="008615BC"/>
    <w:rsid w:val="00861776"/>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A65"/>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637"/>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D64"/>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45FA"/>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6BDB"/>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525"/>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0D93"/>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4C9F"/>
    <w:rsid w:val="00C659C4"/>
    <w:rsid w:val="00C7108E"/>
    <w:rsid w:val="00C71689"/>
    <w:rsid w:val="00C722DC"/>
    <w:rsid w:val="00C72312"/>
    <w:rsid w:val="00C72A64"/>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6B06"/>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10A8"/>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2F86"/>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606E"/>
    <w:rsid w:val="00FC7112"/>
    <w:rsid w:val="00FC7527"/>
    <w:rsid w:val="00FD18FA"/>
    <w:rsid w:val="00FD2C7F"/>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4">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uiPriority="0"/>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uiPriority="0"/>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cid:image001.jpg@01D1D613.B39C4260" TargetMode="External"/><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cloudshell1"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Data" Target="diagrams/data1.xml"/><Relationship Id="rId41" Type="http://schemas.openxmlformats.org/officeDocument/2006/relationships/image" Target="media/image24.jpeg"/><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diagramColors" Target="diagrams/colors1.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diagramQuickStyle" Target="diagrams/quickStyle1.xml"/><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Layout" Target="diagrams/layout1.xm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cid:image001.png@01D23C5E.68548E50" TargetMode="External"/><Relationship Id="rId8" Type="http://schemas.openxmlformats.org/officeDocument/2006/relationships/webSettings" Target="webSettings.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pt>
    <dgm:pt modelId="{3B3AFEA7-4370-4962-9DF3-B20989499B70}" type="pres">
      <dgm:prSet presAssocID="{4E2E805E-FA33-4D3D-A7D6-69DABC8C65F0}" presName="node" presStyleLbl="node1" presStyleIdx="0" presStyleCnt="4">
        <dgm:presLayoutVars>
          <dgm:bulletEnabled val="1"/>
        </dgm:presLayoutVars>
      </dgm:prSet>
      <dgm:spPr/>
    </dgm:pt>
    <dgm:pt modelId="{524AC020-AA24-469E-B18D-62489D23D477}" type="pres">
      <dgm:prSet presAssocID="{8DD71AAF-5214-4D30-9C51-4BF9812A5B96}" presName="sibTrans" presStyleLbl="sibTrans1D1" presStyleIdx="0" presStyleCnt="3"/>
      <dgm:spPr/>
    </dgm:pt>
    <dgm:pt modelId="{16362CEE-9293-4966-995B-1B6EA48442A5}" type="pres">
      <dgm:prSet presAssocID="{8DD71AAF-5214-4D30-9C51-4BF9812A5B96}" presName="connectorText" presStyleLbl="sibTrans1D1" presStyleIdx="0" presStyleCnt="3"/>
      <dgm:spPr/>
    </dgm:pt>
    <dgm:pt modelId="{3EF8D23D-5A2E-487D-B7FE-59A361D5C494}" type="pres">
      <dgm:prSet presAssocID="{DE7A9225-B880-4D44-BEB5-8C785B550B3E}" presName="node" presStyleLbl="node1" presStyleIdx="1" presStyleCnt="4">
        <dgm:presLayoutVars>
          <dgm:bulletEnabled val="1"/>
        </dgm:presLayoutVars>
      </dgm:prSet>
      <dgm:spPr/>
    </dgm:pt>
    <dgm:pt modelId="{FDE9ED68-76D1-41EA-8E70-BD5296329355}" type="pres">
      <dgm:prSet presAssocID="{F8ECD8B3-80F1-4BB9-B949-9DC20FD5253C}" presName="sibTrans" presStyleLbl="sibTrans1D1" presStyleIdx="1" presStyleCnt="3"/>
      <dgm:spPr/>
    </dgm:pt>
    <dgm:pt modelId="{7C247AEF-CF70-4492-AE30-308E9CF598F4}" type="pres">
      <dgm:prSet presAssocID="{F8ECD8B3-80F1-4BB9-B949-9DC20FD5253C}" presName="connectorText" presStyleLbl="sibTrans1D1" presStyleIdx="1" presStyleCnt="3"/>
      <dgm:spPr/>
    </dgm:pt>
    <dgm:pt modelId="{6520BD51-772E-49C3-9440-D1D0EE2BC596}" type="pres">
      <dgm:prSet presAssocID="{5D51E802-63C6-4FA1-B834-E63D7610F58A}" presName="node" presStyleLbl="node1" presStyleIdx="2" presStyleCnt="4">
        <dgm:presLayoutVars>
          <dgm:bulletEnabled val="1"/>
        </dgm:presLayoutVars>
      </dgm:prSet>
      <dgm:spPr/>
    </dgm:pt>
    <dgm:pt modelId="{AB548658-CD08-439C-9ADE-3A38AEDFC542}" type="pres">
      <dgm:prSet presAssocID="{700C5023-003A-48F0-9CEF-ED085FFF7780}" presName="sibTrans" presStyleLbl="sibTrans1D1" presStyleIdx="2" presStyleCnt="3"/>
      <dgm:spPr/>
    </dgm:pt>
    <dgm:pt modelId="{25C37991-11D2-453C-AD61-D1B2D006C219}" type="pres">
      <dgm:prSet presAssocID="{700C5023-003A-48F0-9CEF-ED085FFF7780}" presName="connectorText" presStyleLbl="sibTrans1D1" presStyleIdx="2" presStyleCnt="3"/>
      <dgm:spPr/>
    </dgm:pt>
    <dgm:pt modelId="{172D476E-776D-490C-8F5B-BC150556D9ED}" type="pres">
      <dgm:prSet presAssocID="{CD0A3085-1B84-4C4D-AEBF-FA8EED2B556B}" presName="node" presStyleLbl="node1" presStyleIdx="3" presStyleCnt="4">
        <dgm:presLayoutVars>
          <dgm:bulletEnabled val="1"/>
        </dgm:presLayoutVars>
      </dgm:prSet>
      <dgm:spPr/>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B4C0E561-F91C-493F-B443-1CB333292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6483</TotalTime>
  <Pages>40</Pages>
  <Words>5427</Words>
  <Characters>30940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36295</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Eric Rosenquist</cp:lastModifiedBy>
  <cp:revision>115</cp:revision>
  <cp:lastPrinted>2016-11-11T23:10:00Z</cp:lastPrinted>
  <dcterms:created xsi:type="dcterms:W3CDTF">2016-02-05T09:47:00Z</dcterms:created>
  <dcterms:modified xsi:type="dcterms:W3CDTF">2016-11-12T02:09:00Z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