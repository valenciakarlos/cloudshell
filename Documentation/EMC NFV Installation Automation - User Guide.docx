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CBA1AC" w14:textId="792C8FA8" w:rsidR="00CA543E" w:rsidRPr="00E86F48" w:rsidRDefault="00CA543E" w:rsidP="0092739C">
      <w:pPr>
        <w:pStyle w:val="CoverTitle1"/>
      </w:pPr>
      <w:r w:rsidRPr="00E86F48">
        <w:t>QualiSystems</w:t>
      </w:r>
      <w:r>
        <w:t xml:space="preserve"> </w:t>
      </w:r>
      <w:proofErr w:type="spellStart"/>
      <w:r w:rsidR="0092739C">
        <w:t>CloudShell</w:t>
      </w:r>
      <w:r w:rsidRPr="00F709B6">
        <w:rPr>
          <w:rStyle w:val="QSup"/>
        </w:rPr>
        <w:t>TM</w:t>
      </w:r>
      <w:proofErr w:type="spellEnd"/>
    </w:p>
    <w:p w14:paraId="5C063E84" w14:textId="14F3766E" w:rsidR="00CA543E" w:rsidRPr="00264BCF" w:rsidRDefault="00510C01" w:rsidP="007B312F">
      <w:pPr>
        <w:pStyle w:val="CoverTitle11"/>
      </w:pPr>
      <w:r>
        <w:t>NFV</w:t>
      </w:r>
      <w:r w:rsidR="0092739C">
        <w:t xml:space="preserve"> Installation Automation</w:t>
      </w:r>
    </w:p>
    <w:p w14:paraId="76993188" w14:textId="513FF0F3" w:rsidR="00CA543E" w:rsidRPr="006D3A98" w:rsidRDefault="003D28C0" w:rsidP="00CA543E">
      <w:pPr>
        <w:pStyle w:val="CoverTitle2"/>
      </w:pPr>
      <w:r>
        <w:t>User</w:t>
      </w:r>
      <w:r w:rsidR="0092739C">
        <w:t xml:space="preserve"> Guide</w:t>
      </w:r>
    </w:p>
    <w:p w14:paraId="6E0E179A" w14:textId="77777777" w:rsidR="00CA543E" w:rsidRPr="00087663" w:rsidRDefault="006D3A98" w:rsidP="00BA34CE">
      <w:pPr>
        <w:pStyle w:val="CoverTitle3"/>
      </w:pPr>
      <w:r>
        <w:t>V</w:t>
      </w:r>
      <w:r w:rsidR="00CA543E" w:rsidRPr="00087663">
        <w:t xml:space="preserve">ersion </w:t>
      </w:r>
      <w:r w:rsidR="0048387D">
        <w:fldChar w:fldCharType="begin"/>
      </w:r>
      <w:r w:rsidR="0048387D">
        <w:instrText xml:space="preserve"> KEYWORDS   </w:instrText>
      </w:r>
      <w:r w:rsidR="0048387D">
        <w:fldChar w:fldCharType="separate"/>
      </w:r>
      <w:r w:rsidR="00264BCF" w:rsidRPr="002F1857">
        <w:t>1.0.0</w:t>
      </w:r>
      <w:r w:rsidR="0048387D">
        <w:fldChar w:fldCharType="end"/>
      </w:r>
    </w:p>
    <w:p w14:paraId="2DAC700C" w14:textId="70EE1436" w:rsidR="00CA543E" w:rsidRPr="00087663" w:rsidRDefault="00CA543E" w:rsidP="00AB38D9">
      <w:pPr>
        <w:pStyle w:val="CoverTitle33"/>
      </w:pPr>
      <w:r w:rsidRPr="00087663">
        <w:t xml:space="preserve">Release date: </w:t>
      </w:r>
      <w:r w:rsidR="00AB38D9">
        <w:t xml:space="preserve">June </w:t>
      </w:r>
      <w:r w:rsidR="0092739C">
        <w:t>2016</w:t>
      </w:r>
    </w:p>
    <w:p w14:paraId="4B535500" w14:textId="6BCC7D3F" w:rsidR="00CA543E" w:rsidRPr="00087663" w:rsidRDefault="00CA543E" w:rsidP="00855D09">
      <w:pPr>
        <w:pStyle w:val="CoverTitle4"/>
      </w:pPr>
      <w:r w:rsidRPr="00087663">
        <w:t>Document version (</w:t>
      </w:r>
      <w:r w:rsidR="0048387D">
        <w:fldChar w:fldCharType="begin"/>
      </w:r>
      <w:r w:rsidR="0048387D">
        <w:instrText xml:space="preserve"> DOCPROPERTY  "Document number"  \* MERGEFORMAT </w:instrText>
      </w:r>
      <w:r w:rsidR="0048387D">
        <w:fldChar w:fldCharType="separate"/>
      </w:r>
      <w:r w:rsidR="00AB38D9" w:rsidRPr="002F1857">
        <w:t>Rev A.</w:t>
      </w:r>
      <w:r w:rsidR="00AB38D9">
        <w:t>05</w:t>
      </w:r>
      <w:r w:rsidR="0048387D">
        <w:fldChar w:fldCharType="end"/>
      </w:r>
      <w:r w:rsidRPr="00087663">
        <w:t>)</w:t>
      </w:r>
    </w:p>
    <w:p w14:paraId="56F0B644" w14:textId="77777777" w:rsidR="00CA543E" w:rsidRPr="006608ED" w:rsidRDefault="00CA543E" w:rsidP="00906F2D">
      <w:pPr>
        <w:pStyle w:val="CoverTitle4"/>
      </w:pPr>
    </w:p>
    <w:p w14:paraId="6B8D43AA" w14:textId="77777777" w:rsidR="001D5DE2" w:rsidRDefault="001D5DE2" w:rsidP="00906F2D">
      <w:pPr>
        <w:pStyle w:val="nnormal"/>
      </w:pPr>
      <w:bookmarkStart w:id="0" w:name="_Toc217398157"/>
      <w:bookmarkStart w:id="1" w:name="_Toc329037954"/>
    </w:p>
    <w:p w14:paraId="682DF4B9" w14:textId="77777777" w:rsidR="00074A28" w:rsidRDefault="00074A28">
      <w:pPr>
        <w:rPr>
          <w:rFonts w:eastAsiaTheme="minorEastAsia" w:cs="Times New Roman"/>
          <w:bCs/>
          <w:kern w:val="32"/>
          <w:sz w:val="40"/>
          <w:szCs w:val="60"/>
          <w:lang w:eastAsia="zh-CN"/>
        </w:rPr>
      </w:pPr>
      <w:bookmarkStart w:id="2" w:name="_Toc354056681"/>
      <w:r>
        <w:br w:type="page"/>
      </w:r>
    </w:p>
    <w:p w14:paraId="5B43968A" w14:textId="54C504A3" w:rsidR="00F505FE" w:rsidRDefault="00074A28">
      <w:pPr>
        <w:pStyle w:val="TOC1"/>
        <w:tabs>
          <w:tab w:val="left" w:pos="440"/>
          <w:tab w:val="right" w:leader="dot" w:pos="8630"/>
        </w:tabs>
        <w:rPr>
          <w:rFonts w:eastAsiaTheme="minorEastAsia" w:cstheme="minorBidi"/>
          <w:b w:val="0"/>
          <w:noProof/>
          <w:color w:val="auto"/>
          <w:sz w:val="22"/>
          <w:szCs w:val="22"/>
        </w:rPr>
      </w:pPr>
      <w:r>
        <w:lastRenderedPageBreak/>
        <w:fldChar w:fldCharType="begin"/>
      </w:r>
      <w:r>
        <w:instrText xml:space="preserve"> TOC \o "1-3" \h \z \u </w:instrText>
      </w:r>
      <w:r>
        <w:fldChar w:fldCharType="separate"/>
      </w:r>
      <w:hyperlink w:anchor="_Toc454211937" w:history="1">
        <w:r w:rsidR="00F505FE" w:rsidRPr="00E65923">
          <w:rPr>
            <w:rStyle w:val="Hyperlink"/>
            <w:noProof/>
          </w:rPr>
          <w:t>1</w:t>
        </w:r>
        <w:r w:rsidR="00F505FE">
          <w:rPr>
            <w:rFonts w:eastAsiaTheme="minorEastAsia" w:cstheme="minorBidi"/>
            <w:b w:val="0"/>
            <w:noProof/>
            <w:color w:val="auto"/>
            <w:sz w:val="22"/>
            <w:szCs w:val="22"/>
          </w:rPr>
          <w:tab/>
        </w:r>
        <w:r w:rsidR="00F505FE" w:rsidRPr="00E65923">
          <w:rPr>
            <w:rStyle w:val="Hyperlink"/>
            <w:noProof/>
          </w:rPr>
          <w:t>Overview</w:t>
        </w:r>
        <w:r w:rsidR="00F505FE">
          <w:rPr>
            <w:noProof/>
            <w:webHidden/>
          </w:rPr>
          <w:tab/>
        </w:r>
        <w:r w:rsidR="00F505FE">
          <w:rPr>
            <w:noProof/>
            <w:webHidden/>
          </w:rPr>
          <w:fldChar w:fldCharType="begin"/>
        </w:r>
        <w:r w:rsidR="00F505FE">
          <w:rPr>
            <w:noProof/>
            <w:webHidden/>
          </w:rPr>
          <w:instrText xml:space="preserve"> PAGEREF _Toc454211937 \h </w:instrText>
        </w:r>
        <w:r w:rsidR="00F505FE">
          <w:rPr>
            <w:noProof/>
            <w:webHidden/>
          </w:rPr>
        </w:r>
        <w:r w:rsidR="00F505FE">
          <w:rPr>
            <w:noProof/>
            <w:webHidden/>
          </w:rPr>
          <w:fldChar w:fldCharType="separate"/>
        </w:r>
        <w:r w:rsidR="00F505FE">
          <w:rPr>
            <w:noProof/>
            <w:webHidden/>
          </w:rPr>
          <w:t>4</w:t>
        </w:r>
        <w:r w:rsidR="00F505FE">
          <w:rPr>
            <w:noProof/>
            <w:webHidden/>
          </w:rPr>
          <w:fldChar w:fldCharType="end"/>
        </w:r>
      </w:hyperlink>
    </w:p>
    <w:p w14:paraId="4AF31196" w14:textId="01547644" w:rsidR="00F505FE" w:rsidRDefault="0048387D">
      <w:pPr>
        <w:pStyle w:val="TOC1"/>
        <w:tabs>
          <w:tab w:val="left" w:pos="440"/>
          <w:tab w:val="right" w:leader="dot" w:pos="8630"/>
        </w:tabs>
        <w:rPr>
          <w:rFonts w:eastAsiaTheme="minorEastAsia" w:cstheme="minorBidi"/>
          <w:b w:val="0"/>
          <w:noProof/>
          <w:color w:val="auto"/>
          <w:sz w:val="22"/>
          <w:szCs w:val="22"/>
        </w:rPr>
      </w:pPr>
      <w:hyperlink w:anchor="_Toc454211938" w:history="1">
        <w:r w:rsidR="00F505FE" w:rsidRPr="00E65923">
          <w:rPr>
            <w:rStyle w:val="Hyperlink"/>
            <w:noProof/>
          </w:rPr>
          <w:t>2</w:t>
        </w:r>
        <w:r w:rsidR="00F505FE">
          <w:rPr>
            <w:rFonts w:eastAsiaTheme="minorEastAsia" w:cstheme="minorBidi"/>
            <w:b w:val="0"/>
            <w:noProof/>
            <w:color w:val="auto"/>
            <w:sz w:val="22"/>
            <w:szCs w:val="22"/>
          </w:rPr>
          <w:tab/>
        </w:r>
        <w:r w:rsidR="00F505FE" w:rsidRPr="00E65923">
          <w:rPr>
            <w:rStyle w:val="Hyperlink"/>
            <w:noProof/>
          </w:rPr>
          <w:t>Package Content</w:t>
        </w:r>
        <w:r w:rsidR="00F505FE">
          <w:rPr>
            <w:noProof/>
            <w:webHidden/>
          </w:rPr>
          <w:tab/>
        </w:r>
        <w:r w:rsidR="00F505FE">
          <w:rPr>
            <w:noProof/>
            <w:webHidden/>
          </w:rPr>
          <w:fldChar w:fldCharType="begin"/>
        </w:r>
        <w:r w:rsidR="00F505FE">
          <w:rPr>
            <w:noProof/>
            <w:webHidden/>
          </w:rPr>
          <w:instrText xml:space="preserve"> PAGEREF _Toc454211938 \h </w:instrText>
        </w:r>
        <w:r w:rsidR="00F505FE">
          <w:rPr>
            <w:noProof/>
            <w:webHidden/>
          </w:rPr>
        </w:r>
        <w:r w:rsidR="00F505FE">
          <w:rPr>
            <w:noProof/>
            <w:webHidden/>
          </w:rPr>
          <w:fldChar w:fldCharType="separate"/>
        </w:r>
        <w:r w:rsidR="00F505FE">
          <w:rPr>
            <w:noProof/>
            <w:webHidden/>
          </w:rPr>
          <w:t>5</w:t>
        </w:r>
        <w:r w:rsidR="00F505FE">
          <w:rPr>
            <w:noProof/>
            <w:webHidden/>
          </w:rPr>
          <w:fldChar w:fldCharType="end"/>
        </w:r>
      </w:hyperlink>
    </w:p>
    <w:p w14:paraId="69F67F15" w14:textId="59100511" w:rsidR="00F505FE" w:rsidRDefault="0048387D">
      <w:pPr>
        <w:pStyle w:val="TOC2"/>
        <w:tabs>
          <w:tab w:val="left" w:pos="880"/>
          <w:tab w:val="right" w:leader="dot" w:pos="8630"/>
        </w:tabs>
        <w:rPr>
          <w:rFonts w:eastAsiaTheme="minorEastAsia" w:cstheme="minorBidi"/>
          <w:b w:val="0"/>
          <w:noProof/>
          <w:color w:val="auto"/>
        </w:rPr>
      </w:pPr>
      <w:hyperlink w:anchor="_Toc454211939" w:history="1">
        <w:r w:rsidR="00F505FE" w:rsidRPr="00E65923">
          <w:rPr>
            <w:rStyle w:val="Hyperlink"/>
            <w:noProof/>
          </w:rPr>
          <w:t>2.1</w:t>
        </w:r>
        <w:r w:rsidR="00F505FE">
          <w:rPr>
            <w:rFonts w:eastAsiaTheme="minorEastAsia" w:cstheme="minorBidi"/>
            <w:b w:val="0"/>
            <w:noProof/>
            <w:color w:val="auto"/>
          </w:rPr>
          <w:tab/>
        </w:r>
        <w:r w:rsidR="00F505FE" w:rsidRPr="00E65923">
          <w:rPr>
            <w:rStyle w:val="Hyperlink"/>
            <w:noProof/>
          </w:rPr>
          <w:t>NFV Sandbox</w:t>
        </w:r>
        <w:r w:rsidR="00F505FE">
          <w:rPr>
            <w:noProof/>
            <w:webHidden/>
          </w:rPr>
          <w:tab/>
        </w:r>
        <w:r w:rsidR="00F505FE">
          <w:rPr>
            <w:noProof/>
            <w:webHidden/>
          </w:rPr>
          <w:fldChar w:fldCharType="begin"/>
        </w:r>
        <w:r w:rsidR="00F505FE">
          <w:rPr>
            <w:noProof/>
            <w:webHidden/>
          </w:rPr>
          <w:instrText xml:space="preserve"> PAGEREF _Toc454211939 \h </w:instrText>
        </w:r>
        <w:r w:rsidR="00F505FE">
          <w:rPr>
            <w:noProof/>
            <w:webHidden/>
          </w:rPr>
        </w:r>
        <w:r w:rsidR="00F505FE">
          <w:rPr>
            <w:noProof/>
            <w:webHidden/>
          </w:rPr>
          <w:fldChar w:fldCharType="separate"/>
        </w:r>
        <w:r w:rsidR="00F505FE">
          <w:rPr>
            <w:noProof/>
            <w:webHidden/>
          </w:rPr>
          <w:t>5</w:t>
        </w:r>
        <w:r w:rsidR="00F505FE">
          <w:rPr>
            <w:noProof/>
            <w:webHidden/>
          </w:rPr>
          <w:fldChar w:fldCharType="end"/>
        </w:r>
      </w:hyperlink>
    </w:p>
    <w:p w14:paraId="30762F6F" w14:textId="1AC51769" w:rsidR="00F505FE" w:rsidRDefault="0048387D">
      <w:pPr>
        <w:pStyle w:val="TOC2"/>
        <w:tabs>
          <w:tab w:val="left" w:pos="880"/>
          <w:tab w:val="right" w:leader="dot" w:pos="8630"/>
        </w:tabs>
        <w:rPr>
          <w:rFonts w:eastAsiaTheme="minorEastAsia" w:cstheme="minorBidi"/>
          <w:b w:val="0"/>
          <w:noProof/>
          <w:color w:val="auto"/>
        </w:rPr>
      </w:pPr>
      <w:hyperlink w:anchor="_Toc454211940" w:history="1">
        <w:r w:rsidR="00F505FE" w:rsidRPr="00E65923">
          <w:rPr>
            <w:rStyle w:val="Hyperlink"/>
            <w:noProof/>
          </w:rPr>
          <w:t>2.2</w:t>
        </w:r>
        <w:r w:rsidR="00F505FE">
          <w:rPr>
            <w:rFonts w:eastAsiaTheme="minorEastAsia" w:cstheme="minorBidi"/>
            <w:b w:val="0"/>
            <w:noProof/>
            <w:color w:val="auto"/>
          </w:rPr>
          <w:tab/>
        </w:r>
        <w:r w:rsidR="00F505FE" w:rsidRPr="00E65923">
          <w:rPr>
            <w:rStyle w:val="Hyperlink"/>
            <w:noProof/>
          </w:rPr>
          <w:t>Quick Start</w:t>
        </w:r>
        <w:r w:rsidR="00F505FE">
          <w:rPr>
            <w:noProof/>
            <w:webHidden/>
          </w:rPr>
          <w:tab/>
        </w:r>
        <w:r w:rsidR="00F505FE">
          <w:rPr>
            <w:noProof/>
            <w:webHidden/>
          </w:rPr>
          <w:fldChar w:fldCharType="begin"/>
        </w:r>
        <w:r w:rsidR="00F505FE">
          <w:rPr>
            <w:noProof/>
            <w:webHidden/>
          </w:rPr>
          <w:instrText xml:space="preserve"> PAGEREF _Toc454211940 \h </w:instrText>
        </w:r>
        <w:r w:rsidR="00F505FE">
          <w:rPr>
            <w:noProof/>
            <w:webHidden/>
          </w:rPr>
        </w:r>
        <w:r w:rsidR="00F505FE">
          <w:rPr>
            <w:noProof/>
            <w:webHidden/>
          </w:rPr>
          <w:fldChar w:fldCharType="separate"/>
        </w:r>
        <w:r w:rsidR="00F505FE">
          <w:rPr>
            <w:noProof/>
            <w:webHidden/>
          </w:rPr>
          <w:t>5</w:t>
        </w:r>
        <w:r w:rsidR="00F505FE">
          <w:rPr>
            <w:noProof/>
            <w:webHidden/>
          </w:rPr>
          <w:fldChar w:fldCharType="end"/>
        </w:r>
      </w:hyperlink>
    </w:p>
    <w:p w14:paraId="410670E4" w14:textId="41657A6D" w:rsidR="00F505FE" w:rsidRDefault="0048387D">
      <w:pPr>
        <w:pStyle w:val="TOC2"/>
        <w:tabs>
          <w:tab w:val="left" w:pos="880"/>
          <w:tab w:val="right" w:leader="dot" w:pos="8630"/>
        </w:tabs>
        <w:rPr>
          <w:rFonts w:eastAsiaTheme="minorEastAsia" w:cstheme="minorBidi"/>
          <w:b w:val="0"/>
          <w:noProof/>
          <w:color w:val="auto"/>
        </w:rPr>
      </w:pPr>
      <w:hyperlink w:anchor="_Toc454211941" w:history="1">
        <w:r w:rsidR="00F505FE" w:rsidRPr="00E65923">
          <w:rPr>
            <w:rStyle w:val="Hyperlink"/>
            <w:noProof/>
          </w:rPr>
          <w:t>2.3</w:t>
        </w:r>
        <w:r w:rsidR="00F505FE">
          <w:rPr>
            <w:rFonts w:eastAsiaTheme="minorEastAsia" w:cstheme="minorBidi"/>
            <w:b w:val="0"/>
            <w:noProof/>
            <w:color w:val="auto"/>
          </w:rPr>
          <w:tab/>
        </w:r>
        <w:r w:rsidR="00F505FE" w:rsidRPr="00E65923">
          <w:rPr>
            <w:rStyle w:val="Hyperlink"/>
            <w:noProof/>
          </w:rPr>
          <w:t>Deploying the CloudShell appliance</w:t>
        </w:r>
        <w:r w:rsidR="00F505FE">
          <w:rPr>
            <w:noProof/>
            <w:webHidden/>
          </w:rPr>
          <w:tab/>
        </w:r>
        <w:r w:rsidR="00F505FE">
          <w:rPr>
            <w:noProof/>
            <w:webHidden/>
          </w:rPr>
          <w:fldChar w:fldCharType="begin"/>
        </w:r>
        <w:r w:rsidR="00F505FE">
          <w:rPr>
            <w:noProof/>
            <w:webHidden/>
          </w:rPr>
          <w:instrText xml:space="preserve"> PAGEREF _Toc454211941 \h </w:instrText>
        </w:r>
        <w:r w:rsidR="00F505FE">
          <w:rPr>
            <w:noProof/>
            <w:webHidden/>
          </w:rPr>
        </w:r>
        <w:r w:rsidR="00F505FE">
          <w:rPr>
            <w:noProof/>
            <w:webHidden/>
          </w:rPr>
          <w:fldChar w:fldCharType="separate"/>
        </w:r>
        <w:r w:rsidR="00F505FE">
          <w:rPr>
            <w:noProof/>
            <w:webHidden/>
          </w:rPr>
          <w:t>6</w:t>
        </w:r>
        <w:r w:rsidR="00F505FE">
          <w:rPr>
            <w:noProof/>
            <w:webHidden/>
          </w:rPr>
          <w:fldChar w:fldCharType="end"/>
        </w:r>
      </w:hyperlink>
    </w:p>
    <w:p w14:paraId="2F25C42E" w14:textId="7BC40B89" w:rsidR="00F505FE" w:rsidRDefault="0048387D">
      <w:pPr>
        <w:pStyle w:val="TOC3"/>
        <w:tabs>
          <w:tab w:val="left" w:pos="1320"/>
          <w:tab w:val="right" w:leader="dot" w:pos="8630"/>
        </w:tabs>
        <w:rPr>
          <w:rFonts w:eastAsiaTheme="minorEastAsia" w:cstheme="minorBidi"/>
          <w:noProof/>
          <w:color w:val="auto"/>
        </w:rPr>
      </w:pPr>
      <w:hyperlink w:anchor="_Toc454211942" w:history="1">
        <w:r w:rsidR="00F505FE" w:rsidRPr="00E65923">
          <w:rPr>
            <w:rStyle w:val="Hyperlink"/>
            <w:noProof/>
          </w:rPr>
          <w:t>2.3.1</w:t>
        </w:r>
        <w:r w:rsidR="00F505FE">
          <w:rPr>
            <w:rFonts w:eastAsiaTheme="minorEastAsia" w:cstheme="minorBidi"/>
            <w:noProof/>
            <w:color w:val="auto"/>
          </w:rPr>
          <w:tab/>
        </w:r>
        <w:r w:rsidR="00F505FE" w:rsidRPr="00E65923">
          <w:rPr>
            <w:rStyle w:val="Hyperlink"/>
            <w:noProof/>
          </w:rPr>
          <w:t>Configuring CloudShell VM</w:t>
        </w:r>
        <w:r w:rsidR="00F505FE">
          <w:rPr>
            <w:noProof/>
            <w:webHidden/>
          </w:rPr>
          <w:tab/>
        </w:r>
        <w:r w:rsidR="00F505FE">
          <w:rPr>
            <w:noProof/>
            <w:webHidden/>
          </w:rPr>
          <w:fldChar w:fldCharType="begin"/>
        </w:r>
        <w:r w:rsidR="00F505FE">
          <w:rPr>
            <w:noProof/>
            <w:webHidden/>
          </w:rPr>
          <w:instrText xml:space="preserve"> PAGEREF _Toc454211942 \h </w:instrText>
        </w:r>
        <w:r w:rsidR="00F505FE">
          <w:rPr>
            <w:noProof/>
            <w:webHidden/>
          </w:rPr>
        </w:r>
        <w:r w:rsidR="00F505FE">
          <w:rPr>
            <w:noProof/>
            <w:webHidden/>
          </w:rPr>
          <w:fldChar w:fldCharType="separate"/>
        </w:r>
        <w:r w:rsidR="00F505FE">
          <w:rPr>
            <w:noProof/>
            <w:webHidden/>
          </w:rPr>
          <w:t>7</w:t>
        </w:r>
        <w:r w:rsidR="00F505FE">
          <w:rPr>
            <w:noProof/>
            <w:webHidden/>
          </w:rPr>
          <w:fldChar w:fldCharType="end"/>
        </w:r>
      </w:hyperlink>
    </w:p>
    <w:p w14:paraId="56E3DB05" w14:textId="2BB968B4" w:rsidR="00F505FE" w:rsidRDefault="0048387D">
      <w:pPr>
        <w:pStyle w:val="TOC3"/>
        <w:tabs>
          <w:tab w:val="left" w:pos="1320"/>
          <w:tab w:val="right" w:leader="dot" w:pos="8630"/>
        </w:tabs>
        <w:rPr>
          <w:rFonts w:eastAsiaTheme="minorEastAsia" w:cstheme="minorBidi"/>
          <w:noProof/>
          <w:color w:val="auto"/>
        </w:rPr>
      </w:pPr>
      <w:hyperlink w:anchor="_Toc454211943" w:history="1">
        <w:r w:rsidR="00F505FE" w:rsidRPr="00E65923">
          <w:rPr>
            <w:rStyle w:val="Hyperlink"/>
            <w:noProof/>
          </w:rPr>
          <w:t>2.3.2</w:t>
        </w:r>
        <w:r w:rsidR="00F505FE">
          <w:rPr>
            <w:rFonts w:eastAsiaTheme="minorEastAsia" w:cstheme="minorBidi"/>
            <w:noProof/>
            <w:color w:val="auto"/>
          </w:rPr>
          <w:tab/>
        </w:r>
        <w:r w:rsidR="00F505FE" w:rsidRPr="00E65923">
          <w:rPr>
            <w:rStyle w:val="Hyperlink"/>
            <w:noProof/>
          </w:rPr>
          <w:t>Installing Ranorex license token</w:t>
        </w:r>
        <w:r w:rsidR="00F505FE">
          <w:rPr>
            <w:noProof/>
            <w:webHidden/>
          </w:rPr>
          <w:tab/>
        </w:r>
        <w:r w:rsidR="00F505FE">
          <w:rPr>
            <w:noProof/>
            <w:webHidden/>
          </w:rPr>
          <w:fldChar w:fldCharType="begin"/>
        </w:r>
        <w:r w:rsidR="00F505FE">
          <w:rPr>
            <w:noProof/>
            <w:webHidden/>
          </w:rPr>
          <w:instrText xml:space="preserve"> PAGEREF _Toc454211943 \h </w:instrText>
        </w:r>
        <w:r w:rsidR="00F505FE">
          <w:rPr>
            <w:noProof/>
            <w:webHidden/>
          </w:rPr>
        </w:r>
        <w:r w:rsidR="00F505FE">
          <w:rPr>
            <w:noProof/>
            <w:webHidden/>
          </w:rPr>
          <w:fldChar w:fldCharType="separate"/>
        </w:r>
        <w:r w:rsidR="00F505FE">
          <w:rPr>
            <w:noProof/>
            <w:webHidden/>
          </w:rPr>
          <w:t>8</w:t>
        </w:r>
        <w:r w:rsidR="00F505FE">
          <w:rPr>
            <w:noProof/>
            <w:webHidden/>
          </w:rPr>
          <w:fldChar w:fldCharType="end"/>
        </w:r>
      </w:hyperlink>
    </w:p>
    <w:p w14:paraId="7E564580" w14:textId="7E62569A" w:rsidR="00F505FE" w:rsidRDefault="0048387D">
      <w:pPr>
        <w:pStyle w:val="TOC3"/>
        <w:tabs>
          <w:tab w:val="left" w:pos="1320"/>
          <w:tab w:val="right" w:leader="dot" w:pos="8630"/>
        </w:tabs>
        <w:rPr>
          <w:rFonts w:eastAsiaTheme="minorEastAsia" w:cstheme="minorBidi"/>
          <w:noProof/>
          <w:color w:val="auto"/>
        </w:rPr>
      </w:pPr>
      <w:hyperlink w:anchor="_Toc454211944" w:history="1">
        <w:r w:rsidR="00F505FE" w:rsidRPr="00E65923">
          <w:rPr>
            <w:rStyle w:val="Hyperlink"/>
            <w:noProof/>
          </w:rPr>
          <w:t>2.3.3</w:t>
        </w:r>
        <w:r w:rsidR="00F505FE">
          <w:rPr>
            <w:rFonts w:eastAsiaTheme="minorEastAsia" w:cstheme="minorBidi"/>
            <w:noProof/>
            <w:color w:val="auto"/>
          </w:rPr>
          <w:tab/>
        </w:r>
        <w:r w:rsidR="00F505FE" w:rsidRPr="00E65923">
          <w:rPr>
            <w:rStyle w:val="Hyperlink"/>
            <w:noProof/>
          </w:rPr>
          <w:t>Installing CloudShell license token</w:t>
        </w:r>
        <w:r w:rsidR="00F505FE">
          <w:rPr>
            <w:noProof/>
            <w:webHidden/>
          </w:rPr>
          <w:tab/>
        </w:r>
        <w:r w:rsidR="00F505FE">
          <w:rPr>
            <w:noProof/>
            <w:webHidden/>
          </w:rPr>
          <w:fldChar w:fldCharType="begin"/>
        </w:r>
        <w:r w:rsidR="00F505FE">
          <w:rPr>
            <w:noProof/>
            <w:webHidden/>
          </w:rPr>
          <w:instrText xml:space="preserve"> PAGEREF _Toc454211944 \h </w:instrText>
        </w:r>
        <w:r w:rsidR="00F505FE">
          <w:rPr>
            <w:noProof/>
            <w:webHidden/>
          </w:rPr>
        </w:r>
        <w:r w:rsidR="00F505FE">
          <w:rPr>
            <w:noProof/>
            <w:webHidden/>
          </w:rPr>
          <w:fldChar w:fldCharType="separate"/>
        </w:r>
        <w:r w:rsidR="00F505FE">
          <w:rPr>
            <w:noProof/>
            <w:webHidden/>
          </w:rPr>
          <w:t>9</w:t>
        </w:r>
        <w:r w:rsidR="00F505FE">
          <w:rPr>
            <w:noProof/>
            <w:webHidden/>
          </w:rPr>
          <w:fldChar w:fldCharType="end"/>
        </w:r>
      </w:hyperlink>
    </w:p>
    <w:p w14:paraId="4EB534E9" w14:textId="64A73601" w:rsidR="00F505FE" w:rsidRDefault="0048387D">
      <w:pPr>
        <w:pStyle w:val="TOC3"/>
        <w:tabs>
          <w:tab w:val="left" w:pos="1320"/>
          <w:tab w:val="right" w:leader="dot" w:pos="8630"/>
        </w:tabs>
        <w:rPr>
          <w:rFonts w:eastAsiaTheme="minorEastAsia" w:cstheme="minorBidi"/>
          <w:noProof/>
          <w:color w:val="auto"/>
        </w:rPr>
      </w:pPr>
      <w:hyperlink w:anchor="_Toc454211945" w:history="1">
        <w:r w:rsidR="00F505FE" w:rsidRPr="00E65923">
          <w:rPr>
            <w:rStyle w:val="Hyperlink"/>
            <w:noProof/>
          </w:rPr>
          <w:t>2.3.4</w:t>
        </w:r>
        <w:r w:rsidR="00F505FE">
          <w:rPr>
            <w:rFonts w:eastAsiaTheme="minorEastAsia" w:cstheme="minorBidi"/>
            <w:noProof/>
            <w:color w:val="auto"/>
          </w:rPr>
          <w:tab/>
        </w:r>
        <w:r w:rsidR="00F505FE" w:rsidRPr="00E65923">
          <w:rPr>
            <w:rStyle w:val="Hyperlink"/>
            <w:noProof/>
          </w:rPr>
          <w:t>CloudShell Services overview</w:t>
        </w:r>
        <w:r w:rsidR="00F505FE">
          <w:rPr>
            <w:noProof/>
            <w:webHidden/>
          </w:rPr>
          <w:tab/>
        </w:r>
        <w:r w:rsidR="00F505FE">
          <w:rPr>
            <w:noProof/>
            <w:webHidden/>
          </w:rPr>
          <w:fldChar w:fldCharType="begin"/>
        </w:r>
        <w:r w:rsidR="00F505FE">
          <w:rPr>
            <w:noProof/>
            <w:webHidden/>
          </w:rPr>
          <w:instrText xml:space="preserve"> PAGEREF _Toc454211945 \h </w:instrText>
        </w:r>
        <w:r w:rsidR="00F505FE">
          <w:rPr>
            <w:noProof/>
            <w:webHidden/>
          </w:rPr>
        </w:r>
        <w:r w:rsidR="00F505FE">
          <w:rPr>
            <w:noProof/>
            <w:webHidden/>
          </w:rPr>
          <w:fldChar w:fldCharType="separate"/>
        </w:r>
        <w:r w:rsidR="00F505FE">
          <w:rPr>
            <w:noProof/>
            <w:webHidden/>
          </w:rPr>
          <w:t>9</w:t>
        </w:r>
        <w:r w:rsidR="00F505FE">
          <w:rPr>
            <w:noProof/>
            <w:webHidden/>
          </w:rPr>
          <w:fldChar w:fldCharType="end"/>
        </w:r>
      </w:hyperlink>
    </w:p>
    <w:p w14:paraId="18BBC0C3" w14:textId="6B582DA0" w:rsidR="00F505FE" w:rsidRDefault="0048387D">
      <w:pPr>
        <w:pStyle w:val="TOC2"/>
        <w:tabs>
          <w:tab w:val="left" w:pos="880"/>
          <w:tab w:val="right" w:leader="dot" w:pos="8630"/>
        </w:tabs>
        <w:rPr>
          <w:rFonts w:eastAsiaTheme="minorEastAsia" w:cstheme="minorBidi"/>
          <w:b w:val="0"/>
          <w:noProof/>
          <w:color w:val="auto"/>
        </w:rPr>
      </w:pPr>
      <w:hyperlink w:anchor="_Toc454211946" w:history="1">
        <w:r w:rsidR="00F505FE" w:rsidRPr="00E65923">
          <w:rPr>
            <w:rStyle w:val="Hyperlink"/>
            <w:noProof/>
          </w:rPr>
          <w:t>2.4</w:t>
        </w:r>
        <w:r w:rsidR="00F505FE">
          <w:rPr>
            <w:rFonts w:eastAsiaTheme="minorEastAsia" w:cstheme="minorBidi"/>
            <w:b w:val="0"/>
            <w:noProof/>
            <w:color w:val="auto"/>
          </w:rPr>
          <w:tab/>
        </w:r>
        <w:r w:rsidR="00F505FE" w:rsidRPr="00E65923">
          <w:rPr>
            <w:rStyle w:val="Hyperlink"/>
            <w:noProof/>
          </w:rPr>
          <w:t>CloudShell Portal</w:t>
        </w:r>
        <w:r w:rsidR="00F505FE">
          <w:rPr>
            <w:noProof/>
            <w:webHidden/>
          </w:rPr>
          <w:tab/>
        </w:r>
        <w:r w:rsidR="00F505FE">
          <w:rPr>
            <w:noProof/>
            <w:webHidden/>
          </w:rPr>
          <w:fldChar w:fldCharType="begin"/>
        </w:r>
        <w:r w:rsidR="00F505FE">
          <w:rPr>
            <w:noProof/>
            <w:webHidden/>
          </w:rPr>
          <w:instrText xml:space="preserve"> PAGEREF _Toc454211946 \h </w:instrText>
        </w:r>
        <w:r w:rsidR="00F505FE">
          <w:rPr>
            <w:noProof/>
            <w:webHidden/>
          </w:rPr>
        </w:r>
        <w:r w:rsidR="00F505FE">
          <w:rPr>
            <w:noProof/>
            <w:webHidden/>
          </w:rPr>
          <w:fldChar w:fldCharType="separate"/>
        </w:r>
        <w:r w:rsidR="00F505FE">
          <w:rPr>
            <w:noProof/>
            <w:webHidden/>
          </w:rPr>
          <w:t>11</w:t>
        </w:r>
        <w:r w:rsidR="00F505FE">
          <w:rPr>
            <w:noProof/>
            <w:webHidden/>
          </w:rPr>
          <w:fldChar w:fldCharType="end"/>
        </w:r>
      </w:hyperlink>
    </w:p>
    <w:p w14:paraId="75DEC4D0" w14:textId="3B47CC1D" w:rsidR="00F505FE" w:rsidRDefault="0048387D">
      <w:pPr>
        <w:pStyle w:val="TOC2"/>
        <w:tabs>
          <w:tab w:val="left" w:pos="880"/>
          <w:tab w:val="right" w:leader="dot" w:pos="8630"/>
        </w:tabs>
        <w:rPr>
          <w:rFonts w:eastAsiaTheme="minorEastAsia" w:cstheme="minorBidi"/>
          <w:b w:val="0"/>
          <w:noProof/>
          <w:color w:val="auto"/>
        </w:rPr>
      </w:pPr>
      <w:hyperlink w:anchor="_Toc454211947" w:history="1">
        <w:r w:rsidR="00F505FE" w:rsidRPr="00E65923">
          <w:rPr>
            <w:rStyle w:val="Hyperlink"/>
            <w:noProof/>
          </w:rPr>
          <w:t>2.5</w:t>
        </w:r>
        <w:r w:rsidR="00F505FE">
          <w:rPr>
            <w:rFonts w:eastAsiaTheme="minorEastAsia" w:cstheme="minorBidi"/>
            <w:b w:val="0"/>
            <w:noProof/>
            <w:color w:val="auto"/>
          </w:rPr>
          <w:tab/>
        </w:r>
        <w:r w:rsidR="00F505FE" w:rsidRPr="00E65923">
          <w:rPr>
            <w:rStyle w:val="Hyperlink"/>
            <w:noProof/>
          </w:rPr>
          <w:t>Importing the NFV Package and configuring Python</w:t>
        </w:r>
        <w:r w:rsidR="00F505FE">
          <w:rPr>
            <w:noProof/>
            <w:webHidden/>
          </w:rPr>
          <w:tab/>
        </w:r>
        <w:r w:rsidR="00F505FE">
          <w:rPr>
            <w:noProof/>
            <w:webHidden/>
          </w:rPr>
          <w:fldChar w:fldCharType="begin"/>
        </w:r>
        <w:r w:rsidR="00F505FE">
          <w:rPr>
            <w:noProof/>
            <w:webHidden/>
          </w:rPr>
          <w:instrText xml:space="preserve"> PAGEREF _Toc454211947 \h </w:instrText>
        </w:r>
        <w:r w:rsidR="00F505FE">
          <w:rPr>
            <w:noProof/>
            <w:webHidden/>
          </w:rPr>
        </w:r>
        <w:r w:rsidR="00F505FE">
          <w:rPr>
            <w:noProof/>
            <w:webHidden/>
          </w:rPr>
          <w:fldChar w:fldCharType="separate"/>
        </w:r>
        <w:r w:rsidR="00F505FE">
          <w:rPr>
            <w:noProof/>
            <w:webHidden/>
          </w:rPr>
          <w:t>13</w:t>
        </w:r>
        <w:r w:rsidR="00F505FE">
          <w:rPr>
            <w:noProof/>
            <w:webHidden/>
          </w:rPr>
          <w:fldChar w:fldCharType="end"/>
        </w:r>
      </w:hyperlink>
    </w:p>
    <w:p w14:paraId="7E3166CE" w14:textId="775CA5DA" w:rsidR="00F505FE" w:rsidRDefault="0048387D">
      <w:pPr>
        <w:pStyle w:val="TOC3"/>
        <w:tabs>
          <w:tab w:val="left" w:pos="1320"/>
          <w:tab w:val="right" w:leader="dot" w:pos="8630"/>
        </w:tabs>
        <w:rPr>
          <w:rFonts w:eastAsiaTheme="minorEastAsia" w:cstheme="minorBidi"/>
          <w:noProof/>
          <w:color w:val="auto"/>
        </w:rPr>
      </w:pPr>
      <w:hyperlink w:anchor="_Toc454211948" w:history="1">
        <w:r w:rsidR="00F505FE" w:rsidRPr="00E65923">
          <w:rPr>
            <w:rStyle w:val="Hyperlink"/>
            <w:noProof/>
          </w:rPr>
          <w:t>2.5.1</w:t>
        </w:r>
        <w:r w:rsidR="00F505FE">
          <w:rPr>
            <w:rFonts w:eastAsiaTheme="minorEastAsia" w:cstheme="minorBidi"/>
            <w:noProof/>
            <w:color w:val="auto"/>
          </w:rPr>
          <w:tab/>
        </w:r>
        <w:r w:rsidR="00F505FE" w:rsidRPr="00E65923">
          <w:rPr>
            <w:rStyle w:val="Hyperlink"/>
            <w:noProof/>
          </w:rPr>
          <w:t>Inserting Python site-packages</w:t>
        </w:r>
        <w:r w:rsidR="00F505FE">
          <w:rPr>
            <w:noProof/>
            <w:webHidden/>
          </w:rPr>
          <w:tab/>
        </w:r>
        <w:r w:rsidR="00F505FE">
          <w:rPr>
            <w:noProof/>
            <w:webHidden/>
          </w:rPr>
          <w:fldChar w:fldCharType="begin"/>
        </w:r>
        <w:r w:rsidR="00F505FE">
          <w:rPr>
            <w:noProof/>
            <w:webHidden/>
          </w:rPr>
          <w:instrText xml:space="preserve"> PAGEREF _Toc454211948 \h </w:instrText>
        </w:r>
        <w:r w:rsidR="00F505FE">
          <w:rPr>
            <w:noProof/>
            <w:webHidden/>
          </w:rPr>
        </w:r>
        <w:r w:rsidR="00F505FE">
          <w:rPr>
            <w:noProof/>
            <w:webHidden/>
          </w:rPr>
          <w:fldChar w:fldCharType="separate"/>
        </w:r>
        <w:r w:rsidR="00F505FE">
          <w:rPr>
            <w:noProof/>
            <w:webHidden/>
          </w:rPr>
          <w:t>13</w:t>
        </w:r>
        <w:r w:rsidR="00F505FE">
          <w:rPr>
            <w:noProof/>
            <w:webHidden/>
          </w:rPr>
          <w:fldChar w:fldCharType="end"/>
        </w:r>
      </w:hyperlink>
    </w:p>
    <w:p w14:paraId="4841E7CB" w14:textId="18D6AE0E" w:rsidR="00F505FE" w:rsidRDefault="0048387D">
      <w:pPr>
        <w:pStyle w:val="TOC3"/>
        <w:tabs>
          <w:tab w:val="left" w:pos="1320"/>
          <w:tab w:val="right" w:leader="dot" w:pos="8630"/>
        </w:tabs>
        <w:rPr>
          <w:rFonts w:eastAsiaTheme="minorEastAsia" w:cstheme="minorBidi"/>
          <w:noProof/>
          <w:color w:val="auto"/>
        </w:rPr>
      </w:pPr>
      <w:hyperlink w:anchor="_Toc454211949" w:history="1">
        <w:r w:rsidR="00F505FE" w:rsidRPr="00E65923">
          <w:rPr>
            <w:rStyle w:val="Hyperlink"/>
            <w:noProof/>
          </w:rPr>
          <w:t>2.5.2</w:t>
        </w:r>
        <w:r w:rsidR="00F505FE">
          <w:rPr>
            <w:rFonts w:eastAsiaTheme="minorEastAsia" w:cstheme="minorBidi"/>
            <w:noProof/>
            <w:color w:val="auto"/>
          </w:rPr>
          <w:tab/>
        </w:r>
        <w:r w:rsidR="00F505FE" w:rsidRPr="00E65923">
          <w:rPr>
            <w:rStyle w:val="Hyperlink"/>
            <w:noProof/>
          </w:rPr>
          <w:t>Importing the NFV Solution package to CloudShell portal</w:t>
        </w:r>
        <w:r w:rsidR="00F505FE">
          <w:rPr>
            <w:noProof/>
            <w:webHidden/>
          </w:rPr>
          <w:tab/>
        </w:r>
        <w:r w:rsidR="00F505FE">
          <w:rPr>
            <w:noProof/>
            <w:webHidden/>
          </w:rPr>
          <w:fldChar w:fldCharType="begin"/>
        </w:r>
        <w:r w:rsidR="00F505FE">
          <w:rPr>
            <w:noProof/>
            <w:webHidden/>
          </w:rPr>
          <w:instrText xml:space="preserve"> PAGEREF _Toc454211949 \h </w:instrText>
        </w:r>
        <w:r w:rsidR="00F505FE">
          <w:rPr>
            <w:noProof/>
            <w:webHidden/>
          </w:rPr>
        </w:r>
        <w:r w:rsidR="00F505FE">
          <w:rPr>
            <w:noProof/>
            <w:webHidden/>
          </w:rPr>
          <w:fldChar w:fldCharType="separate"/>
        </w:r>
        <w:r w:rsidR="00F505FE">
          <w:rPr>
            <w:noProof/>
            <w:webHidden/>
          </w:rPr>
          <w:t>13</w:t>
        </w:r>
        <w:r w:rsidR="00F505FE">
          <w:rPr>
            <w:noProof/>
            <w:webHidden/>
          </w:rPr>
          <w:fldChar w:fldCharType="end"/>
        </w:r>
      </w:hyperlink>
    </w:p>
    <w:p w14:paraId="2366336F" w14:textId="371A7347" w:rsidR="00F505FE" w:rsidRDefault="0048387D">
      <w:pPr>
        <w:pStyle w:val="TOC2"/>
        <w:tabs>
          <w:tab w:val="left" w:pos="880"/>
          <w:tab w:val="right" w:leader="dot" w:pos="8630"/>
        </w:tabs>
        <w:rPr>
          <w:rFonts w:eastAsiaTheme="minorEastAsia" w:cstheme="minorBidi"/>
          <w:b w:val="0"/>
          <w:noProof/>
          <w:color w:val="auto"/>
        </w:rPr>
      </w:pPr>
      <w:hyperlink w:anchor="_Toc454211950" w:history="1">
        <w:r w:rsidR="00F505FE" w:rsidRPr="00E65923">
          <w:rPr>
            <w:rStyle w:val="Hyperlink"/>
            <w:noProof/>
          </w:rPr>
          <w:t>2.6</w:t>
        </w:r>
        <w:r w:rsidR="00F505FE">
          <w:rPr>
            <w:rFonts w:eastAsiaTheme="minorEastAsia" w:cstheme="minorBidi"/>
            <w:b w:val="0"/>
            <w:noProof/>
            <w:color w:val="auto"/>
          </w:rPr>
          <w:tab/>
        </w:r>
        <w:r w:rsidR="00F505FE" w:rsidRPr="00E65923">
          <w:rPr>
            <w:rStyle w:val="Hyperlink"/>
            <w:noProof/>
          </w:rPr>
          <w:t>Inputs spreadsheet</w:t>
        </w:r>
        <w:r w:rsidR="00F505FE">
          <w:rPr>
            <w:noProof/>
            <w:webHidden/>
          </w:rPr>
          <w:tab/>
        </w:r>
        <w:r w:rsidR="00F505FE">
          <w:rPr>
            <w:noProof/>
            <w:webHidden/>
          </w:rPr>
          <w:fldChar w:fldCharType="begin"/>
        </w:r>
        <w:r w:rsidR="00F505FE">
          <w:rPr>
            <w:noProof/>
            <w:webHidden/>
          </w:rPr>
          <w:instrText xml:space="preserve"> PAGEREF _Toc454211950 \h </w:instrText>
        </w:r>
        <w:r w:rsidR="00F505FE">
          <w:rPr>
            <w:noProof/>
            <w:webHidden/>
          </w:rPr>
        </w:r>
        <w:r w:rsidR="00F505FE">
          <w:rPr>
            <w:noProof/>
            <w:webHidden/>
          </w:rPr>
          <w:fldChar w:fldCharType="separate"/>
        </w:r>
        <w:r w:rsidR="00F505FE">
          <w:rPr>
            <w:noProof/>
            <w:webHidden/>
          </w:rPr>
          <w:t>14</w:t>
        </w:r>
        <w:r w:rsidR="00F505FE">
          <w:rPr>
            <w:noProof/>
            <w:webHidden/>
          </w:rPr>
          <w:fldChar w:fldCharType="end"/>
        </w:r>
      </w:hyperlink>
    </w:p>
    <w:p w14:paraId="22CFF740" w14:textId="32720E50" w:rsidR="00F505FE" w:rsidRDefault="0048387D">
      <w:pPr>
        <w:pStyle w:val="TOC2"/>
        <w:tabs>
          <w:tab w:val="left" w:pos="880"/>
          <w:tab w:val="right" w:leader="dot" w:pos="8630"/>
        </w:tabs>
        <w:rPr>
          <w:rFonts w:eastAsiaTheme="minorEastAsia" w:cstheme="minorBidi"/>
          <w:b w:val="0"/>
          <w:noProof/>
          <w:color w:val="auto"/>
        </w:rPr>
      </w:pPr>
      <w:hyperlink w:anchor="_Toc454211951" w:history="1">
        <w:r w:rsidR="00F505FE" w:rsidRPr="00E65923">
          <w:rPr>
            <w:rStyle w:val="Hyperlink"/>
            <w:noProof/>
          </w:rPr>
          <w:t>2.7</w:t>
        </w:r>
        <w:r w:rsidR="00F505FE">
          <w:rPr>
            <w:rFonts w:eastAsiaTheme="minorEastAsia" w:cstheme="minorBidi"/>
            <w:b w:val="0"/>
            <w:noProof/>
            <w:color w:val="auto"/>
          </w:rPr>
          <w:tab/>
        </w:r>
        <w:r w:rsidR="00F505FE" w:rsidRPr="00E65923">
          <w:rPr>
            <w:rStyle w:val="Hyperlink"/>
            <w:noProof/>
          </w:rPr>
          <w:t>Logs</w:t>
        </w:r>
        <w:r w:rsidR="00F505FE">
          <w:rPr>
            <w:noProof/>
            <w:webHidden/>
          </w:rPr>
          <w:tab/>
        </w:r>
        <w:r w:rsidR="00F505FE">
          <w:rPr>
            <w:noProof/>
            <w:webHidden/>
          </w:rPr>
          <w:fldChar w:fldCharType="begin"/>
        </w:r>
        <w:r w:rsidR="00F505FE">
          <w:rPr>
            <w:noProof/>
            <w:webHidden/>
          </w:rPr>
          <w:instrText xml:space="preserve"> PAGEREF _Toc454211951 \h </w:instrText>
        </w:r>
        <w:r w:rsidR="00F505FE">
          <w:rPr>
            <w:noProof/>
            <w:webHidden/>
          </w:rPr>
        </w:r>
        <w:r w:rsidR="00F505FE">
          <w:rPr>
            <w:noProof/>
            <w:webHidden/>
          </w:rPr>
          <w:fldChar w:fldCharType="separate"/>
        </w:r>
        <w:r w:rsidR="00F505FE">
          <w:rPr>
            <w:noProof/>
            <w:webHidden/>
          </w:rPr>
          <w:t>15</w:t>
        </w:r>
        <w:r w:rsidR="00F505FE">
          <w:rPr>
            <w:noProof/>
            <w:webHidden/>
          </w:rPr>
          <w:fldChar w:fldCharType="end"/>
        </w:r>
      </w:hyperlink>
    </w:p>
    <w:p w14:paraId="1F4D287F" w14:textId="52A44A78" w:rsidR="00F505FE" w:rsidRDefault="0048387D">
      <w:pPr>
        <w:pStyle w:val="TOC2"/>
        <w:tabs>
          <w:tab w:val="left" w:pos="880"/>
          <w:tab w:val="right" w:leader="dot" w:pos="8630"/>
        </w:tabs>
        <w:rPr>
          <w:rFonts w:eastAsiaTheme="minorEastAsia" w:cstheme="minorBidi"/>
          <w:b w:val="0"/>
          <w:noProof/>
          <w:color w:val="auto"/>
        </w:rPr>
      </w:pPr>
      <w:hyperlink w:anchor="_Toc454211952" w:history="1">
        <w:r w:rsidR="00F505FE" w:rsidRPr="00E65923">
          <w:rPr>
            <w:rStyle w:val="Hyperlink"/>
            <w:noProof/>
          </w:rPr>
          <w:t>2.8</w:t>
        </w:r>
        <w:r w:rsidR="00F505FE">
          <w:rPr>
            <w:rFonts w:eastAsiaTheme="minorEastAsia" w:cstheme="minorBidi"/>
            <w:b w:val="0"/>
            <w:noProof/>
            <w:color w:val="auto"/>
          </w:rPr>
          <w:tab/>
        </w:r>
        <w:r w:rsidR="00F505FE" w:rsidRPr="00E65923">
          <w:rPr>
            <w:rStyle w:val="Hyperlink"/>
            <w:noProof/>
          </w:rPr>
          <w:t>Executing in steps</w:t>
        </w:r>
        <w:r w:rsidR="00F505FE">
          <w:rPr>
            <w:noProof/>
            <w:webHidden/>
          </w:rPr>
          <w:tab/>
        </w:r>
        <w:r w:rsidR="00F505FE">
          <w:rPr>
            <w:noProof/>
            <w:webHidden/>
          </w:rPr>
          <w:fldChar w:fldCharType="begin"/>
        </w:r>
        <w:r w:rsidR="00F505FE">
          <w:rPr>
            <w:noProof/>
            <w:webHidden/>
          </w:rPr>
          <w:instrText xml:space="preserve"> PAGEREF _Toc454211952 \h </w:instrText>
        </w:r>
        <w:r w:rsidR="00F505FE">
          <w:rPr>
            <w:noProof/>
            <w:webHidden/>
          </w:rPr>
        </w:r>
        <w:r w:rsidR="00F505FE">
          <w:rPr>
            <w:noProof/>
            <w:webHidden/>
          </w:rPr>
          <w:fldChar w:fldCharType="separate"/>
        </w:r>
        <w:r w:rsidR="00F505FE">
          <w:rPr>
            <w:noProof/>
            <w:webHidden/>
          </w:rPr>
          <w:t>15</w:t>
        </w:r>
        <w:r w:rsidR="00F505FE">
          <w:rPr>
            <w:noProof/>
            <w:webHidden/>
          </w:rPr>
          <w:fldChar w:fldCharType="end"/>
        </w:r>
      </w:hyperlink>
    </w:p>
    <w:p w14:paraId="6E17463C" w14:textId="2045D98E" w:rsidR="00F505FE" w:rsidRDefault="0048387D">
      <w:pPr>
        <w:pStyle w:val="TOC1"/>
        <w:tabs>
          <w:tab w:val="left" w:pos="440"/>
          <w:tab w:val="right" w:leader="dot" w:pos="8630"/>
        </w:tabs>
        <w:rPr>
          <w:rFonts w:eastAsiaTheme="minorEastAsia" w:cstheme="minorBidi"/>
          <w:b w:val="0"/>
          <w:noProof/>
          <w:color w:val="auto"/>
          <w:sz w:val="22"/>
          <w:szCs w:val="22"/>
        </w:rPr>
      </w:pPr>
      <w:hyperlink w:anchor="_Toc454211953" w:history="1">
        <w:r w:rsidR="00F505FE" w:rsidRPr="00E65923">
          <w:rPr>
            <w:rStyle w:val="Hyperlink"/>
            <w:noProof/>
          </w:rPr>
          <w:t>3</w:t>
        </w:r>
        <w:r w:rsidR="00F505FE">
          <w:rPr>
            <w:rFonts w:eastAsiaTheme="minorEastAsia" w:cstheme="minorBidi"/>
            <w:b w:val="0"/>
            <w:noProof/>
            <w:color w:val="auto"/>
            <w:sz w:val="22"/>
            <w:szCs w:val="22"/>
          </w:rPr>
          <w:tab/>
        </w:r>
        <w:r w:rsidR="00F505FE" w:rsidRPr="00E65923">
          <w:rPr>
            <w:rStyle w:val="Hyperlink"/>
            <w:noProof/>
          </w:rPr>
          <w:t>Compatibility</w:t>
        </w:r>
        <w:r w:rsidR="00F505FE">
          <w:rPr>
            <w:noProof/>
            <w:webHidden/>
          </w:rPr>
          <w:tab/>
        </w:r>
        <w:r w:rsidR="00F505FE">
          <w:rPr>
            <w:noProof/>
            <w:webHidden/>
          </w:rPr>
          <w:fldChar w:fldCharType="begin"/>
        </w:r>
        <w:r w:rsidR="00F505FE">
          <w:rPr>
            <w:noProof/>
            <w:webHidden/>
          </w:rPr>
          <w:instrText xml:space="preserve"> PAGEREF _Toc454211953 \h </w:instrText>
        </w:r>
        <w:r w:rsidR="00F505FE">
          <w:rPr>
            <w:noProof/>
            <w:webHidden/>
          </w:rPr>
        </w:r>
        <w:r w:rsidR="00F505FE">
          <w:rPr>
            <w:noProof/>
            <w:webHidden/>
          </w:rPr>
          <w:fldChar w:fldCharType="separate"/>
        </w:r>
        <w:r w:rsidR="00F505FE">
          <w:rPr>
            <w:noProof/>
            <w:webHidden/>
          </w:rPr>
          <w:t>18</w:t>
        </w:r>
        <w:r w:rsidR="00F505FE">
          <w:rPr>
            <w:noProof/>
            <w:webHidden/>
          </w:rPr>
          <w:fldChar w:fldCharType="end"/>
        </w:r>
      </w:hyperlink>
    </w:p>
    <w:p w14:paraId="0DEE4B2F" w14:textId="4987FA78" w:rsidR="00F505FE" w:rsidRDefault="0048387D">
      <w:pPr>
        <w:pStyle w:val="TOC2"/>
        <w:tabs>
          <w:tab w:val="left" w:pos="880"/>
          <w:tab w:val="right" w:leader="dot" w:pos="8630"/>
        </w:tabs>
        <w:rPr>
          <w:rFonts w:eastAsiaTheme="minorEastAsia" w:cstheme="minorBidi"/>
          <w:b w:val="0"/>
          <w:noProof/>
          <w:color w:val="auto"/>
        </w:rPr>
      </w:pPr>
      <w:hyperlink w:anchor="_Toc454211954" w:history="1">
        <w:r w:rsidR="00F505FE" w:rsidRPr="00E65923">
          <w:rPr>
            <w:rStyle w:val="Hyperlink"/>
            <w:noProof/>
          </w:rPr>
          <w:t>3.1</w:t>
        </w:r>
        <w:r w:rsidR="00F505FE">
          <w:rPr>
            <w:rFonts w:eastAsiaTheme="minorEastAsia" w:cstheme="minorBidi"/>
            <w:b w:val="0"/>
            <w:noProof/>
            <w:color w:val="auto"/>
          </w:rPr>
          <w:tab/>
        </w:r>
        <w:r w:rsidR="00F505FE" w:rsidRPr="00E65923">
          <w:rPr>
            <w:rStyle w:val="Hyperlink"/>
            <w:noProof/>
          </w:rPr>
          <w:t>CloudShell compatibility</w:t>
        </w:r>
        <w:r w:rsidR="00F505FE">
          <w:rPr>
            <w:noProof/>
            <w:webHidden/>
          </w:rPr>
          <w:tab/>
        </w:r>
        <w:r w:rsidR="00F505FE">
          <w:rPr>
            <w:noProof/>
            <w:webHidden/>
          </w:rPr>
          <w:fldChar w:fldCharType="begin"/>
        </w:r>
        <w:r w:rsidR="00F505FE">
          <w:rPr>
            <w:noProof/>
            <w:webHidden/>
          </w:rPr>
          <w:instrText xml:space="preserve"> PAGEREF _Toc454211954 \h </w:instrText>
        </w:r>
        <w:r w:rsidR="00F505FE">
          <w:rPr>
            <w:noProof/>
            <w:webHidden/>
          </w:rPr>
        </w:r>
        <w:r w:rsidR="00F505FE">
          <w:rPr>
            <w:noProof/>
            <w:webHidden/>
          </w:rPr>
          <w:fldChar w:fldCharType="separate"/>
        </w:r>
        <w:r w:rsidR="00F505FE">
          <w:rPr>
            <w:noProof/>
            <w:webHidden/>
          </w:rPr>
          <w:t>18</w:t>
        </w:r>
        <w:r w:rsidR="00F505FE">
          <w:rPr>
            <w:noProof/>
            <w:webHidden/>
          </w:rPr>
          <w:fldChar w:fldCharType="end"/>
        </w:r>
      </w:hyperlink>
    </w:p>
    <w:p w14:paraId="09C70665" w14:textId="52B57441" w:rsidR="00F505FE" w:rsidRDefault="0048387D">
      <w:pPr>
        <w:pStyle w:val="TOC1"/>
        <w:tabs>
          <w:tab w:val="left" w:pos="440"/>
          <w:tab w:val="right" w:leader="dot" w:pos="8630"/>
        </w:tabs>
        <w:rPr>
          <w:rFonts w:eastAsiaTheme="minorEastAsia" w:cstheme="minorBidi"/>
          <w:b w:val="0"/>
          <w:noProof/>
          <w:color w:val="auto"/>
          <w:sz w:val="22"/>
          <w:szCs w:val="22"/>
        </w:rPr>
      </w:pPr>
      <w:hyperlink w:anchor="_Toc454211955" w:history="1">
        <w:r w:rsidR="00F505FE" w:rsidRPr="00E65923">
          <w:rPr>
            <w:rStyle w:val="Hyperlink"/>
            <w:noProof/>
          </w:rPr>
          <w:t>4</w:t>
        </w:r>
        <w:r w:rsidR="00F505FE">
          <w:rPr>
            <w:rFonts w:eastAsiaTheme="minorEastAsia" w:cstheme="minorBidi"/>
            <w:b w:val="0"/>
            <w:noProof/>
            <w:color w:val="auto"/>
            <w:sz w:val="22"/>
            <w:szCs w:val="22"/>
          </w:rPr>
          <w:tab/>
        </w:r>
        <w:r w:rsidR="00F505FE" w:rsidRPr="00E65923">
          <w:rPr>
            <w:rStyle w:val="Hyperlink"/>
            <w:noProof/>
          </w:rPr>
          <w:t>Technical Guide</w:t>
        </w:r>
        <w:r w:rsidR="00F505FE">
          <w:rPr>
            <w:noProof/>
            <w:webHidden/>
          </w:rPr>
          <w:tab/>
        </w:r>
        <w:r w:rsidR="00F505FE">
          <w:rPr>
            <w:noProof/>
            <w:webHidden/>
          </w:rPr>
          <w:fldChar w:fldCharType="begin"/>
        </w:r>
        <w:r w:rsidR="00F505FE">
          <w:rPr>
            <w:noProof/>
            <w:webHidden/>
          </w:rPr>
          <w:instrText xml:space="preserve"> PAGEREF _Toc454211955 \h </w:instrText>
        </w:r>
        <w:r w:rsidR="00F505FE">
          <w:rPr>
            <w:noProof/>
            <w:webHidden/>
          </w:rPr>
        </w:r>
        <w:r w:rsidR="00F505FE">
          <w:rPr>
            <w:noProof/>
            <w:webHidden/>
          </w:rPr>
          <w:fldChar w:fldCharType="separate"/>
        </w:r>
        <w:r w:rsidR="00F505FE">
          <w:rPr>
            <w:noProof/>
            <w:webHidden/>
          </w:rPr>
          <w:t>19</w:t>
        </w:r>
        <w:r w:rsidR="00F505FE">
          <w:rPr>
            <w:noProof/>
            <w:webHidden/>
          </w:rPr>
          <w:fldChar w:fldCharType="end"/>
        </w:r>
      </w:hyperlink>
    </w:p>
    <w:p w14:paraId="334D0CA3" w14:textId="16F61559" w:rsidR="00F505FE" w:rsidRDefault="0048387D">
      <w:pPr>
        <w:pStyle w:val="TOC2"/>
        <w:tabs>
          <w:tab w:val="left" w:pos="880"/>
          <w:tab w:val="right" w:leader="dot" w:pos="8630"/>
        </w:tabs>
        <w:rPr>
          <w:rFonts w:eastAsiaTheme="minorEastAsia" w:cstheme="minorBidi"/>
          <w:b w:val="0"/>
          <w:noProof/>
          <w:color w:val="auto"/>
        </w:rPr>
      </w:pPr>
      <w:hyperlink w:anchor="_Toc454211956" w:history="1">
        <w:r w:rsidR="00F505FE" w:rsidRPr="00E65923">
          <w:rPr>
            <w:rStyle w:val="Hyperlink"/>
            <w:noProof/>
          </w:rPr>
          <w:t>4.1</w:t>
        </w:r>
        <w:r w:rsidR="00F505FE">
          <w:rPr>
            <w:rFonts w:eastAsiaTheme="minorEastAsia" w:cstheme="minorBidi"/>
            <w:b w:val="0"/>
            <w:noProof/>
            <w:color w:val="auto"/>
          </w:rPr>
          <w:tab/>
        </w:r>
        <w:r w:rsidR="00F505FE" w:rsidRPr="00E65923">
          <w:rPr>
            <w:rStyle w:val="Hyperlink"/>
            <w:noProof/>
          </w:rPr>
          <w:t>Main Workflow</w:t>
        </w:r>
        <w:r w:rsidR="00F505FE">
          <w:rPr>
            <w:noProof/>
            <w:webHidden/>
          </w:rPr>
          <w:tab/>
        </w:r>
        <w:r w:rsidR="00F505FE">
          <w:rPr>
            <w:noProof/>
            <w:webHidden/>
          </w:rPr>
          <w:fldChar w:fldCharType="begin"/>
        </w:r>
        <w:r w:rsidR="00F505FE">
          <w:rPr>
            <w:noProof/>
            <w:webHidden/>
          </w:rPr>
          <w:instrText xml:space="preserve"> PAGEREF _Toc454211956 \h </w:instrText>
        </w:r>
        <w:r w:rsidR="00F505FE">
          <w:rPr>
            <w:noProof/>
            <w:webHidden/>
          </w:rPr>
        </w:r>
        <w:r w:rsidR="00F505FE">
          <w:rPr>
            <w:noProof/>
            <w:webHidden/>
          </w:rPr>
          <w:fldChar w:fldCharType="separate"/>
        </w:r>
        <w:r w:rsidR="00F505FE">
          <w:rPr>
            <w:noProof/>
            <w:webHidden/>
          </w:rPr>
          <w:t>19</w:t>
        </w:r>
        <w:r w:rsidR="00F505FE">
          <w:rPr>
            <w:noProof/>
            <w:webHidden/>
          </w:rPr>
          <w:fldChar w:fldCharType="end"/>
        </w:r>
      </w:hyperlink>
    </w:p>
    <w:p w14:paraId="2DEA88AE" w14:textId="5DFAB9E1" w:rsidR="00F505FE" w:rsidRDefault="0048387D">
      <w:pPr>
        <w:pStyle w:val="TOC2"/>
        <w:tabs>
          <w:tab w:val="left" w:pos="880"/>
          <w:tab w:val="right" w:leader="dot" w:pos="8630"/>
        </w:tabs>
        <w:rPr>
          <w:rFonts w:eastAsiaTheme="minorEastAsia" w:cstheme="minorBidi"/>
          <w:b w:val="0"/>
          <w:noProof/>
          <w:color w:val="auto"/>
        </w:rPr>
      </w:pPr>
      <w:hyperlink w:anchor="_Toc454211957" w:history="1">
        <w:r w:rsidR="00F505FE" w:rsidRPr="00E65923">
          <w:rPr>
            <w:rStyle w:val="Hyperlink"/>
            <w:noProof/>
          </w:rPr>
          <w:t>4.2</w:t>
        </w:r>
        <w:r w:rsidR="00F505FE">
          <w:rPr>
            <w:rFonts w:eastAsiaTheme="minorEastAsia" w:cstheme="minorBidi"/>
            <w:b w:val="0"/>
            <w:noProof/>
            <w:color w:val="auto"/>
          </w:rPr>
          <w:tab/>
        </w:r>
        <w:r w:rsidR="00F505FE" w:rsidRPr="00E65923">
          <w:rPr>
            <w:rStyle w:val="Hyperlink"/>
            <w:noProof/>
          </w:rPr>
          <w:t>Shells &amp; Functions</w:t>
        </w:r>
        <w:r w:rsidR="00F505FE">
          <w:rPr>
            <w:noProof/>
            <w:webHidden/>
          </w:rPr>
          <w:tab/>
        </w:r>
        <w:r w:rsidR="00F505FE">
          <w:rPr>
            <w:noProof/>
            <w:webHidden/>
          </w:rPr>
          <w:fldChar w:fldCharType="begin"/>
        </w:r>
        <w:r w:rsidR="00F505FE">
          <w:rPr>
            <w:noProof/>
            <w:webHidden/>
          </w:rPr>
          <w:instrText xml:space="preserve"> PAGEREF _Toc454211957 \h </w:instrText>
        </w:r>
        <w:r w:rsidR="00F505FE">
          <w:rPr>
            <w:noProof/>
            <w:webHidden/>
          </w:rPr>
        </w:r>
        <w:r w:rsidR="00F505FE">
          <w:rPr>
            <w:noProof/>
            <w:webHidden/>
          </w:rPr>
          <w:fldChar w:fldCharType="separate"/>
        </w:r>
        <w:r w:rsidR="00F505FE">
          <w:rPr>
            <w:noProof/>
            <w:webHidden/>
          </w:rPr>
          <w:t>19</w:t>
        </w:r>
        <w:r w:rsidR="00F505FE">
          <w:rPr>
            <w:noProof/>
            <w:webHidden/>
          </w:rPr>
          <w:fldChar w:fldCharType="end"/>
        </w:r>
      </w:hyperlink>
    </w:p>
    <w:p w14:paraId="198A4F48" w14:textId="2439A8B7" w:rsidR="00F505FE" w:rsidRDefault="0048387D">
      <w:pPr>
        <w:pStyle w:val="TOC2"/>
        <w:tabs>
          <w:tab w:val="left" w:pos="880"/>
          <w:tab w:val="right" w:leader="dot" w:pos="8630"/>
        </w:tabs>
        <w:rPr>
          <w:rFonts w:eastAsiaTheme="minorEastAsia" w:cstheme="minorBidi"/>
          <w:b w:val="0"/>
          <w:noProof/>
          <w:color w:val="auto"/>
        </w:rPr>
      </w:pPr>
      <w:hyperlink w:anchor="_Toc454211958" w:history="1">
        <w:r w:rsidR="00F505FE" w:rsidRPr="00E65923">
          <w:rPr>
            <w:rStyle w:val="Hyperlink"/>
            <w:noProof/>
          </w:rPr>
          <w:t>4.3</w:t>
        </w:r>
        <w:r w:rsidR="00F505FE">
          <w:rPr>
            <w:rFonts w:eastAsiaTheme="minorEastAsia" w:cstheme="minorBidi"/>
            <w:b w:val="0"/>
            <w:noProof/>
            <w:color w:val="auto"/>
          </w:rPr>
          <w:tab/>
        </w:r>
        <w:r w:rsidR="00F505FE" w:rsidRPr="00E65923">
          <w:rPr>
            <w:rStyle w:val="Hyperlink"/>
            <w:noProof/>
          </w:rPr>
          <w:t>vCenter Configuration</w:t>
        </w:r>
        <w:r w:rsidR="00F505FE">
          <w:rPr>
            <w:noProof/>
            <w:webHidden/>
          </w:rPr>
          <w:tab/>
        </w:r>
        <w:r w:rsidR="00F505FE">
          <w:rPr>
            <w:noProof/>
            <w:webHidden/>
          </w:rPr>
          <w:fldChar w:fldCharType="begin"/>
        </w:r>
        <w:r w:rsidR="00F505FE">
          <w:rPr>
            <w:noProof/>
            <w:webHidden/>
          </w:rPr>
          <w:instrText xml:space="preserve"> PAGEREF _Toc454211958 \h </w:instrText>
        </w:r>
        <w:r w:rsidR="00F505FE">
          <w:rPr>
            <w:noProof/>
            <w:webHidden/>
          </w:rPr>
        </w:r>
        <w:r w:rsidR="00F505FE">
          <w:rPr>
            <w:noProof/>
            <w:webHidden/>
          </w:rPr>
          <w:fldChar w:fldCharType="separate"/>
        </w:r>
        <w:r w:rsidR="00F505FE">
          <w:rPr>
            <w:noProof/>
            <w:webHidden/>
          </w:rPr>
          <w:t>22</w:t>
        </w:r>
        <w:r w:rsidR="00F505FE">
          <w:rPr>
            <w:noProof/>
            <w:webHidden/>
          </w:rPr>
          <w:fldChar w:fldCharType="end"/>
        </w:r>
      </w:hyperlink>
    </w:p>
    <w:p w14:paraId="6A104F5A" w14:textId="5F60C603" w:rsidR="00F505FE" w:rsidRDefault="0048387D">
      <w:pPr>
        <w:pStyle w:val="TOC3"/>
        <w:tabs>
          <w:tab w:val="left" w:pos="1320"/>
          <w:tab w:val="right" w:leader="dot" w:pos="8630"/>
        </w:tabs>
        <w:rPr>
          <w:rFonts w:eastAsiaTheme="minorEastAsia" w:cstheme="minorBidi"/>
          <w:noProof/>
          <w:color w:val="auto"/>
        </w:rPr>
      </w:pPr>
      <w:hyperlink w:anchor="_Toc454211959" w:history="1">
        <w:r w:rsidR="00F505FE" w:rsidRPr="00E65923">
          <w:rPr>
            <w:rStyle w:val="Hyperlink"/>
            <w:noProof/>
          </w:rPr>
          <w:t>4.3.1</w:t>
        </w:r>
        <w:r w:rsidR="00F505FE">
          <w:rPr>
            <w:rFonts w:eastAsiaTheme="minorEastAsia" w:cstheme="minorBidi"/>
            <w:noProof/>
            <w:color w:val="auto"/>
          </w:rPr>
          <w:tab/>
        </w:r>
        <w:r w:rsidR="00F505FE" w:rsidRPr="00E65923">
          <w:rPr>
            <w:rStyle w:val="Hyperlink"/>
            <w:noProof/>
          </w:rPr>
          <w:t>vCenter Configuration breakdown</w:t>
        </w:r>
        <w:r w:rsidR="00F505FE">
          <w:rPr>
            <w:noProof/>
            <w:webHidden/>
          </w:rPr>
          <w:tab/>
        </w:r>
        <w:r w:rsidR="00F505FE">
          <w:rPr>
            <w:noProof/>
            <w:webHidden/>
          </w:rPr>
          <w:fldChar w:fldCharType="begin"/>
        </w:r>
        <w:r w:rsidR="00F505FE">
          <w:rPr>
            <w:noProof/>
            <w:webHidden/>
          </w:rPr>
          <w:instrText xml:space="preserve"> PAGEREF _Toc454211959 \h </w:instrText>
        </w:r>
        <w:r w:rsidR="00F505FE">
          <w:rPr>
            <w:noProof/>
            <w:webHidden/>
          </w:rPr>
        </w:r>
        <w:r w:rsidR="00F505FE">
          <w:rPr>
            <w:noProof/>
            <w:webHidden/>
          </w:rPr>
          <w:fldChar w:fldCharType="separate"/>
        </w:r>
        <w:r w:rsidR="00F505FE">
          <w:rPr>
            <w:noProof/>
            <w:webHidden/>
          </w:rPr>
          <w:t>22</w:t>
        </w:r>
        <w:r w:rsidR="00F505FE">
          <w:rPr>
            <w:noProof/>
            <w:webHidden/>
          </w:rPr>
          <w:fldChar w:fldCharType="end"/>
        </w:r>
      </w:hyperlink>
    </w:p>
    <w:p w14:paraId="0EC11381" w14:textId="32501D53" w:rsidR="00F505FE" w:rsidRDefault="0048387D">
      <w:pPr>
        <w:pStyle w:val="TOC2"/>
        <w:tabs>
          <w:tab w:val="left" w:pos="880"/>
          <w:tab w:val="right" w:leader="dot" w:pos="8630"/>
        </w:tabs>
        <w:rPr>
          <w:rFonts w:eastAsiaTheme="minorEastAsia" w:cstheme="minorBidi"/>
          <w:b w:val="0"/>
          <w:noProof/>
          <w:color w:val="auto"/>
        </w:rPr>
      </w:pPr>
      <w:hyperlink w:anchor="_Toc454211960" w:history="1">
        <w:r w:rsidR="00F505FE" w:rsidRPr="00E65923">
          <w:rPr>
            <w:rStyle w:val="Hyperlink"/>
            <w:noProof/>
          </w:rPr>
          <w:t>4.4</w:t>
        </w:r>
        <w:r w:rsidR="00F505FE">
          <w:rPr>
            <w:rFonts w:eastAsiaTheme="minorEastAsia" w:cstheme="minorBidi"/>
            <w:b w:val="0"/>
            <w:noProof/>
            <w:color w:val="auto"/>
          </w:rPr>
          <w:tab/>
        </w:r>
        <w:r w:rsidR="00F505FE" w:rsidRPr="00E65923">
          <w:rPr>
            <w:rStyle w:val="Hyperlink"/>
            <w:noProof/>
          </w:rPr>
          <w:t>Versa configuration &amp; workflow</w:t>
        </w:r>
        <w:r w:rsidR="00F505FE">
          <w:rPr>
            <w:noProof/>
            <w:webHidden/>
          </w:rPr>
          <w:tab/>
        </w:r>
        <w:r w:rsidR="00F505FE">
          <w:rPr>
            <w:noProof/>
            <w:webHidden/>
          </w:rPr>
          <w:fldChar w:fldCharType="begin"/>
        </w:r>
        <w:r w:rsidR="00F505FE">
          <w:rPr>
            <w:noProof/>
            <w:webHidden/>
          </w:rPr>
          <w:instrText xml:space="preserve"> PAGEREF _Toc454211960 \h </w:instrText>
        </w:r>
        <w:r w:rsidR="00F505FE">
          <w:rPr>
            <w:noProof/>
            <w:webHidden/>
          </w:rPr>
        </w:r>
        <w:r w:rsidR="00F505FE">
          <w:rPr>
            <w:noProof/>
            <w:webHidden/>
          </w:rPr>
          <w:fldChar w:fldCharType="separate"/>
        </w:r>
        <w:r w:rsidR="00F505FE">
          <w:rPr>
            <w:noProof/>
            <w:webHidden/>
          </w:rPr>
          <w:t>22</w:t>
        </w:r>
        <w:r w:rsidR="00F505FE">
          <w:rPr>
            <w:noProof/>
            <w:webHidden/>
          </w:rPr>
          <w:fldChar w:fldCharType="end"/>
        </w:r>
      </w:hyperlink>
    </w:p>
    <w:p w14:paraId="2015ED3E" w14:textId="4EACFAAF" w:rsidR="00F505FE" w:rsidRDefault="0048387D">
      <w:pPr>
        <w:pStyle w:val="TOC3"/>
        <w:tabs>
          <w:tab w:val="left" w:pos="1320"/>
          <w:tab w:val="right" w:leader="dot" w:pos="8630"/>
        </w:tabs>
        <w:rPr>
          <w:rFonts w:eastAsiaTheme="minorEastAsia" w:cstheme="minorBidi"/>
          <w:noProof/>
          <w:color w:val="auto"/>
        </w:rPr>
      </w:pPr>
      <w:hyperlink w:anchor="_Toc454211961" w:history="1">
        <w:r w:rsidR="00F505FE" w:rsidRPr="00E65923">
          <w:rPr>
            <w:rStyle w:val="Hyperlink"/>
            <w:noProof/>
          </w:rPr>
          <w:t>4.4.1</w:t>
        </w:r>
        <w:r w:rsidR="00F505FE">
          <w:rPr>
            <w:rFonts w:eastAsiaTheme="minorEastAsia" w:cstheme="minorBidi"/>
            <w:noProof/>
            <w:color w:val="auto"/>
          </w:rPr>
          <w:tab/>
        </w:r>
        <w:r w:rsidR="00F505FE" w:rsidRPr="00E65923">
          <w:rPr>
            <w:rStyle w:val="Hyperlink"/>
            <w:noProof/>
          </w:rPr>
          <w:t>Versa Configuration breakdown</w:t>
        </w:r>
        <w:r w:rsidR="00F505FE">
          <w:rPr>
            <w:noProof/>
            <w:webHidden/>
          </w:rPr>
          <w:tab/>
        </w:r>
        <w:r w:rsidR="00F505FE">
          <w:rPr>
            <w:noProof/>
            <w:webHidden/>
          </w:rPr>
          <w:fldChar w:fldCharType="begin"/>
        </w:r>
        <w:r w:rsidR="00F505FE">
          <w:rPr>
            <w:noProof/>
            <w:webHidden/>
          </w:rPr>
          <w:instrText xml:space="preserve"> PAGEREF _Toc454211961 \h </w:instrText>
        </w:r>
        <w:r w:rsidR="00F505FE">
          <w:rPr>
            <w:noProof/>
            <w:webHidden/>
          </w:rPr>
        </w:r>
        <w:r w:rsidR="00F505FE">
          <w:rPr>
            <w:noProof/>
            <w:webHidden/>
          </w:rPr>
          <w:fldChar w:fldCharType="separate"/>
        </w:r>
        <w:r w:rsidR="00F505FE">
          <w:rPr>
            <w:noProof/>
            <w:webHidden/>
          </w:rPr>
          <w:t>24</w:t>
        </w:r>
        <w:r w:rsidR="00F505FE">
          <w:rPr>
            <w:noProof/>
            <w:webHidden/>
          </w:rPr>
          <w:fldChar w:fldCharType="end"/>
        </w:r>
      </w:hyperlink>
    </w:p>
    <w:p w14:paraId="043B31E7" w14:textId="48C153EF" w:rsidR="00F505FE" w:rsidRDefault="0048387D">
      <w:pPr>
        <w:pStyle w:val="TOC2"/>
        <w:tabs>
          <w:tab w:val="left" w:pos="880"/>
          <w:tab w:val="right" w:leader="dot" w:pos="8630"/>
        </w:tabs>
        <w:rPr>
          <w:rFonts w:eastAsiaTheme="minorEastAsia" w:cstheme="minorBidi"/>
          <w:b w:val="0"/>
          <w:noProof/>
          <w:color w:val="auto"/>
        </w:rPr>
      </w:pPr>
      <w:hyperlink w:anchor="_Toc454211962" w:history="1">
        <w:r w:rsidR="00F505FE" w:rsidRPr="00E65923">
          <w:rPr>
            <w:rStyle w:val="Hyperlink"/>
            <w:noProof/>
          </w:rPr>
          <w:t>4.5</w:t>
        </w:r>
        <w:r w:rsidR="00F505FE">
          <w:rPr>
            <w:rFonts w:eastAsiaTheme="minorEastAsia" w:cstheme="minorBidi"/>
            <w:b w:val="0"/>
            <w:noProof/>
            <w:color w:val="auto"/>
          </w:rPr>
          <w:tab/>
        </w:r>
        <w:r w:rsidR="00F505FE" w:rsidRPr="00E65923">
          <w:rPr>
            <w:rStyle w:val="Hyperlink"/>
            <w:noProof/>
          </w:rPr>
          <w:t>Nagios</w:t>
        </w:r>
        <w:r w:rsidR="00F505FE">
          <w:rPr>
            <w:noProof/>
            <w:webHidden/>
          </w:rPr>
          <w:tab/>
        </w:r>
        <w:r w:rsidR="00F505FE">
          <w:rPr>
            <w:noProof/>
            <w:webHidden/>
          </w:rPr>
          <w:fldChar w:fldCharType="begin"/>
        </w:r>
        <w:r w:rsidR="00F505FE">
          <w:rPr>
            <w:noProof/>
            <w:webHidden/>
          </w:rPr>
          <w:instrText xml:space="preserve"> PAGEREF _Toc454211962 \h </w:instrText>
        </w:r>
        <w:r w:rsidR="00F505FE">
          <w:rPr>
            <w:noProof/>
            <w:webHidden/>
          </w:rPr>
        </w:r>
        <w:r w:rsidR="00F505FE">
          <w:rPr>
            <w:noProof/>
            <w:webHidden/>
          </w:rPr>
          <w:fldChar w:fldCharType="separate"/>
        </w:r>
        <w:r w:rsidR="00F505FE">
          <w:rPr>
            <w:noProof/>
            <w:webHidden/>
          </w:rPr>
          <w:t>25</w:t>
        </w:r>
        <w:r w:rsidR="00F505FE">
          <w:rPr>
            <w:noProof/>
            <w:webHidden/>
          </w:rPr>
          <w:fldChar w:fldCharType="end"/>
        </w:r>
      </w:hyperlink>
    </w:p>
    <w:p w14:paraId="6DF61E3E" w14:textId="6765D60F" w:rsidR="00F505FE" w:rsidRDefault="0048387D">
      <w:pPr>
        <w:pStyle w:val="TOC3"/>
        <w:tabs>
          <w:tab w:val="left" w:pos="1320"/>
          <w:tab w:val="right" w:leader="dot" w:pos="8630"/>
        </w:tabs>
        <w:rPr>
          <w:rFonts w:eastAsiaTheme="minorEastAsia" w:cstheme="minorBidi"/>
          <w:noProof/>
          <w:color w:val="auto"/>
        </w:rPr>
      </w:pPr>
      <w:hyperlink w:anchor="_Toc454211963" w:history="1">
        <w:r w:rsidR="00F505FE" w:rsidRPr="00E65923">
          <w:rPr>
            <w:rStyle w:val="Hyperlink"/>
            <w:noProof/>
          </w:rPr>
          <w:t>4.5.1</w:t>
        </w:r>
        <w:r w:rsidR="00F505FE">
          <w:rPr>
            <w:rFonts w:eastAsiaTheme="minorEastAsia" w:cstheme="minorBidi"/>
            <w:noProof/>
            <w:color w:val="auto"/>
          </w:rPr>
          <w:tab/>
        </w:r>
        <w:r w:rsidR="00F505FE" w:rsidRPr="00E65923">
          <w:rPr>
            <w:rStyle w:val="Hyperlink"/>
            <w:noProof/>
          </w:rPr>
          <w:t>Nagios relationship with CloudShell</w:t>
        </w:r>
        <w:r w:rsidR="00F505FE">
          <w:rPr>
            <w:noProof/>
            <w:webHidden/>
          </w:rPr>
          <w:tab/>
        </w:r>
        <w:r w:rsidR="00F505FE">
          <w:rPr>
            <w:noProof/>
            <w:webHidden/>
          </w:rPr>
          <w:fldChar w:fldCharType="begin"/>
        </w:r>
        <w:r w:rsidR="00F505FE">
          <w:rPr>
            <w:noProof/>
            <w:webHidden/>
          </w:rPr>
          <w:instrText xml:space="preserve"> PAGEREF _Toc454211963 \h </w:instrText>
        </w:r>
        <w:r w:rsidR="00F505FE">
          <w:rPr>
            <w:noProof/>
            <w:webHidden/>
          </w:rPr>
        </w:r>
        <w:r w:rsidR="00F505FE">
          <w:rPr>
            <w:noProof/>
            <w:webHidden/>
          </w:rPr>
          <w:fldChar w:fldCharType="separate"/>
        </w:r>
        <w:r w:rsidR="00F505FE">
          <w:rPr>
            <w:noProof/>
            <w:webHidden/>
          </w:rPr>
          <w:t>25</w:t>
        </w:r>
        <w:r w:rsidR="00F505FE">
          <w:rPr>
            <w:noProof/>
            <w:webHidden/>
          </w:rPr>
          <w:fldChar w:fldCharType="end"/>
        </w:r>
      </w:hyperlink>
    </w:p>
    <w:p w14:paraId="15F31AA0" w14:textId="1FEA6B2D" w:rsidR="00F505FE" w:rsidRDefault="0048387D">
      <w:pPr>
        <w:pStyle w:val="TOC3"/>
        <w:tabs>
          <w:tab w:val="left" w:pos="1320"/>
          <w:tab w:val="right" w:leader="dot" w:pos="8630"/>
        </w:tabs>
        <w:rPr>
          <w:rFonts w:eastAsiaTheme="minorEastAsia" w:cstheme="minorBidi"/>
          <w:noProof/>
          <w:color w:val="auto"/>
        </w:rPr>
      </w:pPr>
      <w:hyperlink w:anchor="_Toc454211964" w:history="1">
        <w:r w:rsidR="00F505FE" w:rsidRPr="00E65923">
          <w:rPr>
            <w:rStyle w:val="Hyperlink"/>
            <w:noProof/>
          </w:rPr>
          <w:t>4.5.2</w:t>
        </w:r>
        <w:r w:rsidR="00F505FE">
          <w:rPr>
            <w:rFonts w:eastAsiaTheme="minorEastAsia" w:cstheme="minorBidi"/>
            <w:noProof/>
            <w:color w:val="auto"/>
          </w:rPr>
          <w:tab/>
        </w:r>
        <w:r w:rsidR="00F505FE" w:rsidRPr="00E65923">
          <w:rPr>
            <w:rStyle w:val="Hyperlink"/>
            <w:noProof/>
          </w:rPr>
          <w:t>Quick overview on Nagios component &amp; how-to</w:t>
        </w:r>
        <w:r w:rsidR="00F505FE">
          <w:rPr>
            <w:noProof/>
            <w:webHidden/>
          </w:rPr>
          <w:tab/>
        </w:r>
        <w:r w:rsidR="00F505FE">
          <w:rPr>
            <w:noProof/>
            <w:webHidden/>
          </w:rPr>
          <w:fldChar w:fldCharType="begin"/>
        </w:r>
        <w:r w:rsidR="00F505FE">
          <w:rPr>
            <w:noProof/>
            <w:webHidden/>
          </w:rPr>
          <w:instrText xml:space="preserve"> PAGEREF _Toc454211964 \h </w:instrText>
        </w:r>
        <w:r w:rsidR="00F505FE">
          <w:rPr>
            <w:noProof/>
            <w:webHidden/>
          </w:rPr>
        </w:r>
        <w:r w:rsidR="00F505FE">
          <w:rPr>
            <w:noProof/>
            <w:webHidden/>
          </w:rPr>
          <w:fldChar w:fldCharType="separate"/>
        </w:r>
        <w:r w:rsidR="00F505FE">
          <w:rPr>
            <w:noProof/>
            <w:webHidden/>
          </w:rPr>
          <w:t>26</w:t>
        </w:r>
        <w:r w:rsidR="00F505FE">
          <w:rPr>
            <w:noProof/>
            <w:webHidden/>
          </w:rPr>
          <w:fldChar w:fldCharType="end"/>
        </w:r>
      </w:hyperlink>
    </w:p>
    <w:p w14:paraId="2A512765" w14:textId="305CF3D5" w:rsidR="00F505FE" w:rsidRDefault="0048387D">
      <w:pPr>
        <w:pStyle w:val="TOC2"/>
        <w:tabs>
          <w:tab w:val="left" w:pos="880"/>
          <w:tab w:val="right" w:leader="dot" w:pos="8630"/>
        </w:tabs>
        <w:rPr>
          <w:rFonts w:eastAsiaTheme="minorEastAsia" w:cstheme="minorBidi"/>
          <w:b w:val="0"/>
          <w:noProof/>
          <w:color w:val="auto"/>
        </w:rPr>
      </w:pPr>
      <w:hyperlink w:anchor="_Toc454211965" w:history="1">
        <w:r w:rsidR="00F505FE" w:rsidRPr="00E65923">
          <w:rPr>
            <w:rStyle w:val="Hyperlink"/>
            <w:noProof/>
          </w:rPr>
          <w:t>4.6</w:t>
        </w:r>
        <w:r w:rsidR="00F505FE">
          <w:rPr>
            <w:rFonts w:eastAsiaTheme="minorEastAsia" w:cstheme="minorBidi"/>
            <w:b w:val="0"/>
            <w:noProof/>
            <w:color w:val="auto"/>
          </w:rPr>
          <w:tab/>
        </w:r>
        <w:r w:rsidR="00F505FE" w:rsidRPr="00E65923">
          <w:rPr>
            <w:rStyle w:val="Hyperlink"/>
            <w:noProof/>
          </w:rPr>
          <w:t>vROPS</w:t>
        </w:r>
        <w:r w:rsidR="00F505FE">
          <w:rPr>
            <w:noProof/>
            <w:webHidden/>
          </w:rPr>
          <w:tab/>
        </w:r>
        <w:r w:rsidR="00F505FE">
          <w:rPr>
            <w:noProof/>
            <w:webHidden/>
          </w:rPr>
          <w:fldChar w:fldCharType="begin"/>
        </w:r>
        <w:r w:rsidR="00F505FE">
          <w:rPr>
            <w:noProof/>
            <w:webHidden/>
          </w:rPr>
          <w:instrText xml:space="preserve"> PAGEREF _Toc454211965 \h </w:instrText>
        </w:r>
        <w:r w:rsidR="00F505FE">
          <w:rPr>
            <w:noProof/>
            <w:webHidden/>
          </w:rPr>
        </w:r>
        <w:r w:rsidR="00F505FE">
          <w:rPr>
            <w:noProof/>
            <w:webHidden/>
          </w:rPr>
          <w:fldChar w:fldCharType="separate"/>
        </w:r>
        <w:r w:rsidR="00F505FE">
          <w:rPr>
            <w:noProof/>
            <w:webHidden/>
          </w:rPr>
          <w:t>26</w:t>
        </w:r>
        <w:r w:rsidR="00F505FE">
          <w:rPr>
            <w:noProof/>
            <w:webHidden/>
          </w:rPr>
          <w:fldChar w:fldCharType="end"/>
        </w:r>
      </w:hyperlink>
    </w:p>
    <w:p w14:paraId="06611B2C" w14:textId="02D8B1D7" w:rsidR="00F505FE" w:rsidRDefault="0048387D">
      <w:pPr>
        <w:pStyle w:val="TOC2"/>
        <w:tabs>
          <w:tab w:val="left" w:pos="880"/>
          <w:tab w:val="right" w:leader="dot" w:pos="8630"/>
        </w:tabs>
        <w:rPr>
          <w:rFonts w:eastAsiaTheme="minorEastAsia" w:cstheme="minorBidi"/>
          <w:b w:val="0"/>
          <w:noProof/>
          <w:color w:val="auto"/>
        </w:rPr>
      </w:pPr>
      <w:hyperlink w:anchor="_Toc454211966" w:history="1">
        <w:r w:rsidR="00F505FE" w:rsidRPr="00E65923">
          <w:rPr>
            <w:rStyle w:val="Hyperlink"/>
            <w:noProof/>
          </w:rPr>
          <w:t>4.7</w:t>
        </w:r>
        <w:r w:rsidR="00F505FE">
          <w:rPr>
            <w:rFonts w:eastAsiaTheme="minorEastAsia" w:cstheme="minorBidi"/>
            <w:b w:val="0"/>
            <w:noProof/>
            <w:color w:val="auto"/>
          </w:rPr>
          <w:tab/>
        </w:r>
        <w:r w:rsidR="00F505FE" w:rsidRPr="00E65923">
          <w:rPr>
            <w:rStyle w:val="Hyperlink"/>
            <w:noProof/>
          </w:rPr>
          <w:t>vLog Insight</w:t>
        </w:r>
        <w:r w:rsidR="00F505FE">
          <w:rPr>
            <w:noProof/>
            <w:webHidden/>
          </w:rPr>
          <w:tab/>
        </w:r>
        <w:r w:rsidR="00F505FE">
          <w:rPr>
            <w:noProof/>
            <w:webHidden/>
          </w:rPr>
          <w:fldChar w:fldCharType="begin"/>
        </w:r>
        <w:r w:rsidR="00F505FE">
          <w:rPr>
            <w:noProof/>
            <w:webHidden/>
          </w:rPr>
          <w:instrText xml:space="preserve"> PAGEREF _Toc454211966 \h </w:instrText>
        </w:r>
        <w:r w:rsidR="00F505FE">
          <w:rPr>
            <w:noProof/>
            <w:webHidden/>
          </w:rPr>
        </w:r>
        <w:r w:rsidR="00F505FE">
          <w:rPr>
            <w:noProof/>
            <w:webHidden/>
          </w:rPr>
          <w:fldChar w:fldCharType="separate"/>
        </w:r>
        <w:r w:rsidR="00F505FE">
          <w:rPr>
            <w:noProof/>
            <w:webHidden/>
          </w:rPr>
          <w:t>27</w:t>
        </w:r>
        <w:r w:rsidR="00F505FE">
          <w:rPr>
            <w:noProof/>
            <w:webHidden/>
          </w:rPr>
          <w:fldChar w:fldCharType="end"/>
        </w:r>
      </w:hyperlink>
    </w:p>
    <w:p w14:paraId="565C136A" w14:textId="20C6D081" w:rsidR="00F505FE" w:rsidRDefault="0048387D">
      <w:pPr>
        <w:pStyle w:val="TOC2"/>
        <w:tabs>
          <w:tab w:val="left" w:pos="880"/>
          <w:tab w:val="right" w:leader="dot" w:pos="8630"/>
        </w:tabs>
        <w:rPr>
          <w:rFonts w:eastAsiaTheme="minorEastAsia" w:cstheme="minorBidi"/>
          <w:b w:val="0"/>
          <w:noProof/>
          <w:color w:val="auto"/>
        </w:rPr>
      </w:pPr>
      <w:hyperlink w:anchor="_Toc454211967" w:history="1">
        <w:r w:rsidR="00F505FE" w:rsidRPr="00E65923">
          <w:rPr>
            <w:rStyle w:val="Hyperlink"/>
            <w:noProof/>
          </w:rPr>
          <w:t>4.8</w:t>
        </w:r>
        <w:r w:rsidR="00F505FE">
          <w:rPr>
            <w:rFonts w:eastAsiaTheme="minorEastAsia" w:cstheme="minorBidi"/>
            <w:b w:val="0"/>
            <w:noProof/>
            <w:color w:val="auto"/>
          </w:rPr>
          <w:tab/>
        </w:r>
        <w:r w:rsidR="00F505FE" w:rsidRPr="00E65923">
          <w:rPr>
            <w:rStyle w:val="Hyperlink"/>
            <w:noProof/>
          </w:rPr>
          <w:t>NSX</w:t>
        </w:r>
        <w:r w:rsidR="00F505FE">
          <w:rPr>
            <w:noProof/>
            <w:webHidden/>
          </w:rPr>
          <w:tab/>
        </w:r>
        <w:r w:rsidR="00F505FE">
          <w:rPr>
            <w:noProof/>
            <w:webHidden/>
          </w:rPr>
          <w:fldChar w:fldCharType="begin"/>
        </w:r>
        <w:r w:rsidR="00F505FE">
          <w:rPr>
            <w:noProof/>
            <w:webHidden/>
          </w:rPr>
          <w:instrText xml:space="preserve"> PAGEREF _Toc454211967 \h </w:instrText>
        </w:r>
        <w:r w:rsidR="00F505FE">
          <w:rPr>
            <w:noProof/>
            <w:webHidden/>
          </w:rPr>
        </w:r>
        <w:r w:rsidR="00F505FE">
          <w:rPr>
            <w:noProof/>
            <w:webHidden/>
          </w:rPr>
          <w:fldChar w:fldCharType="separate"/>
        </w:r>
        <w:r w:rsidR="00F505FE">
          <w:rPr>
            <w:noProof/>
            <w:webHidden/>
          </w:rPr>
          <w:t>27</w:t>
        </w:r>
        <w:r w:rsidR="00F505FE">
          <w:rPr>
            <w:noProof/>
            <w:webHidden/>
          </w:rPr>
          <w:fldChar w:fldCharType="end"/>
        </w:r>
      </w:hyperlink>
    </w:p>
    <w:p w14:paraId="2561BEB3" w14:textId="7EA0BBB5" w:rsidR="00F505FE" w:rsidRDefault="0048387D">
      <w:pPr>
        <w:pStyle w:val="TOC1"/>
        <w:tabs>
          <w:tab w:val="left" w:pos="440"/>
          <w:tab w:val="right" w:leader="dot" w:pos="8630"/>
        </w:tabs>
        <w:rPr>
          <w:rFonts w:eastAsiaTheme="minorEastAsia" w:cstheme="minorBidi"/>
          <w:b w:val="0"/>
          <w:noProof/>
          <w:color w:val="auto"/>
          <w:sz w:val="22"/>
          <w:szCs w:val="22"/>
        </w:rPr>
      </w:pPr>
      <w:hyperlink w:anchor="_Toc454211968" w:history="1">
        <w:r w:rsidR="00F505FE" w:rsidRPr="00E65923">
          <w:rPr>
            <w:rStyle w:val="Hyperlink"/>
            <w:noProof/>
          </w:rPr>
          <w:t>5</w:t>
        </w:r>
        <w:r w:rsidR="00F505FE">
          <w:rPr>
            <w:rFonts w:eastAsiaTheme="minorEastAsia" w:cstheme="minorBidi"/>
            <w:b w:val="0"/>
            <w:noProof/>
            <w:color w:val="auto"/>
            <w:sz w:val="22"/>
            <w:szCs w:val="22"/>
          </w:rPr>
          <w:tab/>
        </w:r>
        <w:r w:rsidR="00F505FE" w:rsidRPr="00E65923">
          <w:rPr>
            <w:rStyle w:val="Hyperlink"/>
            <w:noProof/>
          </w:rPr>
          <w:t>Relevant HW/SW compatibility</w:t>
        </w:r>
        <w:r w:rsidR="00F505FE">
          <w:rPr>
            <w:noProof/>
            <w:webHidden/>
          </w:rPr>
          <w:tab/>
        </w:r>
        <w:r w:rsidR="00F505FE">
          <w:rPr>
            <w:noProof/>
            <w:webHidden/>
          </w:rPr>
          <w:fldChar w:fldCharType="begin"/>
        </w:r>
        <w:r w:rsidR="00F505FE">
          <w:rPr>
            <w:noProof/>
            <w:webHidden/>
          </w:rPr>
          <w:instrText xml:space="preserve"> PAGEREF _Toc454211968 \h </w:instrText>
        </w:r>
        <w:r w:rsidR="00F505FE">
          <w:rPr>
            <w:noProof/>
            <w:webHidden/>
          </w:rPr>
        </w:r>
        <w:r w:rsidR="00F505FE">
          <w:rPr>
            <w:noProof/>
            <w:webHidden/>
          </w:rPr>
          <w:fldChar w:fldCharType="separate"/>
        </w:r>
        <w:r w:rsidR="00F505FE">
          <w:rPr>
            <w:noProof/>
            <w:webHidden/>
          </w:rPr>
          <w:t>29</w:t>
        </w:r>
        <w:r w:rsidR="00F505FE">
          <w:rPr>
            <w:noProof/>
            <w:webHidden/>
          </w:rPr>
          <w:fldChar w:fldCharType="end"/>
        </w:r>
      </w:hyperlink>
    </w:p>
    <w:p w14:paraId="31DD8FCD" w14:textId="699A3289" w:rsidR="00F505FE" w:rsidRDefault="0048387D">
      <w:pPr>
        <w:pStyle w:val="TOC1"/>
        <w:tabs>
          <w:tab w:val="left" w:pos="440"/>
          <w:tab w:val="right" w:leader="dot" w:pos="8630"/>
        </w:tabs>
        <w:rPr>
          <w:rFonts w:eastAsiaTheme="minorEastAsia" w:cstheme="minorBidi"/>
          <w:b w:val="0"/>
          <w:noProof/>
          <w:color w:val="auto"/>
          <w:sz w:val="22"/>
          <w:szCs w:val="22"/>
        </w:rPr>
      </w:pPr>
      <w:hyperlink w:anchor="_Toc454211969" w:history="1">
        <w:r w:rsidR="00F505FE" w:rsidRPr="00E65923">
          <w:rPr>
            <w:rStyle w:val="Hyperlink"/>
            <w:noProof/>
          </w:rPr>
          <w:t>6</w:t>
        </w:r>
        <w:r w:rsidR="00F505FE">
          <w:rPr>
            <w:rFonts w:eastAsiaTheme="minorEastAsia" w:cstheme="minorBidi"/>
            <w:b w:val="0"/>
            <w:noProof/>
            <w:color w:val="auto"/>
            <w:sz w:val="22"/>
            <w:szCs w:val="22"/>
          </w:rPr>
          <w:tab/>
        </w:r>
        <w:r w:rsidR="00F505FE" w:rsidRPr="00E65923">
          <w:rPr>
            <w:rStyle w:val="Hyperlink"/>
            <w:noProof/>
          </w:rPr>
          <w:t>Managing scripts and drivers</w:t>
        </w:r>
        <w:r w:rsidR="00F505FE">
          <w:rPr>
            <w:noProof/>
            <w:webHidden/>
          </w:rPr>
          <w:tab/>
        </w:r>
        <w:r w:rsidR="00F505FE">
          <w:rPr>
            <w:noProof/>
            <w:webHidden/>
          </w:rPr>
          <w:fldChar w:fldCharType="begin"/>
        </w:r>
        <w:r w:rsidR="00F505FE">
          <w:rPr>
            <w:noProof/>
            <w:webHidden/>
          </w:rPr>
          <w:instrText xml:space="preserve"> PAGEREF _Toc454211969 \h </w:instrText>
        </w:r>
        <w:r w:rsidR="00F505FE">
          <w:rPr>
            <w:noProof/>
            <w:webHidden/>
          </w:rPr>
        </w:r>
        <w:r w:rsidR="00F505FE">
          <w:rPr>
            <w:noProof/>
            <w:webHidden/>
          </w:rPr>
          <w:fldChar w:fldCharType="separate"/>
        </w:r>
        <w:r w:rsidR="00F505FE">
          <w:rPr>
            <w:noProof/>
            <w:webHidden/>
          </w:rPr>
          <w:t>30</w:t>
        </w:r>
        <w:r w:rsidR="00F505FE">
          <w:rPr>
            <w:noProof/>
            <w:webHidden/>
          </w:rPr>
          <w:fldChar w:fldCharType="end"/>
        </w:r>
      </w:hyperlink>
    </w:p>
    <w:p w14:paraId="1BE27CD9" w14:textId="01AF7BCA" w:rsidR="00F505FE" w:rsidRDefault="0048387D">
      <w:pPr>
        <w:pStyle w:val="TOC2"/>
        <w:tabs>
          <w:tab w:val="left" w:pos="880"/>
          <w:tab w:val="right" w:leader="dot" w:pos="8630"/>
        </w:tabs>
        <w:rPr>
          <w:rFonts w:eastAsiaTheme="minorEastAsia" w:cstheme="minorBidi"/>
          <w:b w:val="0"/>
          <w:noProof/>
          <w:color w:val="auto"/>
        </w:rPr>
      </w:pPr>
      <w:hyperlink w:anchor="_Toc454211970" w:history="1">
        <w:r w:rsidR="00F505FE" w:rsidRPr="00E65923">
          <w:rPr>
            <w:rStyle w:val="Hyperlink"/>
            <w:noProof/>
          </w:rPr>
          <w:t>6.1</w:t>
        </w:r>
        <w:r w:rsidR="00F505FE">
          <w:rPr>
            <w:rFonts w:eastAsiaTheme="minorEastAsia" w:cstheme="minorBidi"/>
            <w:b w:val="0"/>
            <w:noProof/>
            <w:color w:val="auto"/>
          </w:rPr>
          <w:tab/>
        </w:r>
        <w:r w:rsidR="00F505FE" w:rsidRPr="00E65923">
          <w:rPr>
            <w:rStyle w:val="Hyperlink"/>
            <w:noProof/>
          </w:rPr>
          <w:t>Downloading a script/driver file from CloudShell</w:t>
        </w:r>
        <w:r w:rsidR="00F505FE">
          <w:rPr>
            <w:noProof/>
            <w:webHidden/>
          </w:rPr>
          <w:tab/>
        </w:r>
        <w:r w:rsidR="00F505FE">
          <w:rPr>
            <w:noProof/>
            <w:webHidden/>
          </w:rPr>
          <w:fldChar w:fldCharType="begin"/>
        </w:r>
        <w:r w:rsidR="00F505FE">
          <w:rPr>
            <w:noProof/>
            <w:webHidden/>
          </w:rPr>
          <w:instrText xml:space="preserve"> PAGEREF _Toc454211970 \h </w:instrText>
        </w:r>
        <w:r w:rsidR="00F505FE">
          <w:rPr>
            <w:noProof/>
            <w:webHidden/>
          </w:rPr>
        </w:r>
        <w:r w:rsidR="00F505FE">
          <w:rPr>
            <w:noProof/>
            <w:webHidden/>
          </w:rPr>
          <w:fldChar w:fldCharType="separate"/>
        </w:r>
        <w:r w:rsidR="00F505FE">
          <w:rPr>
            <w:noProof/>
            <w:webHidden/>
          </w:rPr>
          <w:t>31</w:t>
        </w:r>
        <w:r w:rsidR="00F505FE">
          <w:rPr>
            <w:noProof/>
            <w:webHidden/>
          </w:rPr>
          <w:fldChar w:fldCharType="end"/>
        </w:r>
      </w:hyperlink>
    </w:p>
    <w:p w14:paraId="5ADC4E59" w14:textId="0F37473D" w:rsidR="00F505FE" w:rsidRDefault="0048387D">
      <w:pPr>
        <w:pStyle w:val="TOC2"/>
        <w:tabs>
          <w:tab w:val="left" w:pos="880"/>
          <w:tab w:val="right" w:leader="dot" w:pos="8630"/>
        </w:tabs>
        <w:rPr>
          <w:rFonts w:eastAsiaTheme="minorEastAsia" w:cstheme="minorBidi"/>
          <w:b w:val="0"/>
          <w:noProof/>
          <w:color w:val="auto"/>
        </w:rPr>
      </w:pPr>
      <w:hyperlink w:anchor="_Toc454211971" w:history="1">
        <w:r w:rsidR="00F505FE" w:rsidRPr="00E65923">
          <w:rPr>
            <w:rStyle w:val="Hyperlink"/>
            <w:noProof/>
          </w:rPr>
          <w:t>6.2</w:t>
        </w:r>
        <w:r w:rsidR="00F505FE">
          <w:rPr>
            <w:rFonts w:eastAsiaTheme="minorEastAsia" w:cstheme="minorBidi"/>
            <w:b w:val="0"/>
            <w:noProof/>
            <w:color w:val="auto"/>
          </w:rPr>
          <w:tab/>
        </w:r>
        <w:r w:rsidR="00F505FE" w:rsidRPr="00E65923">
          <w:rPr>
            <w:rStyle w:val="Hyperlink"/>
            <w:noProof/>
          </w:rPr>
          <w:t>Updating a script file</w:t>
        </w:r>
        <w:r w:rsidR="00F505FE">
          <w:rPr>
            <w:noProof/>
            <w:webHidden/>
          </w:rPr>
          <w:tab/>
        </w:r>
        <w:r w:rsidR="00F505FE">
          <w:rPr>
            <w:noProof/>
            <w:webHidden/>
          </w:rPr>
          <w:fldChar w:fldCharType="begin"/>
        </w:r>
        <w:r w:rsidR="00F505FE">
          <w:rPr>
            <w:noProof/>
            <w:webHidden/>
          </w:rPr>
          <w:instrText xml:space="preserve"> PAGEREF _Toc454211971 \h </w:instrText>
        </w:r>
        <w:r w:rsidR="00F505FE">
          <w:rPr>
            <w:noProof/>
            <w:webHidden/>
          </w:rPr>
        </w:r>
        <w:r w:rsidR="00F505FE">
          <w:rPr>
            <w:noProof/>
            <w:webHidden/>
          </w:rPr>
          <w:fldChar w:fldCharType="separate"/>
        </w:r>
        <w:r w:rsidR="00F505FE">
          <w:rPr>
            <w:noProof/>
            <w:webHidden/>
          </w:rPr>
          <w:t>31</w:t>
        </w:r>
        <w:r w:rsidR="00F505FE">
          <w:rPr>
            <w:noProof/>
            <w:webHidden/>
          </w:rPr>
          <w:fldChar w:fldCharType="end"/>
        </w:r>
      </w:hyperlink>
    </w:p>
    <w:p w14:paraId="50B68B0A" w14:textId="085B1C1A" w:rsidR="00F505FE" w:rsidRDefault="0048387D">
      <w:pPr>
        <w:pStyle w:val="TOC2"/>
        <w:tabs>
          <w:tab w:val="left" w:pos="880"/>
          <w:tab w:val="right" w:leader="dot" w:pos="8630"/>
        </w:tabs>
        <w:rPr>
          <w:rFonts w:eastAsiaTheme="minorEastAsia" w:cstheme="minorBidi"/>
          <w:b w:val="0"/>
          <w:noProof/>
          <w:color w:val="auto"/>
        </w:rPr>
      </w:pPr>
      <w:hyperlink w:anchor="_Toc454211972" w:history="1">
        <w:r w:rsidR="00F505FE" w:rsidRPr="00E65923">
          <w:rPr>
            <w:rStyle w:val="Hyperlink"/>
            <w:noProof/>
          </w:rPr>
          <w:t>6.3</w:t>
        </w:r>
        <w:r w:rsidR="00F505FE">
          <w:rPr>
            <w:rFonts w:eastAsiaTheme="minorEastAsia" w:cstheme="minorBidi"/>
            <w:b w:val="0"/>
            <w:noProof/>
            <w:color w:val="auto"/>
          </w:rPr>
          <w:tab/>
        </w:r>
        <w:r w:rsidR="00F505FE" w:rsidRPr="00E65923">
          <w:rPr>
            <w:rStyle w:val="Hyperlink"/>
            <w:noProof/>
          </w:rPr>
          <w:t>Updating a driver</w:t>
        </w:r>
        <w:r w:rsidR="00F505FE">
          <w:rPr>
            <w:noProof/>
            <w:webHidden/>
          </w:rPr>
          <w:tab/>
        </w:r>
        <w:r w:rsidR="00F505FE">
          <w:rPr>
            <w:noProof/>
            <w:webHidden/>
          </w:rPr>
          <w:fldChar w:fldCharType="begin"/>
        </w:r>
        <w:r w:rsidR="00F505FE">
          <w:rPr>
            <w:noProof/>
            <w:webHidden/>
          </w:rPr>
          <w:instrText xml:space="preserve"> PAGEREF _Toc454211972 \h </w:instrText>
        </w:r>
        <w:r w:rsidR="00F505FE">
          <w:rPr>
            <w:noProof/>
            <w:webHidden/>
          </w:rPr>
        </w:r>
        <w:r w:rsidR="00F505FE">
          <w:rPr>
            <w:noProof/>
            <w:webHidden/>
          </w:rPr>
          <w:fldChar w:fldCharType="separate"/>
        </w:r>
        <w:r w:rsidR="00F505FE">
          <w:rPr>
            <w:noProof/>
            <w:webHidden/>
          </w:rPr>
          <w:t>31</w:t>
        </w:r>
        <w:r w:rsidR="00F505FE">
          <w:rPr>
            <w:noProof/>
            <w:webHidden/>
          </w:rPr>
          <w:fldChar w:fldCharType="end"/>
        </w:r>
      </w:hyperlink>
    </w:p>
    <w:p w14:paraId="0600EF41" w14:textId="05B70ADF" w:rsidR="00F505FE" w:rsidRDefault="0048387D">
      <w:pPr>
        <w:pStyle w:val="TOC1"/>
        <w:tabs>
          <w:tab w:val="left" w:pos="440"/>
          <w:tab w:val="right" w:leader="dot" w:pos="8630"/>
        </w:tabs>
        <w:rPr>
          <w:rFonts w:eastAsiaTheme="minorEastAsia" w:cstheme="minorBidi"/>
          <w:b w:val="0"/>
          <w:noProof/>
          <w:color w:val="auto"/>
          <w:sz w:val="22"/>
          <w:szCs w:val="22"/>
        </w:rPr>
      </w:pPr>
      <w:hyperlink w:anchor="_Toc454211973" w:history="1">
        <w:r w:rsidR="00F505FE" w:rsidRPr="00E65923">
          <w:rPr>
            <w:rStyle w:val="Hyperlink"/>
            <w:noProof/>
          </w:rPr>
          <w:t>7</w:t>
        </w:r>
        <w:r w:rsidR="00F505FE">
          <w:rPr>
            <w:rFonts w:eastAsiaTheme="minorEastAsia" w:cstheme="minorBidi"/>
            <w:b w:val="0"/>
            <w:noProof/>
            <w:color w:val="auto"/>
            <w:sz w:val="22"/>
            <w:szCs w:val="22"/>
          </w:rPr>
          <w:tab/>
        </w:r>
        <w:r w:rsidR="00F505FE" w:rsidRPr="00E65923">
          <w:rPr>
            <w:rStyle w:val="Hyperlink"/>
            <w:noProof/>
          </w:rPr>
          <w:t>Known Gaps</w:t>
        </w:r>
        <w:r w:rsidR="00F505FE">
          <w:rPr>
            <w:noProof/>
            <w:webHidden/>
          </w:rPr>
          <w:tab/>
        </w:r>
        <w:r w:rsidR="00F505FE">
          <w:rPr>
            <w:noProof/>
            <w:webHidden/>
          </w:rPr>
          <w:fldChar w:fldCharType="begin"/>
        </w:r>
        <w:r w:rsidR="00F505FE">
          <w:rPr>
            <w:noProof/>
            <w:webHidden/>
          </w:rPr>
          <w:instrText xml:space="preserve"> PAGEREF _Toc454211973 \h </w:instrText>
        </w:r>
        <w:r w:rsidR="00F505FE">
          <w:rPr>
            <w:noProof/>
            <w:webHidden/>
          </w:rPr>
        </w:r>
        <w:r w:rsidR="00F505FE">
          <w:rPr>
            <w:noProof/>
            <w:webHidden/>
          </w:rPr>
          <w:fldChar w:fldCharType="separate"/>
        </w:r>
        <w:r w:rsidR="00F505FE">
          <w:rPr>
            <w:noProof/>
            <w:webHidden/>
          </w:rPr>
          <w:t>33</w:t>
        </w:r>
        <w:r w:rsidR="00F505FE">
          <w:rPr>
            <w:noProof/>
            <w:webHidden/>
          </w:rPr>
          <w:fldChar w:fldCharType="end"/>
        </w:r>
      </w:hyperlink>
    </w:p>
    <w:p w14:paraId="6CE74450" w14:textId="0AEAB940" w:rsidR="00F505FE" w:rsidRDefault="0048387D">
      <w:pPr>
        <w:pStyle w:val="TOC2"/>
        <w:tabs>
          <w:tab w:val="left" w:pos="880"/>
          <w:tab w:val="right" w:leader="dot" w:pos="8630"/>
        </w:tabs>
        <w:rPr>
          <w:rFonts w:eastAsiaTheme="minorEastAsia" w:cstheme="minorBidi"/>
          <w:b w:val="0"/>
          <w:noProof/>
          <w:color w:val="auto"/>
        </w:rPr>
      </w:pPr>
      <w:hyperlink w:anchor="_Toc454211974" w:history="1">
        <w:r w:rsidR="00F505FE" w:rsidRPr="00E65923">
          <w:rPr>
            <w:rStyle w:val="Hyperlink"/>
            <w:noProof/>
          </w:rPr>
          <w:t>7.1</w:t>
        </w:r>
        <w:r w:rsidR="00F505FE">
          <w:rPr>
            <w:rFonts w:eastAsiaTheme="minorEastAsia" w:cstheme="minorBidi"/>
            <w:b w:val="0"/>
            <w:noProof/>
            <w:color w:val="auto"/>
          </w:rPr>
          <w:tab/>
        </w:r>
        <w:r w:rsidR="00F505FE" w:rsidRPr="00E65923">
          <w:rPr>
            <w:rStyle w:val="Hyperlink"/>
            <w:noProof/>
          </w:rPr>
          <w:t>Versa Gaps</w:t>
        </w:r>
        <w:r w:rsidR="00F505FE">
          <w:rPr>
            <w:noProof/>
            <w:webHidden/>
          </w:rPr>
          <w:tab/>
        </w:r>
        <w:r w:rsidR="00F505FE">
          <w:rPr>
            <w:noProof/>
            <w:webHidden/>
          </w:rPr>
          <w:fldChar w:fldCharType="begin"/>
        </w:r>
        <w:r w:rsidR="00F505FE">
          <w:rPr>
            <w:noProof/>
            <w:webHidden/>
          </w:rPr>
          <w:instrText xml:space="preserve"> PAGEREF _Toc454211974 \h </w:instrText>
        </w:r>
        <w:r w:rsidR="00F505FE">
          <w:rPr>
            <w:noProof/>
            <w:webHidden/>
          </w:rPr>
        </w:r>
        <w:r w:rsidR="00F505FE">
          <w:rPr>
            <w:noProof/>
            <w:webHidden/>
          </w:rPr>
          <w:fldChar w:fldCharType="separate"/>
        </w:r>
        <w:r w:rsidR="00F505FE">
          <w:rPr>
            <w:noProof/>
            <w:webHidden/>
          </w:rPr>
          <w:t>33</w:t>
        </w:r>
        <w:r w:rsidR="00F505FE">
          <w:rPr>
            <w:noProof/>
            <w:webHidden/>
          </w:rPr>
          <w:fldChar w:fldCharType="end"/>
        </w:r>
      </w:hyperlink>
    </w:p>
    <w:p w14:paraId="7F3497A3" w14:textId="7DC5E03F" w:rsidR="00F505FE" w:rsidRDefault="0048387D">
      <w:pPr>
        <w:pStyle w:val="TOC2"/>
        <w:tabs>
          <w:tab w:val="left" w:pos="880"/>
          <w:tab w:val="right" w:leader="dot" w:pos="8630"/>
        </w:tabs>
        <w:rPr>
          <w:rFonts w:eastAsiaTheme="minorEastAsia" w:cstheme="minorBidi"/>
          <w:b w:val="0"/>
          <w:noProof/>
          <w:color w:val="auto"/>
        </w:rPr>
      </w:pPr>
      <w:hyperlink w:anchor="_Toc454211975" w:history="1">
        <w:r w:rsidR="00F505FE" w:rsidRPr="00E65923">
          <w:rPr>
            <w:rStyle w:val="Hyperlink"/>
            <w:noProof/>
          </w:rPr>
          <w:t>7.2</w:t>
        </w:r>
        <w:r w:rsidR="00F505FE">
          <w:rPr>
            <w:rFonts w:eastAsiaTheme="minorEastAsia" w:cstheme="minorBidi"/>
            <w:b w:val="0"/>
            <w:noProof/>
            <w:color w:val="auto"/>
          </w:rPr>
          <w:tab/>
        </w:r>
        <w:r w:rsidR="00F505FE" w:rsidRPr="00E65923">
          <w:rPr>
            <w:rStyle w:val="Hyperlink"/>
            <w:noProof/>
          </w:rPr>
          <w:t>vCenter Gaps</w:t>
        </w:r>
        <w:r w:rsidR="00F505FE">
          <w:rPr>
            <w:noProof/>
            <w:webHidden/>
          </w:rPr>
          <w:tab/>
        </w:r>
        <w:r w:rsidR="00F505FE">
          <w:rPr>
            <w:noProof/>
            <w:webHidden/>
          </w:rPr>
          <w:fldChar w:fldCharType="begin"/>
        </w:r>
        <w:r w:rsidR="00F505FE">
          <w:rPr>
            <w:noProof/>
            <w:webHidden/>
          </w:rPr>
          <w:instrText xml:space="preserve"> PAGEREF _Toc454211975 \h </w:instrText>
        </w:r>
        <w:r w:rsidR="00F505FE">
          <w:rPr>
            <w:noProof/>
            <w:webHidden/>
          </w:rPr>
        </w:r>
        <w:r w:rsidR="00F505FE">
          <w:rPr>
            <w:noProof/>
            <w:webHidden/>
          </w:rPr>
          <w:fldChar w:fldCharType="separate"/>
        </w:r>
        <w:r w:rsidR="00F505FE">
          <w:rPr>
            <w:noProof/>
            <w:webHidden/>
          </w:rPr>
          <w:t>34</w:t>
        </w:r>
        <w:r w:rsidR="00F505FE">
          <w:rPr>
            <w:noProof/>
            <w:webHidden/>
          </w:rPr>
          <w:fldChar w:fldCharType="end"/>
        </w:r>
      </w:hyperlink>
    </w:p>
    <w:p w14:paraId="1FAA3BAF" w14:textId="506A46BA" w:rsidR="00F505FE" w:rsidRDefault="0048387D">
      <w:pPr>
        <w:pStyle w:val="TOC2"/>
        <w:tabs>
          <w:tab w:val="left" w:pos="880"/>
          <w:tab w:val="right" w:leader="dot" w:pos="8630"/>
        </w:tabs>
        <w:rPr>
          <w:rFonts w:eastAsiaTheme="minorEastAsia" w:cstheme="minorBidi"/>
          <w:b w:val="0"/>
          <w:noProof/>
          <w:color w:val="auto"/>
        </w:rPr>
      </w:pPr>
      <w:hyperlink w:anchor="_Toc454211976" w:history="1">
        <w:r w:rsidR="00F505FE" w:rsidRPr="00E65923">
          <w:rPr>
            <w:rStyle w:val="Hyperlink"/>
            <w:noProof/>
          </w:rPr>
          <w:t>7.3</w:t>
        </w:r>
        <w:r w:rsidR="00F505FE">
          <w:rPr>
            <w:rFonts w:eastAsiaTheme="minorEastAsia" w:cstheme="minorBidi"/>
            <w:b w:val="0"/>
            <w:noProof/>
            <w:color w:val="auto"/>
          </w:rPr>
          <w:tab/>
        </w:r>
        <w:r w:rsidR="00F505FE" w:rsidRPr="00E65923">
          <w:rPr>
            <w:rStyle w:val="Hyperlink"/>
            <w:noProof/>
          </w:rPr>
          <w:t>Nagios Gaps</w:t>
        </w:r>
        <w:r w:rsidR="00F505FE">
          <w:rPr>
            <w:noProof/>
            <w:webHidden/>
          </w:rPr>
          <w:tab/>
        </w:r>
        <w:r w:rsidR="00F505FE">
          <w:rPr>
            <w:noProof/>
            <w:webHidden/>
          </w:rPr>
          <w:fldChar w:fldCharType="begin"/>
        </w:r>
        <w:r w:rsidR="00F505FE">
          <w:rPr>
            <w:noProof/>
            <w:webHidden/>
          </w:rPr>
          <w:instrText xml:space="preserve"> PAGEREF _Toc454211976 \h </w:instrText>
        </w:r>
        <w:r w:rsidR="00F505FE">
          <w:rPr>
            <w:noProof/>
            <w:webHidden/>
          </w:rPr>
        </w:r>
        <w:r w:rsidR="00F505FE">
          <w:rPr>
            <w:noProof/>
            <w:webHidden/>
          </w:rPr>
          <w:fldChar w:fldCharType="separate"/>
        </w:r>
        <w:r w:rsidR="00F505FE">
          <w:rPr>
            <w:noProof/>
            <w:webHidden/>
          </w:rPr>
          <w:t>34</w:t>
        </w:r>
        <w:r w:rsidR="00F505FE">
          <w:rPr>
            <w:noProof/>
            <w:webHidden/>
          </w:rPr>
          <w:fldChar w:fldCharType="end"/>
        </w:r>
      </w:hyperlink>
    </w:p>
    <w:p w14:paraId="60C0589A" w14:textId="3C1CEA81" w:rsidR="00F505FE" w:rsidRDefault="0048387D">
      <w:pPr>
        <w:pStyle w:val="TOC2"/>
        <w:tabs>
          <w:tab w:val="left" w:pos="880"/>
          <w:tab w:val="right" w:leader="dot" w:pos="8630"/>
        </w:tabs>
        <w:rPr>
          <w:rFonts w:eastAsiaTheme="minorEastAsia" w:cstheme="minorBidi"/>
          <w:b w:val="0"/>
          <w:noProof/>
          <w:color w:val="auto"/>
        </w:rPr>
      </w:pPr>
      <w:hyperlink w:anchor="_Toc454211977" w:history="1">
        <w:r w:rsidR="00F505FE" w:rsidRPr="00E65923">
          <w:rPr>
            <w:rStyle w:val="Hyperlink"/>
            <w:noProof/>
          </w:rPr>
          <w:t>7.4</w:t>
        </w:r>
        <w:r w:rsidR="00F505FE">
          <w:rPr>
            <w:rFonts w:eastAsiaTheme="minorEastAsia" w:cstheme="minorBidi"/>
            <w:b w:val="0"/>
            <w:noProof/>
            <w:color w:val="auto"/>
          </w:rPr>
          <w:tab/>
        </w:r>
        <w:r w:rsidR="00F505FE" w:rsidRPr="00E65923">
          <w:rPr>
            <w:rStyle w:val="Hyperlink"/>
            <w:noProof/>
          </w:rPr>
          <w:t>ScaleIO Gaps</w:t>
        </w:r>
        <w:r w:rsidR="00F505FE">
          <w:rPr>
            <w:noProof/>
            <w:webHidden/>
          </w:rPr>
          <w:tab/>
        </w:r>
        <w:r w:rsidR="00F505FE">
          <w:rPr>
            <w:noProof/>
            <w:webHidden/>
          </w:rPr>
          <w:fldChar w:fldCharType="begin"/>
        </w:r>
        <w:r w:rsidR="00F505FE">
          <w:rPr>
            <w:noProof/>
            <w:webHidden/>
          </w:rPr>
          <w:instrText xml:space="preserve"> PAGEREF _Toc454211977 \h </w:instrText>
        </w:r>
        <w:r w:rsidR="00F505FE">
          <w:rPr>
            <w:noProof/>
            <w:webHidden/>
          </w:rPr>
        </w:r>
        <w:r w:rsidR="00F505FE">
          <w:rPr>
            <w:noProof/>
            <w:webHidden/>
          </w:rPr>
          <w:fldChar w:fldCharType="separate"/>
        </w:r>
        <w:r w:rsidR="00F505FE">
          <w:rPr>
            <w:noProof/>
            <w:webHidden/>
          </w:rPr>
          <w:t>35</w:t>
        </w:r>
        <w:r w:rsidR="00F505FE">
          <w:rPr>
            <w:noProof/>
            <w:webHidden/>
          </w:rPr>
          <w:fldChar w:fldCharType="end"/>
        </w:r>
      </w:hyperlink>
    </w:p>
    <w:p w14:paraId="4E13F658" w14:textId="0C5A0B3F" w:rsidR="00F505FE" w:rsidRDefault="0048387D">
      <w:pPr>
        <w:pStyle w:val="TOC1"/>
        <w:tabs>
          <w:tab w:val="left" w:pos="440"/>
          <w:tab w:val="right" w:leader="dot" w:pos="8630"/>
        </w:tabs>
        <w:rPr>
          <w:rFonts w:eastAsiaTheme="minorEastAsia" w:cstheme="minorBidi"/>
          <w:b w:val="0"/>
          <w:noProof/>
          <w:color w:val="auto"/>
          <w:sz w:val="22"/>
          <w:szCs w:val="22"/>
        </w:rPr>
      </w:pPr>
      <w:hyperlink w:anchor="_Toc454211978" w:history="1">
        <w:r w:rsidR="00F505FE" w:rsidRPr="00E65923">
          <w:rPr>
            <w:rStyle w:val="Hyperlink"/>
            <w:noProof/>
          </w:rPr>
          <w:t>8</w:t>
        </w:r>
        <w:r w:rsidR="00F505FE">
          <w:rPr>
            <w:rFonts w:eastAsiaTheme="minorEastAsia" w:cstheme="minorBidi"/>
            <w:b w:val="0"/>
            <w:noProof/>
            <w:color w:val="auto"/>
            <w:sz w:val="22"/>
            <w:szCs w:val="22"/>
          </w:rPr>
          <w:tab/>
        </w:r>
        <w:r w:rsidR="00F505FE" w:rsidRPr="00E65923">
          <w:rPr>
            <w:rStyle w:val="Hyperlink"/>
            <w:noProof/>
          </w:rPr>
          <w:t>Known Issues</w:t>
        </w:r>
        <w:r w:rsidR="00F505FE">
          <w:rPr>
            <w:noProof/>
            <w:webHidden/>
          </w:rPr>
          <w:tab/>
        </w:r>
        <w:r w:rsidR="00F505FE">
          <w:rPr>
            <w:noProof/>
            <w:webHidden/>
          </w:rPr>
          <w:fldChar w:fldCharType="begin"/>
        </w:r>
        <w:r w:rsidR="00F505FE">
          <w:rPr>
            <w:noProof/>
            <w:webHidden/>
          </w:rPr>
          <w:instrText xml:space="preserve"> PAGEREF _Toc454211978 \h </w:instrText>
        </w:r>
        <w:r w:rsidR="00F505FE">
          <w:rPr>
            <w:noProof/>
            <w:webHidden/>
          </w:rPr>
        </w:r>
        <w:r w:rsidR="00F505FE">
          <w:rPr>
            <w:noProof/>
            <w:webHidden/>
          </w:rPr>
          <w:fldChar w:fldCharType="separate"/>
        </w:r>
        <w:r w:rsidR="00F505FE">
          <w:rPr>
            <w:noProof/>
            <w:webHidden/>
          </w:rPr>
          <w:t>36</w:t>
        </w:r>
        <w:r w:rsidR="00F505FE">
          <w:rPr>
            <w:noProof/>
            <w:webHidden/>
          </w:rPr>
          <w:fldChar w:fldCharType="end"/>
        </w:r>
      </w:hyperlink>
    </w:p>
    <w:p w14:paraId="6EDE651C" w14:textId="220A6407" w:rsidR="00F505FE" w:rsidRDefault="0048387D">
      <w:pPr>
        <w:pStyle w:val="TOC1"/>
        <w:tabs>
          <w:tab w:val="left" w:pos="440"/>
          <w:tab w:val="right" w:leader="dot" w:pos="8630"/>
        </w:tabs>
        <w:rPr>
          <w:rFonts w:eastAsiaTheme="minorEastAsia" w:cstheme="minorBidi"/>
          <w:b w:val="0"/>
          <w:noProof/>
          <w:color w:val="auto"/>
          <w:sz w:val="22"/>
          <w:szCs w:val="22"/>
        </w:rPr>
      </w:pPr>
      <w:hyperlink w:anchor="_Toc454211979" w:history="1">
        <w:r w:rsidR="00F505FE" w:rsidRPr="00E65923">
          <w:rPr>
            <w:rStyle w:val="Hyperlink"/>
            <w:noProof/>
          </w:rPr>
          <w:t>9</w:t>
        </w:r>
        <w:r w:rsidR="00F505FE">
          <w:rPr>
            <w:rFonts w:eastAsiaTheme="minorEastAsia" w:cstheme="minorBidi"/>
            <w:b w:val="0"/>
            <w:noProof/>
            <w:color w:val="auto"/>
            <w:sz w:val="22"/>
            <w:szCs w:val="22"/>
          </w:rPr>
          <w:tab/>
        </w:r>
        <w:r w:rsidR="00F505FE" w:rsidRPr="00E65923">
          <w:rPr>
            <w:rStyle w:val="Hyperlink"/>
            <w:noProof/>
          </w:rPr>
          <w:t>Changes from the previous code release</w:t>
        </w:r>
        <w:r w:rsidR="00F505FE">
          <w:rPr>
            <w:noProof/>
            <w:webHidden/>
          </w:rPr>
          <w:tab/>
        </w:r>
        <w:r w:rsidR="00F505FE">
          <w:rPr>
            <w:noProof/>
            <w:webHidden/>
          </w:rPr>
          <w:fldChar w:fldCharType="begin"/>
        </w:r>
        <w:r w:rsidR="00F505FE">
          <w:rPr>
            <w:noProof/>
            <w:webHidden/>
          </w:rPr>
          <w:instrText xml:space="preserve"> PAGEREF _Toc454211979 \h </w:instrText>
        </w:r>
        <w:r w:rsidR="00F505FE">
          <w:rPr>
            <w:noProof/>
            <w:webHidden/>
          </w:rPr>
        </w:r>
        <w:r w:rsidR="00F505FE">
          <w:rPr>
            <w:noProof/>
            <w:webHidden/>
          </w:rPr>
          <w:fldChar w:fldCharType="separate"/>
        </w:r>
        <w:r w:rsidR="00F505FE">
          <w:rPr>
            <w:noProof/>
            <w:webHidden/>
          </w:rPr>
          <w:t>37</w:t>
        </w:r>
        <w:r w:rsidR="00F505FE">
          <w:rPr>
            <w:noProof/>
            <w:webHidden/>
          </w:rPr>
          <w:fldChar w:fldCharType="end"/>
        </w:r>
      </w:hyperlink>
    </w:p>
    <w:p w14:paraId="64D9C686" w14:textId="5013DBF9" w:rsidR="00F505FE" w:rsidRDefault="0048387D">
      <w:pPr>
        <w:pStyle w:val="TOC1"/>
        <w:tabs>
          <w:tab w:val="right" w:leader="dot" w:pos="8630"/>
        </w:tabs>
        <w:rPr>
          <w:rFonts w:eastAsiaTheme="minorEastAsia" w:cstheme="minorBidi"/>
          <w:b w:val="0"/>
          <w:noProof/>
          <w:color w:val="auto"/>
          <w:sz w:val="22"/>
          <w:szCs w:val="22"/>
        </w:rPr>
      </w:pPr>
      <w:hyperlink w:anchor="_Toc454211980" w:history="1">
        <w:r w:rsidR="00F505FE" w:rsidRPr="00E65923">
          <w:rPr>
            <w:rStyle w:val="Hyperlink"/>
            <w:noProof/>
          </w:rPr>
          <w:t>Legal Notice</w:t>
        </w:r>
        <w:r w:rsidR="00F505FE">
          <w:rPr>
            <w:noProof/>
            <w:webHidden/>
          </w:rPr>
          <w:tab/>
        </w:r>
        <w:r w:rsidR="00F505FE">
          <w:rPr>
            <w:noProof/>
            <w:webHidden/>
          </w:rPr>
          <w:fldChar w:fldCharType="begin"/>
        </w:r>
        <w:r w:rsidR="00F505FE">
          <w:rPr>
            <w:noProof/>
            <w:webHidden/>
          </w:rPr>
          <w:instrText xml:space="preserve"> PAGEREF _Toc454211980 \h </w:instrText>
        </w:r>
        <w:r w:rsidR="00F505FE">
          <w:rPr>
            <w:noProof/>
            <w:webHidden/>
          </w:rPr>
        </w:r>
        <w:r w:rsidR="00F505FE">
          <w:rPr>
            <w:noProof/>
            <w:webHidden/>
          </w:rPr>
          <w:fldChar w:fldCharType="separate"/>
        </w:r>
        <w:r w:rsidR="00F505FE">
          <w:rPr>
            <w:noProof/>
            <w:webHidden/>
          </w:rPr>
          <w:t>38</w:t>
        </w:r>
        <w:r w:rsidR="00F505FE">
          <w:rPr>
            <w:noProof/>
            <w:webHidden/>
          </w:rPr>
          <w:fldChar w:fldCharType="end"/>
        </w:r>
      </w:hyperlink>
    </w:p>
    <w:p w14:paraId="5C93C5EE" w14:textId="5ADC94C1" w:rsidR="00160ED3" w:rsidRPr="00160ED3" w:rsidRDefault="00074A28" w:rsidP="00074A28">
      <w:pPr>
        <w:pStyle w:val="Heading1"/>
      </w:pPr>
      <w:r>
        <w:lastRenderedPageBreak/>
        <w:fldChar w:fldCharType="end"/>
      </w:r>
      <w:bookmarkStart w:id="3" w:name="_Toc454211937"/>
      <w:r w:rsidR="00160ED3">
        <w:t>Overview</w:t>
      </w:r>
      <w:bookmarkEnd w:id="2"/>
      <w:bookmarkEnd w:id="3"/>
    </w:p>
    <w:p w14:paraId="2C1D1347" w14:textId="046799D4" w:rsidR="006E5F55" w:rsidRDefault="006E5F55">
      <w:pPr>
        <w:pStyle w:val="nnormal"/>
      </w:pPr>
      <w:r>
        <w:t xml:space="preserve">QualiSystems </w:t>
      </w:r>
      <w:r w:rsidR="0092739C">
        <w:t>CloudShell</w:t>
      </w:r>
      <w:r>
        <w:t xml:space="preserve"> is the orchestration platform that enables end-to-end </w:t>
      </w:r>
      <w:r w:rsidR="0092739C">
        <w:t xml:space="preserve">provisioning and configuration of the EMC </w:t>
      </w:r>
      <w:r w:rsidR="00510C01">
        <w:t>NFV solution</w:t>
      </w:r>
      <w:r w:rsidR="0092739C">
        <w:t>.</w:t>
      </w:r>
    </w:p>
    <w:p w14:paraId="51319D24" w14:textId="1A04945F" w:rsidR="0082686C" w:rsidRDefault="00A05252">
      <w:pPr>
        <w:pStyle w:val="nnormal"/>
      </w:pPr>
      <w:r>
        <w:t xml:space="preserve">The </w:t>
      </w:r>
      <w:r w:rsidR="00510C01">
        <w:t xml:space="preserve">NFV </w:t>
      </w:r>
      <w:r>
        <w:t>installation automation performs an unattended</w:t>
      </w:r>
      <w:r w:rsidR="00741489">
        <w:t xml:space="preserve">. All manual steps are replaced by automation using a </w:t>
      </w:r>
      <w:r>
        <w:t>variety of techniques</w:t>
      </w:r>
      <w:r w:rsidR="00741489">
        <w:t xml:space="preserve">, including </w:t>
      </w:r>
      <w:r>
        <w:t>SSH, REST</w:t>
      </w:r>
      <w:r w:rsidR="00741489">
        <w:t xml:space="preserve"> APIs, PowerCLI, and browser automation. </w:t>
      </w:r>
      <w:r>
        <w:t>No user intervention is</w:t>
      </w:r>
      <w:r w:rsidR="00741489">
        <w:t xml:space="preserve"> required during the course of deployment.</w:t>
      </w:r>
    </w:p>
    <w:p w14:paraId="748D27EB" w14:textId="3CBCD076" w:rsidR="00510C01" w:rsidRDefault="00741489" w:rsidP="00510C01">
      <w:pPr>
        <w:pStyle w:val="nnormal"/>
      </w:pPr>
      <w:r>
        <w:t>The deployment requires inputs such as IPs, hostnames, existing and new credentials</w:t>
      </w:r>
      <w:r w:rsidR="005D2F6E">
        <w:t>, DNS and NTP servers</w:t>
      </w:r>
      <w:r w:rsidR="00F25D23">
        <w:t xml:space="preserve">. </w:t>
      </w:r>
      <w:r>
        <w:t xml:space="preserve">It allows optional customization of many vSphere entity names, </w:t>
      </w:r>
      <w:r w:rsidR="00510C01">
        <w:t>addresses, configurations</w:t>
      </w:r>
      <w:r>
        <w:t xml:space="preserve">, and other settings. </w:t>
      </w:r>
    </w:p>
    <w:p w14:paraId="14C78126" w14:textId="77777777" w:rsidR="00510C01" w:rsidRPr="00485A23" w:rsidRDefault="00510C01" w:rsidP="00485A23"/>
    <w:p w14:paraId="042A26E7" w14:textId="77777777" w:rsidR="00510C01" w:rsidRPr="00485A23" w:rsidRDefault="00510C01" w:rsidP="00485A23"/>
    <w:p w14:paraId="3F6F6C3E" w14:textId="77777777" w:rsidR="00510C01" w:rsidRPr="00485A23" w:rsidRDefault="00510C01" w:rsidP="00485A23"/>
    <w:p w14:paraId="5F45B202" w14:textId="77777777" w:rsidR="00510C01" w:rsidRPr="00485A23" w:rsidRDefault="00510C01" w:rsidP="00485A23"/>
    <w:p w14:paraId="76EEAB76" w14:textId="77777777" w:rsidR="00510C01" w:rsidRPr="00485A23" w:rsidRDefault="00510C01" w:rsidP="00485A23"/>
    <w:p w14:paraId="2A460328" w14:textId="77777777" w:rsidR="00510C01" w:rsidRPr="00485A23" w:rsidRDefault="00510C01" w:rsidP="00485A23"/>
    <w:p w14:paraId="561CBBC4" w14:textId="77777777" w:rsidR="00510C01" w:rsidRPr="00485A23" w:rsidRDefault="00510C01" w:rsidP="00485A23"/>
    <w:p w14:paraId="1936349B" w14:textId="77777777" w:rsidR="00510C01" w:rsidRPr="00485A23" w:rsidRDefault="00510C01" w:rsidP="00485A23"/>
    <w:p w14:paraId="6997EF56" w14:textId="77777777" w:rsidR="00510C01" w:rsidRPr="00485A23" w:rsidRDefault="00510C01" w:rsidP="00485A23"/>
    <w:p w14:paraId="2A942309" w14:textId="77777777" w:rsidR="00510C01" w:rsidRPr="00485A23" w:rsidRDefault="00510C01" w:rsidP="00485A23"/>
    <w:p w14:paraId="70BECAB3" w14:textId="77777777" w:rsidR="00510C01" w:rsidRPr="00485A23" w:rsidRDefault="00510C01" w:rsidP="00485A23"/>
    <w:p w14:paraId="7686645B" w14:textId="77777777" w:rsidR="00510C01" w:rsidRPr="00485A23" w:rsidRDefault="00510C01" w:rsidP="00485A23"/>
    <w:p w14:paraId="5CF8C63C" w14:textId="1CC4EF65" w:rsidR="00510C01" w:rsidRDefault="00510C01" w:rsidP="00510C01">
      <w:pPr>
        <w:rPr>
          <w:lang w:eastAsia="zh-CN"/>
        </w:rPr>
      </w:pPr>
    </w:p>
    <w:p w14:paraId="4A20C4BE" w14:textId="7D1E6C0E" w:rsidR="00510C01" w:rsidRDefault="00510C01" w:rsidP="00510C01">
      <w:pPr>
        <w:rPr>
          <w:lang w:eastAsia="zh-CN"/>
        </w:rPr>
      </w:pPr>
    </w:p>
    <w:p w14:paraId="13244F99" w14:textId="502150AD" w:rsidR="0092739C" w:rsidRPr="00485A23" w:rsidRDefault="00510C01" w:rsidP="00485A23">
      <w:pPr>
        <w:tabs>
          <w:tab w:val="left" w:pos="1860"/>
        </w:tabs>
      </w:pPr>
      <w:r>
        <w:rPr>
          <w:lang w:eastAsia="zh-CN"/>
        </w:rPr>
        <w:tab/>
      </w:r>
    </w:p>
    <w:p w14:paraId="3569F449" w14:textId="77777777" w:rsidR="006E5F55" w:rsidRDefault="006E5F55" w:rsidP="006E5F55">
      <w:pPr>
        <w:pStyle w:val="Heading1"/>
      </w:pPr>
      <w:bookmarkStart w:id="4" w:name="_Toc454211938"/>
      <w:r>
        <w:lastRenderedPageBreak/>
        <w:t>Package Content</w:t>
      </w:r>
      <w:bookmarkEnd w:id="4"/>
    </w:p>
    <w:p w14:paraId="3CCD58C8" w14:textId="32961170" w:rsidR="006E5F55" w:rsidRDefault="0092739C">
      <w:pPr>
        <w:pStyle w:val="nnormal"/>
      </w:pPr>
      <w:r>
        <w:t>CloudShell</w:t>
      </w:r>
      <w:r w:rsidR="006E5F55">
        <w:t xml:space="preserve"> </w:t>
      </w:r>
      <w:r w:rsidR="00510C01">
        <w:t>NFV</w:t>
      </w:r>
      <w:r>
        <w:t xml:space="preserve"> Installation Automation </w:t>
      </w:r>
      <w:r w:rsidR="006E5F55">
        <w:t>package contains the following elements:</w:t>
      </w:r>
    </w:p>
    <w:p w14:paraId="020CA7AC" w14:textId="4227D5F8" w:rsidR="00741489" w:rsidRDefault="00741489">
      <w:pPr>
        <w:pStyle w:val="nnormal"/>
      </w:pPr>
      <w:r>
        <w:t xml:space="preserve">CloudShell appliance containing drivers, scripts, and </w:t>
      </w:r>
      <w:r w:rsidR="00510C01">
        <w:t xml:space="preserve">NFV </w:t>
      </w:r>
      <w:r>
        <w:t xml:space="preserve">installation files </w:t>
      </w:r>
    </w:p>
    <w:p w14:paraId="51FE0C05" w14:textId="0D487499" w:rsidR="0092739C" w:rsidRDefault="00510C01" w:rsidP="006E5F55">
      <w:pPr>
        <w:pStyle w:val="Heading2"/>
      </w:pPr>
      <w:bookmarkStart w:id="5" w:name="_Supporting_Drivers"/>
      <w:bookmarkStart w:id="6" w:name="_Supporting_Drivers_1"/>
      <w:bookmarkStart w:id="7" w:name="_Supporting_Drivers_2"/>
      <w:bookmarkStart w:id="8" w:name="_Supporting_Drivers_3"/>
      <w:bookmarkStart w:id="9" w:name="_Toc454211939"/>
      <w:bookmarkEnd w:id="5"/>
      <w:bookmarkEnd w:id="6"/>
      <w:bookmarkEnd w:id="7"/>
      <w:bookmarkEnd w:id="8"/>
      <w:r>
        <w:t>NFV</w:t>
      </w:r>
      <w:r w:rsidR="0092739C">
        <w:t xml:space="preserve"> San</w:t>
      </w:r>
      <w:r w:rsidR="00A05252">
        <w:t>d</w:t>
      </w:r>
      <w:r w:rsidR="0092739C">
        <w:t>box</w:t>
      </w:r>
      <w:bookmarkEnd w:id="9"/>
    </w:p>
    <w:p w14:paraId="09A33626" w14:textId="36FDB2AD" w:rsidR="002E4733" w:rsidRDefault="00741489">
      <w:r>
        <w:t xml:space="preserve">The </w:t>
      </w:r>
      <w:r w:rsidR="00510C01">
        <w:t>NFV</w:t>
      </w:r>
      <w:r>
        <w:t xml:space="preserve"> sandbox is a visual representation of the </w:t>
      </w:r>
      <w:r w:rsidR="00510C01">
        <w:t xml:space="preserve">NFV </w:t>
      </w:r>
      <w:r>
        <w:t xml:space="preserve">components. </w:t>
      </w:r>
    </w:p>
    <w:p w14:paraId="6BE6B5E9" w14:textId="7FBAB2EF" w:rsidR="00741489" w:rsidRDefault="00741489">
      <w:r>
        <w:t xml:space="preserve">Multiple sandbox environments have been defined, corresponding to </w:t>
      </w:r>
      <w:r w:rsidR="00510C01">
        <w:t>different</w:t>
      </w:r>
      <w:r>
        <w:t xml:space="preserve"> deployment types:</w:t>
      </w:r>
    </w:p>
    <w:p w14:paraId="75301C15" w14:textId="386F89B7" w:rsidR="009C6F6F" w:rsidRDefault="00597091" w:rsidP="009C6F6F">
      <w:pPr>
        <w:pStyle w:val="ListParagraph"/>
        <w:numPr>
          <w:ilvl w:val="0"/>
          <w:numId w:val="29"/>
        </w:numPr>
      </w:pPr>
      <w:r>
        <w:t>SIO VCD NSX</w:t>
      </w:r>
    </w:p>
    <w:p w14:paraId="02337204" w14:textId="2A02F3F2" w:rsidR="009C6F6F" w:rsidRPr="00485A23" w:rsidRDefault="00597091" w:rsidP="009C6F6F">
      <w:pPr>
        <w:pStyle w:val="ListParagraph"/>
        <w:numPr>
          <w:ilvl w:val="0"/>
          <w:numId w:val="29"/>
        </w:numPr>
        <w:rPr>
          <w:color w:val="C4BC96" w:themeColor="background2" w:themeShade="BF"/>
        </w:rPr>
      </w:pPr>
      <w:r w:rsidRPr="00485A23">
        <w:rPr>
          <w:color w:val="C4BC96" w:themeColor="background2" w:themeShade="BF"/>
        </w:rPr>
        <w:t>SIO VIO NSX</w:t>
      </w:r>
    </w:p>
    <w:p w14:paraId="5ED9B211" w14:textId="45981D1C" w:rsidR="009C6F6F" w:rsidRDefault="00F209C1" w:rsidP="00485A23">
      <w:r>
        <w:t>Note: at the moment only the VCD environment is supported.</w:t>
      </w:r>
    </w:p>
    <w:p w14:paraId="18CDEAE5" w14:textId="77A1930F" w:rsidR="00741489" w:rsidRDefault="00A46D7D">
      <w:r>
        <w:t xml:space="preserve">Objects within a sandbox </w:t>
      </w:r>
      <w:r w:rsidR="00510C01">
        <w:t>corresponds to a VM or group of VMs.</w:t>
      </w:r>
      <w:r>
        <w:t xml:space="preserve"> The sequence of operations is defined in the workflow code rather than the visual arrangement. </w:t>
      </w:r>
    </w:p>
    <w:p w14:paraId="08E45E4B" w14:textId="07B5F892" w:rsidR="003D28C0" w:rsidRDefault="003D28C0" w:rsidP="002E4733">
      <w:pPr>
        <w:pStyle w:val="Heading2"/>
      </w:pPr>
      <w:bookmarkStart w:id="10" w:name="_Orchestration_Driver"/>
      <w:bookmarkStart w:id="11" w:name="_Orchestration_Driver_1"/>
      <w:bookmarkStart w:id="12" w:name="_Orchestration_Driver_2"/>
      <w:bookmarkStart w:id="13" w:name="_Toc454211940"/>
      <w:bookmarkEnd w:id="10"/>
      <w:bookmarkEnd w:id="11"/>
      <w:bookmarkEnd w:id="12"/>
      <w:r>
        <w:t>Quick Start</w:t>
      </w:r>
      <w:bookmarkEnd w:id="13"/>
    </w:p>
    <w:p w14:paraId="76BCB513" w14:textId="77777777" w:rsidR="00741489" w:rsidRDefault="00741489" w:rsidP="003D28C0">
      <w:pPr>
        <w:pStyle w:val="nnormal"/>
      </w:pPr>
      <w:r>
        <w:t xml:space="preserve">The overall workflow </w:t>
      </w:r>
    </w:p>
    <w:p w14:paraId="26A038B8" w14:textId="0C93A921" w:rsidR="003E2701" w:rsidRDefault="00741489">
      <w:pPr>
        <w:pStyle w:val="nnormal"/>
        <w:numPr>
          <w:ilvl w:val="0"/>
          <w:numId w:val="28"/>
        </w:numPr>
      </w:pPr>
      <w:r>
        <w:t xml:space="preserve">Deploy the CloudShell </w:t>
      </w:r>
      <w:r w:rsidR="00510C01">
        <w:t xml:space="preserve">NFV </w:t>
      </w:r>
      <w:r>
        <w:t>installation appliance</w:t>
      </w:r>
      <w:r w:rsidR="003E2701">
        <w:t>.</w:t>
      </w:r>
    </w:p>
    <w:p w14:paraId="32F1DC57" w14:textId="4E9A5A88" w:rsidR="003E2701" w:rsidRDefault="00BA13DF">
      <w:pPr>
        <w:pStyle w:val="nnormal"/>
        <w:numPr>
          <w:ilvl w:val="0"/>
          <w:numId w:val="28"/>
        </w:numPr>
      </w:pPr>
      <w:r>
        <w:t xml:space="preserve">Open the CloudShell portal in a web browser, e.g. </w:t>
      </w:r>
      <w:hyperlink r:id="rId11" w:history="1">
        <w:r w:rsidRPr="00FC0FA2">
          <w:rPr>
            <w:rStyle w:val="Hyperlink"/>
          </w:rPr>
          <w:t>http://cloudshell1</w:t>
        </w:r>
      </w:hyperlink>
      <w:r>
        <w:t xml:space="preserve"> and provide an activation key</w:t>
      </w:r>
    </w:p>
    <w:p w14:paraId="17208515" w14:textId="6C27FD48" w:rsidR="00966BED" w:rsidRDefault="00BA13DF" w:rsidP="00966BED">
      <w:pPr>
        <w:pStyle w:val="nnormal"/>
        <w:numPr>
          <w:ilvl w:val="0"/>
          <w:numId w:val="28"/>
        </w:numPr>
      </w:pPr>
      <w:r>
        <w:t xml:space="preserve">Get the </w:t>
      </w:r>
      <w:r w:rsidR="00510C01">
        <w:t xml:space="preserve">NFV </w:t>
      </w:r>
      <w:r>
        <w:t>inputs file from the CloudShell machine (</w:t>
      </w:r>
      <w:r w:rsidR="00510C01">
        <w:t>“</w:t>
      </w:r>
      <w:r>
        <w:t>C:\</w:t>
      </w:r>
      <w:r w:rsidR="00510C01">
        <w:t>deploy\</w:t>
      </w:r>
      <w:r w:rsidR="00485A23">
        <w:t>NFV Build Info</w:t>
      </w:r>
      <w:r>
        <w:t>.xls</w:t>
      </w:r>
      <w:r w:rsidR="00510C01">
        <w:t>”</w:t>
      </w:r>
      <w:r>
        <w:t xml:space="preserve">) and edit the file in Excel. Once ready, place the file back </w:t>
      </w:r>
      <w:r w:rsidR="00741489">
        <w:t xml:space="preserve">in </w:t>
      </w:r>
      <w:r w:rsidR="00510C01">
        <w:t>“C:\deploy\</w:t>
      </w:r>
      <w:r w:rsidR="00485A23">
        <w:t>NFV Build Info</w:t>
      </w:r>
      <w:r w:rsidR="00510C01">
        <w:t>.xls”</w:t>
      </w:r>
      <w:r w:rsidR="005D2F6E">
        <w:t xml:space="preserve"> on the CloudShell machine</w:t>
      </w:r>
      <w:r w:rsidR="003E2701">
        <w:t>.</w:t>
      </w:r>
    </w:p>
    <w:p w14:paraId="281F722D" w14:textId="1D131A57" w:rsidR="000E4275" w:rsidRDefault="00966BED" w:rsidP="00CC7CDA">
      <w:pPr>
        <w:pStyle w:val="nnormal"/>
        <w:numPr>
          <w:ilvl w:val="1"/>
          <w:numId w:val="28"/>
        </w:numPr>
      </w:pPr>
      <w:r>
        <w:t xml:space="preserve">On the excel, edit the “Admin Info” sheet, adding Management </w:t>
      </w:r>
    </w:p>
    <w:p w14:paraId="552C92B0" w14:textId="1A65467F" w:rsidR="00966BED" w:rsidRDefault="00966BED" w:rsidP="00FF2328">
      <w:pPr>
        <w:pStyle w:val="nnormal"/>
        <w:ind w:left="2160"/>
      </w:pPr>
      <w:r>
        <w:t xml:space="preserve">and Data IP information. Start IP to End IP should be at least a range of </w:t>
      </w:r>
      <w:r w:rsidR="00BB0927">
        <w:t>4</w:t>
      </w:r>
      <w:r>
        <w:t>0 IP addresses, preferably on a /24 subnet.</w:t>
      </w:r>
    </w:p>
    <w:p w14:paraId="6B8E6D2C" w14:textId="77777777" w:rsidR="000E4275" w:rsidRDefault="00966BED" w:rsidP="00FF2328">
      <w:pPr>
        <w:pStyle w:val="nnormal"/>
        <w:ind w:left="2160" w:hanging="720"/>
      </w:pPr>
      <w:r>
        <w:t xml:space="preserve">3.2 </w:t>
      </w:r>
      <w:r>
        <w:tab/>
      </w:r>
      <w:proofErr w:type="spellStart"/>
      <w:r>
        <w:t>OnRack</w:t>
      </w:r>
      <w:proofErr w:type="spellEnd"/>
      <w:r>
        <w:t xml:space="preserve"> and Licensing information should also be filled in the </w:t>
      </w:r>
    </w:p>
    <w:p w14:paraId="33B81C19" w14:textId="4D71B6D3" w:rsidR="00966BED" w:rsidRDefault="000E4275" w:rsidP="00FF2328">
      <w:pPr>
        <w:pStyle w:val="nnormal"/>
        <w:ind w:left="1440" w:hanging="720"/>
      </w:pPr>
      <w:r>
        <w:tab/>
      </w:r>
      <w:r>
        <w:tab/>
      </w:r>
      <w:r w:rsidR="00966BED">
        <w:t xml:space="preserve">“Admin Info” sheet. </w:t>
      </w:r>
    </w:p>
    <w:p w14:paraId="0DEFABD2" w14:textId="54D820B2" w:rsidR="00966BED" w:rsidRDefault="00966BED" w:rsidP="00FF2328">
      <w:pPr>
        <w:pStyle w:val="nnormal"/>
        <w:ind w:left="1440" w:hanging="720"/>
      </w:pPr>
      <w:r>
        <w:rPr>
          <w:noProof/>
          <w:lang w:eastAsia="en-US"/>
        </w:rPr>
        <w:drawing>
          <wp:inline distT="0" distB="0" distL="0" distR="0" wp14:anchorId="026B32F2" wp14:editId="3BF2D515">
            <wp:extent cx="3034911" cy="16284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5790" cy="1671825"/>
                    </a:xfrm>
                    <a:prstGeom prst="rect">
                      <a:avLst/>
                    </a:prstGeom>
                  </pic:spPr>
                </pic:pic>
              </a:graphicData>
            </a:graphic>
          </wp:inline>
        </w:drawing>
      </w:r>
    </w:p>
    <w:p w14:paraId="5CA25A21" w14:textId="75A8ECA4" w:rsidR="00966BED" w:rsidRDefault="00966BED" w:rsidP="00FF2328">
      <w:pPr>
        <w:pStyle w:val="nnormal"/>
        <w:ind w:left="2160" w:hanging="720"/>
      </w:pPr>
      <w:r>
        <w:lastRenderedPageBreak/>
        <w:t xml:space="preserve">3.3 </w:t>
      </w:r>
      <w:r>
        <w:tab/>
        <w:t xml:space="preserve">For </w:t>
      </w:r>
      <w:proofErr w:type="spellStart"/>
      <w:r>
        <w:t>ESXi</w:t>
      </w:r>
      <w:proofErr w:type="spellEnd"/>
      <w:r>
        <w:t xml:space="preserve"> and </w:t>
      </w:r>
      <w:proofErr w:type="spellStart"/>
      <w:r>
        <w:t>OnRack</w:t>
      </w:r>
      <w:proofErr w:type="spellEnd"/>
      <w:r>
        <w:t xml:space="preserve"> discovery, open the “Hosts Info” sheet, </w:t>
      </w:r>
    </w:p>
    <w:p w14:paraId="35D7B6EB" w14:textId="77777777" w:rsidR="000E4275" w:rsidRDefault="00966BED" w:rsidP="00FF2328">
      <w:pPr>
        <w:pStyle w:val="nnormal"/>
        <w:ind w:left="1440" w:firstLine="720"/>
      </w:pPr>
      <w:r>
        <w:t xml:space="preserve">once there, add each </w:t>
      </w:r>
      <w:proofErr w:type="spellStart"/>
      <w:r>
        <w:t>ESXi</w:t>
      </w:r>
      <w:proofErr w:type="spellEnd"/>
      <w:r>
        <w:t xml:space="preserve"> MGMT NIC MAC address to its </w:t>
      </w:r>
    </w:p>
    <w:p w14:paraId="6C8B3E3F" w14:textId="2F9112E3" w:rsidR="00966BED" w:rsidRDefault="00966BED" w:rsidP="00FF2328">
      <w:pPr>
        <w:pStyle w:val="nnormal"/>
        <w:ind w:left="1440" w:firstLine="720"/>
      </w:pPr>
      <w:r>
        <w:t xml:space="preserve">corresponding name, IP and cluster associating. </w:t>
      </w:r>
    </w:p>
    <w:p w14:paraId="6325047F" w14:textId="678EADC9" w:rsidR="00966BED" w:rsidRDefault="00966BED" w:rsidP="00FF2328">
      <w:pPr>
        <w:pStyle w:val="nnormal"/>
        <w:ind w:left="1440" w:hanging="720"/>
      </w:pPr>
      <w:r>
        <w:rPr>
          <w:noProof/>
          <w:lang w:eastAsia="en-US"/>
        </w:rPr>
        <w:drawing>
          <wp:inline distT="0" distB="0" distL="0" distR="0" wp14:anchorId="67ADE0EB" wp14:editId="0116F4D9">
            <wp:extent cx="3169546" cy="824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4527" cy="841128"/>
                    </a:xfrm>
                    <a:prstGeom prst="rect">
                      <a:avLst/>
                    </a:prstGeom>
                  </pic:spPr>
                </pic:pic>
              </a:graphicData>
            </a:graphic>
          </wp:inline>
        </w:drawing>
      </w:r>
    </w:p>
    <w:p w14:paraId="3C3E268B" w14:textId="23619318" w:rsidR="000E4275" w:rsidRDefault="000E4275" w:rsidP="00FF2328">
      <w:pPr>
        <w:pStyle w:val="nnormal"/>
        <w:ind w:left="2160" w:hanging="720"/>
      </w:pPr>
      <w:r>
        <w:t>3.4</w:t>
      </w:r>
      <w:r>
        <w:tab/>
        <w:t xml:space="preserve">For other manually entered values, go to the “Build Info” sheet, </w:t>
      </w:r>
    </w:p>
    <w:p w14:paraId="7154C1FD" w14:textId="5FA6C934" w:rsidR="000E4275" w:rsidRDefault="000E4275" w:rsidP="00FF2328">
      <w:pPr>
        <w:pStyle w:val="nnormal"/>
        <w:ind w:left="2160"/>
      </w:pPr>
      <w:r>
        <w:t>in this tab values can be filtered by their type, component, values etc. Value Type should be filtered by “Manual” and every “Value” should be filed to reflect the customer specs.</w:t>
      </w:r>
    </w:p>
    <w:p w14:paraId="1E7F8E67" w14:textId="6C6C9B6E" w:rsidR="000E4275" w:rsidRDefault="000E4275" w:rsidP="00FF2328">
      <w:pPr>
        <w:pStyle w:val="nnormal"/>
      </w:pPr>
      <w:r>
        <w:rPr>
          <w:noProof/>
          <w:lang w:eastAsia="en-US"/>
        </w:rPr>
        <w:drawing>
          <wp:inline distT="0" distB="0" distL="0" distR="0" wp14:anchorId="1D93BD14" wp14:editId="5B53DB56">
            <wp:extent cx="6928123" cy="1143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34408" cy="1144037"/>
                    </a:xfrm>
                    <a:prstGeom prst="rect">
                      <a:avLst/>
                    </a:prstGeom>
                  </pic:spPr>
                </pic:pic>
              </a:graphicData>
            </a:graphic>
          </wp:inline>
        </w:drawing>
      </w:r>
    </w:p>
    <w:p w14:paraId="41A45487" w14:textId="659AD3A9" w:rsidR="003E2701" w:rsidRDefault="003E2701">
      <w:pPr>
        <w:pStyle w:val="nnormal"/>
        <w:numPr>
          <w:ilvl w:val="0"/>
          <w:numId w:val="28"/>
        </w:numPr>
      </w:pPr>
      <w:r>
        <w:t xml:space="preserve">Open the CloudShell </w:t>
      </w:r>
      <w:r w:rsidR="00BA13DF">
        <w:t xml:space="preserve">portal </w:t>
      </w:r>
      <w:r>
        <w:t xml:space="preserve">in a web browser, e.g. </w:t>
      </w:r>
      <w:hyperlink r:id="rId15" w:history="1">
        <w:r w:rsidRPr="00DA7B25">
          <w:rPr>
            <w:rStyle w:val="Hyperlink"/>
          </w:rPr>
          <w:t>http://cloudshell1</w:t>
        </w:r>
      </w:hyperlink>
      <w:r>
        <w:t xml:space="preserve"> and log in as admin/admin.</w:t>
      </w:r>
    </w:p>
    <w:p w14:paraId="6531D3F9" w14:textId="637EF200" w:rsidR="00741489" w:rsidRDefault="00741489" w:rsidP="00485A23">
      <w:pPr>
        <w:pStyle w:val="nnormal"/>
        <w:numPr>
          <w:ilvl w:val="0"/>
          <w:numId w:val="28"/>
        </w:numPr>
      </w:pPr>
      <w:r>
        <w:t>Select a sandbox type</w:t>
      </w:r>
      <w:r w:rsidR="0061039D">
        <w:t xml:space="preserve"> (e.g. </w:t>
      </w:r>
      <w:r w:rsidR="00485A23">
        <w:t>SIO VCD NSX</w:t>
      </w:r>
      <w:r w:rsidR="0061039D">
        <w:t xml:space="preserve">) </w:t>
      </w:r>
      <w:r w:rsidR="005D2F6E">
        <w:t xml:space="preserve">and reserve it. Choose a duration greater than 8 hours. </w:t>
      </w:r>
    </w:p>
    <w:p w14:paraId="5556B7EB" w14:textId="50DC7D9B" w:rsidR="0061039D" w:rsidRDefault="0061039D" w:rsidP="00741489">
      <w:pPr>
        <w:pStyle w:val="nnormal"/>
        <w:numPr>
          <w:ilvl w:val="0"/>
          <w:numId w:val="28"/>
        </w:numPr>
      </w:pPr>
      <w:r>
        <w:t>Execute Setup</w:t>
      </w:r>
      <w:r w:rsidR="00F8111C">
        <w:t>.</w:t>
      </w:r>
    </w:p>
    <w:p w14:paraId="469559F9" w14:textId="430A3363" w:rsidR="005D2F6E" w:rsidRDefault="005D2F6E" w:rsidP="005D2F6E">
      <w:pPr>
        <w:pStyle w:val="Heading2"/>
      </w:pPr>
      <w:bookmarkStart w:id="14" w:name="_Toc454211941"/>
      <w:r>
        <w:t>Deploying the CloudShell appliance</w:t>
      </w:r>
      <w:bookmarkEnd w:id="14"/>
    </w:p>
    <w:p w14:paraId="3F9CFA2E" w14:textId="59F337A2" w:rsidR="009C6F6F" w:rsidRDefault="00161289" w:rsidP="00161289">
      <w:pPr>
        <w:pStyle w:val="nnormal"/>
      </w:pPr>
      <w:r>
        <w:t xml:space="preserve">The CloudShell appliance is </w:t>
      </w:r>
      <w:r w:rsidR="009C6F6F">
        <w:t xml:space="preserve">a </w:t>
      </w:r>
      <w:r>
        <w:t>Windows 2012</w:t>
      </w:r>
      <w:r w:rsidR="009C6F6F">
        <w:t xml:space="preserve"> OVA</w:t>
      </w:r>
      <w:r w:rsidR="008D486A">
        <w:t xml:space="preserve"> provided by QualiSystems</w:t>
      </w:r>
      <w:r>
        <w:t>.</w:t>
      </w:r>
      <w:r w:rsidRPr="00161289">
        <w:t xml:space="preserve"> </w:t>
      </w:r>
    </w:p>
    <w:p w14:paraId="1DCD1943" w14:textId="2F0F5A86" w:rsidR="002C34B1" w:rsidRDefault="002C34B1" w:rsidP="00161289">
      <w:pPr>
        <w:pStyle w:val="nnormal"/>
      </w:pPr>
      <w:r>
        <w:t>The Minimum VM hardware requirement are;</w:t>
      </w:r>
    </w:p>
    <w:p w14:paraId="643C20F6" w14:textId="56E9D6D9" w:rsidR="002C34B1" w:rsidRDefault="00F3612E" w:rsidP="00CB0D7A">
      <w:pPr>
        <w:pStyle w:val="nnormal"/>
        <w:numPr>
          <w:ilvl w:val="0"/>
          <w:numId w:val="42"/>
        </w:numPr>
      </w:pPr>
      <w:r>
        <w:t>2</w:t>
      </w:r>
      <w:r w:rsidR="002C34B1">
        <w:t xml:space="preserve"> vCPU</w:t>
      </w:r>
    </w:p>
    <w:p w14:paraId="7B10A277" w14:textId="44F57893" w:rsidR="002C34B1" w:rsidRDefault="00F3612E" w:rsidP="00CB0D7A">
      <w:pPr>
        <w:pStyle w:val="nnormal"/>
        <w:numPr>
          <w:ilvl w:val="0"/>
          <w:numId w:val="42"/>
        </w:numPr>
      </w:pPr>
      <w:r>
        <w:t>16</w:t>
      </w:r>
      <w:r w:rsidR="002C34B1">
        <w:t>G</w:t>
      </w:r>
      <w:r>
        <w:t>B</w:t>
      </w:r>
      <w:r w:rsidR="002C34B1">
        <w:t xml:space="preserve"> RAM</w:t>
      </w:r>
    </w:p>
    <w:p w14:paraId="4BC68775" w14:textId="181F7114" w:rsidR="002C34B1" w:rsidRDefault="002C34B1" w:rsidP="00CB0D7A">
      <w:pPr>
        <w:pStyle w:val="nnormal"/>
        <w:numPr>
          <w:ilvl w:val="0"/>
          <w:numId w:val="42"/>
        </w:numPr>
      </w:pPr>
      <w:r>
        <w:t>1</w:t>
      </w:r>
      <w:r w:rsidR="002C22B0">
        <w:t>5</w:t>
      </w:r>
      <w:r>
        <w:t>0GB of storage</w:t>
      </w:r>
    </w:p>
    <w:p w14:paraId="40F2BDE0" w14:textId="70FBBA84" w:rsidR="002C34B1" w:rsidRDefault="002C34B1" w:rsidP="006B76F8">
      <w:pPr>
        <w:pStyle w:val="nnormal"/>
      </w:pPr>
      <w:r>
        <w:t>Recommended VM hardware;</w:t>
      </w:r>
    </w:p>
    <w:p w14:paraId="383C00E9" w14:textId="0941BF4C" w:rsidR="002C34B1" w:rsidRDefault="00F3612E" w:rsidP="00CB0D7A">
      <w:pPr>
        <w:pStyle w:val="nnormal"/>
        <w:numPr>
          <w:ilvl w:val="0"/>
          <w:numId w:val="42"/>
        </w:numPr>
      </w:pPr>
      <w:r>
        <w:t>4</w:t>
      </w:r>
      <w:r w:rsidR="002C34B1">
        <w:t xml:space="preserve"> vCPU</w:t>
      </w:r>
    </w:p>
    <w:p w14:paraId="482A26ED" w14:textId="3A546E79" w:rsidR="002C34B1" w:rsidRDefault="00F3612E" w:rsidP="00CB0D7A">
      <w:pPr>
        <w:pStyle w:val="nnormal"/>
        <w:numPr>
          <w:ilvl w:val="0"/>
          <w:numId w:val="42"/>
        </w:numPr>
      </w:pPr>
      <w:r>
        <w:t xml:space="preserve">16GB </w:t>
      </w:r>
      <w:r w:rsidR="002C34B1">
        <w:t>RAM</w:t>
      </w:r>
    </w:p>
    <w:p w14:paraId="492F7973" w14:textId="337AFBB6" w:rsidR="002C34B1" w:rsidRDefault="002C34B1" w:rsidP="00CB0D7A">
      <w:pPr>
        <w:pStyle w:val="nnormal"/>
        <w:numPr>
          <w:ilvl w:val="0"/>
          <w:numId w:val="42"/>
        </w:numPr>
      </w:pPr>
      <w:r>
        <w:t>150G of storage</w:t>
      </w:r>
    </w:p>
    <w:p w14:paraId="3F4B05F5" w14:textId="5B394871" w:rsidR="00161289" w:rsidRDefault="00161289" w:rsidP="00161289">
      <w:pPr>
        <w:pStyle w:val="nnormal"/>
      </w:pPr>
      <w:r>
        <w:t>Windows runs in a trial mode until a license is provided.</w:t>
      </w:r>
    </w:p>
    <w:p w14:paraId="0BDB923B" w14:textId="1816CB1C" w:rsidR="00161289" w:rsidRDefault="00161289">
      <w:pPr>
        <w:pStyle w:val="nnormal"/>
      </w:pPr>
      <w:r>
        <w:lastRenderedPageBreak/>
        <w:t xml:space="preserve">QualiSystems will provide a CloudShell license </w:t>
      </w:r>
      <w:r w:rsidR="003B3C91">
        <w:t xml:space="preserve">token </w:t>
      </w:r>
      <w:r>
        <w:t xml:space="preserve">that </w:t>
      </w:r>
      <w:r w:rsidR="00F8111C">
        <w:t>will require internet access in order to load it</w:t>
      </w:r>
      <w:r>
        <w:t>.</w:t>
      </w:r>
    </w:p>
    <w:p w14:paraId="15CF8392" w14:textId="76A11D2A" w:rsidR="005D2F6E" w:rsidRDefault="005D2F6E" w:rsidP="005D2F6E">
      <w:pPr>
        <w:pStyle w:val="nnormal"/>
      </w:pPr>
      <w:r>
        <w:t>Most software</w:t>
      </w:r>
      <w:r w:rsidR="007F0237">
        <w:t xml:space="preserve"> and files are </w:t>
      </w:r>
      <w:r>
        <w:t>preinstalled on the CloudShell appliance. For licensing reasons, it may be necessary to download certain software directly from the vendor and install it on the appliance.</w:t>
      </w:r>
      <w:r w:rsidR="007F0237">
        <w:t xml:space="preserve"> If the following are not present, they must be obtained from the vendor. </w:t>
      </w:r>
    </w:p>
    <w:p w14:paraId="09181607" w14:textId="5A64E36B" w:rsidR="007F0237" w:rsidRDefault="007F0237">
      <w:pPr>
        <w:pStyle w:val="nnormal"/>
        <w:numPr>
          <w:ilvl w:val="0"/>
          <w:numId w:val="30"/>
        </w:numPr>
      </w:pPr>
      <w:r>
        <w:t xml:space="preserve">VMware PowerCLI </w:t>
      </w:r>
      <w:r w:rsidR="003B3C91">
        <w:t>6</w:t>
      </w:r>
      <w:r w:rsidR="00945867">
        <w:t>.0R3</w:t>
      </w:r>
    </w:p>
    <w:p w14:paraId="7C11C462" w14:textId="77777777" w:rsidR="007F0237" w:rsidRDefault="007F0237" w:rsidP="007F0237">
      <w:pPr>
        <w:pStyle w:val="nnormal"/>
        <w:numPr>
          <w:ilvl w:val="0"/>
          <w:numId w:val="30"/>
        </w:numPr>
      </w:pPr>
      <w:r>
        <w:t xml:space="preserve">VMware </w:t>
      </w:r>
      <w:proofErr w:type="spellStart"/>
      <w:r>
        <w:t>ovftool</w:t>
      </w:r>
      <w:proofErr w:type="spellEnd"/>
      <w:r>
        <w:t xml:space="preserve"> 4.1.0 installed in the default location</w:t>
      </w:r>
    </w:p>
    <w:p w14:paraId="34152A5E" w14:textId="6DDDFC5E" w:rsidR="0097582F" w:rsidRDefault="0097582F" w:rsidP="007F0237">
      <w:pPr>
        <w:pStyle w:val="nnormal"/>
        <w:numPr>
          <w:ilvl w:val="0"/>
          <w:numId w:val="30"/>
        </w:numPr>
      </w:pPr>
      <w:r>
        <w:t>JRE 7</w:t>
      </w:r>
      <w:r w:rsidR="007F0237">
        <w:t xml:space="preserve"> (not 6 or 8) 64-bit installed in the default location</w:t>
      </w:r>
    </w:p>
    <w:p w14:paraId="115A6C6C" w14:textId="042280FA" w:rsidR="007F0237" w:rsidRDefault="007F0237">
      <w:pPr>
        <w:pStyle w:val="nnormal"/>
        <w:numPr>
          <w:ilvl w:val="0"/>
          <w:numId w:val="30"/>
        </w:numPr>
      </w:pPr>
      <w:r>
        <w:t>NSX Manager OVA in c:\</w:t>
      </w:r>
      <w:r w:rsidR="003B3C91">
        <w:t>deploy</w:t>
      </w:r>
    </w:p>
    <w:p w14:paraId="5596979F" w14:textId="238B6908" w:rsidR="007F0237" w:rsidRDefault="003B3C91">
      <w:pPr>
        <w:pStyle w:val="nnormal"/>
        <w:numPr>
          <w:ilvl w:val="0"/>
          <w:numId w:val="30"/>
        </w:numPr>
      </w:pPr>
      <w:r>
        <w:t>vROPS</w:t>
      </w:r>
      <w:r w:rsidR="007F0237">
        <w:t xml:space="preserve"> OVA</w:t>
      </w:r>
      <w:r w:rsidR="007F0237" w:rsidRPr="007F0237">
        <w:t xml:space="preserve"> </w:t>
      </w:r>
      <w:r w:rsidR="007F0237">
        <w:t>in c:\</w:t>
      </w:r>
      <w:r>
        <w:t>deploy</w:t>
      </w:r>
    </w:p>
    <w:p w14:paraId="5A351F01" w14:textId="2CFB6C9E" w:rsidR="007F0237" w:rsidRDefault="003B3C91">
      <w:pPr>
        <w:pStyle w:val="nnormal"/>
        <w:numPr>
          <w:ilvl w:val="0"/>
          <w:numId w:val="30"/>
        </w:numPr>
      </w:pPr>
      <w:proofErr w:type="spellStart"/>
      <w:r>
        <w:t>vLog</w:t>
      </w:r>
      <w:proofErr w:type="spellEnd"/>
      <w:r>
        <w:t xml:space="preserve"> Insight</w:t>
      </w:r>
      <w:r w:rsidR="007F0237">
        <w:t xml:space="preserve"> OVA</w:t>
      </w:r>
      <w:r w:rsidR="007F0237" w:rsidRPr="007F0237">
        <w:t xml:space="preserve"> </w:t>
      </w:r>
      <w:r w:rsidR="007F0237">
        <w:t>in c:\</w:t>
      </w:r>
      <w:r>
        <w:t>deploy</w:t>
      </w:r>
    </w:p>
    <w:p w14:paraId="086EF768" w14:textId="7CCD9CB6" w:rsidR="003B3C91" w:rsidRDefault="003B3C91">
      <w:pPr>
        <w:pStyle w:val="nnormal"/>
        <w:numPr>
          <w:ilvl w:val="0"/>
          <w:numId w:val="30"/>
        </w:numPr>
      </w:pPr>
      <w:r>
        <w:t>Versa OVAs in c:\deploy</w:t>
      </w:r>
    </w:p>
    <w:p w14:paraId="24160BC0" w14:textId="41247824" w:rsidR="003B3C91" w:rsidRDefault="003B3C91">
      <w:pPr>
        <w:pStyle w:val="nnormal"/>
        <w:numPr>
          <w:ilvl w:val="0"/>
          <w:numId w:val="30"/>
        </w:numPr>
      </w:pPr>
      <w:r>
        <w:t>ScaleIO OVAs and installation script in c:\deploy</w:t>
      </w:r>
      <w:r w:rsidR="002C22B0">
        <w:t>\sio</w:t>
      </w:r>
    </w:p>
    <w:p w14:paraId="7CC1F5CD" w14:textId="66CE0740" w:rsidR="00C965E0" w:rsidRDefault="00C965E0" w:rsidP="00FF2328">
      <w:pPr>
        <w:pStyle w:val="Heading3"/>
        <w:ind w:left="810" w:hanging="810"/>
      </w:pPr>
      <w:bookmarkStart w:id="15" w:name="_Toc454211942"/>
      <w:r>
        <w:t>Configuring CloudShell VM</w:t>
      </w:r>
      <w:bookmarkEnd w:id="15"/>
    </w:p>
    <w:p w14:paraId="37FFAE49" w14:textId="25D9116A" w:rsidR="00C965E0" w:rsidRDefault="00C965E0" w:rsidP="00C965E0">
      <w:pPr>
        <w:pStyle w:val="nnormal"/>
      </w:pPr>
      <w:r>
        <w:t xml:space="preserve">After deploying the CloudShell OVA, it is needed to configure the network settings, </w:t>
      </w:r>
    </w:p>
    <w:p w14:paraId="6C2EB128" w14:textId="2D6C7CED" w:rsidR="00C965E0" w:rsidRDefault="00C965E0" w:rsidP="00C965E0">
      <w:pPr>
        <w:pStyle w:val="nnormal"/>
      </w:pPr>
      <w:r>
        <w:t>The CloudShell OVA comes with static IP settings, which needs to be modified to reflect the customer network.</w:t>
      </w:r>
    </w:p>
    <w:p w14:paraId="3601545C" w14:textId="720B0E60" w:rsidR="00B25D3A" w:rsidRDefault="00B25D3A" w:rsidP="00C965E0">
      <w:pPr>
        <w:pStyle w:val="nnormal"/>
      </w:pPr>
      <w:r>
        <w:t>The Default Username and Password are (local user) “Administrator” with password “Password1”</w:t>
      </w:r>
    </w:p>
    <w:p w14:paraId="2E355C90" w14:textId="487314A1" w:rsidR="00C965E0" w:rsidRDefault="00C965E0" w:rsidP="00C965E0">
      <w:pPr>
        <w:pStyle w:val="nnormal"/>
      </w:pPr>
      <w:r>
        <w:t xml:space="preserve">Once the VM has started, open the Console view of it from the vCenter </w:t>
      </w:r>
      <w:proofErr w:type="spellStart"/>
      <w:r>
        <w:t>webgui</w:t>
      </w:r>
      <w:proofErr w:type="spellEnd"/>
      <w:r>
        <w:t xml:space="preserve"> or vSphere client.</w:t>
      </w:r>
    </w:p>
    <w:p w14:paraId="0DC240D9" w14:textId="77777777" w:rsidR="004C5FA5" w:rsidRDefault="00C965E0" w:rsidP="004C5FA5">
      <w:pPr>
        <w:pStyle w:val="nnormal"/>
      </w:pPr>
      <w:r>
        <w:t>Press the Win key + “R” (</w:t>
      </w:r>
      <w:r>
        <w:rPr>
          <w:noProof/>
          <w:lang w:eastAsia="en-US"/>
        </w:rPr>
        <w:drawing>
          <wp:inline distT="0" distB="0" distL="0" distR="0" wp14:anchorId="275ACFB5" wp14:editId="5EAE8985">
            <wp:extent cx="745739" cy="31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7640" cy="327589"/>
                    </a:xfrm>
                    <a:prstGeom prst="rect">
                      <a:avLst/>
                    </a:prstGeom>
                  </pic:spPr>
                </pic:pic>
              </a:graphicData>
            </a:graphic>
          </wp:inline>
        </w:drawing>
      </w:r>
      <w:r>
        <w:t>) on the keyboard to open the ‘</w:t>
      </w:r>
      <w:r w:rsidR="004C5FA5">
        <w:t>run’ window, and type “</w:t>
      </w:r>
      <w:proofErr w:type="spellStart"/>
      <w:r w:rsidR="004C5FA5" w:rsidRPr="004C5FA5">
        <w:t>ncpa.cpl</w:t>
      </w:r>
      <w:proofErr w:type="spellEnd"/>
      <w:r w:rsidR="004C5FA5" w:rsidRPr="004C5FA5">
        <w:t>” alternatively, you can go to “Control Panel” &gt; “Network and Internet” &gt; “Network and Sharing Center” &gt; “Change adapter settings”</w:t>
      </w:r>
      <w:r w:rsidR="004C5FA5">
        <w:t>.</w:t>
      </w:r>
    </w:p>
    <w:p w14:paraId="0FA60399" w14:textId="17740F8B" w:rsidR="004C5FA5" w:rsidRDefault="004C5FA5" w:rsidP="004C5FA5">
      <w:pPr>
        <w:pStyle w:val="nnormal"/>
        <w:rPr>
          <w:rFonts w:cs="Arial"/>
          <w:color w:val="666766"/>
          <w:sz w:val="18"/>
          <w:shd w:val="clear" w:color="auto" w:fill="FFFFFF"/>
        </w:rPr>
      </w:pPr>
      <w:r>
        <w:t xml:space="preserve">Right click on the “Ethernet” and select “properties” </w:t>
      </w:r>
      <w:r>
        <w:rPr>
          <w:rFonts w:cs="Arial"/>
          <w:color w:val="666766"/>
          <w:sz w:val="18"/>
          <w:shd w:val="clear" w:color="auto" w:fill="FFFFFF"/>
        </w:rPr>
        <w:t xml:space="preserve"> </w:t>
      </w:r>
      <w:r>
        <w:rPr>
          <w:noProof/>
          <w:lang w:eastAsia="en-US"/>
        </w:rPr>
        <w:drawing>
          <wp:inline distT="0" distB="0" distL="0" distR="0" wp14:anchorId="5A8511E6" wp14:editId="7AC9F913">
            <wp:extent cx="1639983" cy="1144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5998" cy="1155578"/>
                    </a:xfrm>
                    <a:prstGeom prst="rect">
                      <a:avLst/>
                    </a:prstGeom>
                  </pic:spPr>
                </pic:pic>
              </a:graphicData>
            </a:graphic>
          </wp:inline>
        </w:drawing>
      </w:r>
    </w:p>
    <w:p w14:paraId="047752D0" w14:textId="77777777" w:rsidR="004C5FA5" w:rsidRDefault="004C5FA5" w:rsidP="004C5FA5">
      <w:pPr>
        <w:pStyle w:val="nnormal"/>
      </w:pPr>
      <w:r w:rsidRPr="004C5FA5">
        <w:t xml:space="preserve">Click on the “Internet Protocol Version 4 (TCP/IPv4)” and click on “Properties” </w:t>
      </w:r>
    </w:p>
    <w:p w14:paraId="3F544C90" w14:textId="463C21EF" w:rsidR="004C5FA5" w:rsidRDefault="004C5FA5" w:rsidP="004C5FA5">
      <w:pPr>
        <w:pStyle w:val="nnormal"/>
        <w:rPr>
          <w:noProof/>
        </w:rPr>
      </w:pPr>
      <w:r>
        <w:rPr>
          <w:noProof/>
        </w:rPr>
        <w:t>Once there, change the “IP address”, “Subnet mask”, “Default gateway” and DNS servers fields</w:t>
      </w:r>
    </w:p>
    <w:p w14:paraId="0D75221C" w14:textId="77777777" w:rsidR="004C5FA5" w:rsidRDefault="004C5FA5" w:rsidP="004C5FA5">
      <w:pPr>
        <w:pStyle w:val="nnormal"/>
        <w:rPr>
          <w:noProof/>
        </w:rPr>
      </w:pPr>
      <w:r>
        <w:rPr>
          <w:noProof/>
          <w:lang w:eastAsia="en-US"/>
        </w:rPr>
        <w:lastRenderedPageBreak/>
        <w:drawing>
          <wp:inline distT="0" distB="0" distL="0" distR="0" wp14:anchorId="04AF9B38" wp14:editId="5FE2737B">
            <wp:extent cx="2002704" cy="220490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7402" cy="2221084"/>
                    </a:xfrm>
                    <a:prstGeom prst="rect">
                      <a:avLst/>
                    </a:prstGeom>
                  </pic:spPr>
                </pic:pic>
              </a:graphicData>
            </a:graphic>
          </wp:inline>
        </w:drawing>
      </w:r>
      <w:r>
        <w:rPr>
          <w:noProof/>
        </w:rPr>
        <w:tab/>
      </w:r>
    </w:p>
    <w:p w14:paraId="1D40A47E" w14:textId="454523F9" w:rsidR="004246EA" w:rsidRDefault="004246EA" w:rsidP="004246EA">
      <w:pPr>
        <w:pStyle w:val="Heading3"/>
        <w:rPr>
          <w:noProof/>
        </w:rPr>
      </w:pPr>
      <w:r>
        <w:rPr>
          <w:noProof/>
        </w:rPr>
        <w:t xml:space="preserve">  </w:t>
      </w:r>
      <w:bookmarkStart w:id="16" w:name="_Toc454211943"/>
      <w:r>
        <w:rPr>
          <w:noProof/>
        </w:rPr>
        <w:t>Installing Ranorex license token</w:t>
      </w:r>
      <w:bookmarkEnd w:id="16"/>
    </w:p>
    <w:p w14:paraId="0905E8B7" w14:textId="77777777" w:rsidR="004246EA" w:rsidRDefault="004246EA" w:rsidP="004C5FA5">
      <w:pPr>
        <w:pStyle w:val="nnormal"/>
        <w:rPr>
          <w:noProof/>
        </w:rPr>
      </w:pPr>
      <w:r>
        <w:rPr>
          <w:noProof/>
        </w:rPr>
        <w:t>A Ranorex license needs to be assigned as well, using the following procedure:</w:t>
      </w:r>
    </w:p>
    <w:p w14:paraId="7E7EDA33" w14:textId="77777777" w:rsidR="004246EA" w:rsidRPr="004246EA" w:rsidRDefault="004246EA" w:rsidP="004246EA">
      <w:pPr>
        <w:pStyle w:val="nnormal"/>
        <w:numPr>
          <w:ilvl w:val="0"/>
          <w:numId w:val="49"/>
        </w:numPr>
        <w:rPr>
          <w:rFonts w:cs="Arial"/>
          <w:color w:val="666766"/>
          <w:sz w:val="18"/>
          <w:shd w:val="clear" w:color="auto" w:fill="FFFFFF"/>
        </w:rPr>
      </w:pPr>
      <w:r>
        <w:rPr>
          <w:noProof/>
        </w:rPr>
        <w:t>Open “Ranorex Licensing”</w:t>
      </w:r>
      <w:r>
        <w:rPr>
          <w:noProof/>
        </w:rPr>
        <w:br/>
      </w:r>
      <w:r w:rsidRPr="004246EA">
        <w:rPr>
          <w:noProof/>
          <w:lang w:eastAsia="en-US"/>
        </w:rPr>
        <w:drawing>
          <wp:inline distT="0" distB="0" distL="0" distR="0" wp14:anchorId="6AE7012B" wp14:editId="3B24CB74">
            <wp:extent cx="5287113" cy="4115374"/>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7113" cy="4115374"/>
                    </a:xfrm>
                    <a:prstGeom prst="rect">
                      <a:avLst/>
                    </a:prstGeom>
                  </pic:spPr>
                </pic:pic>
              </a:graphicData>
            </a:graphic>
          </wp:inline>
        </w:drawing>
      </w:r>
    </w:p>
    <w:p w14:paraId="094BFEDE" w14:textId="77777777" w:rsidR="004246EA" w:rsidRPr="004246EA" w:rsidRDefault="004246EA" w:rsidP="004246EA">
      <w:pPr>
        <w:pStyle w:val="nnormal"/>
        <w:numPr>
          <w:ilvl w:val="0"/>
          <w:numId w:val="49"/>
        </w:numPr>
        <w:rPr>
          <w:rFonts w:cs="Arial"/>
          <w:color w:val="666766"/>
          <w:sz w:val="18"/>
          <w:shd w:val="clear" w:color="auto" w:fill="FFFFFF"/>
        </w:rPr>
      </w:pPr>
      <w:r>
        <w:rPr>
          <w:noProof/>
        </w:rPr>
        <w:t>Paste the Ranorex license key and click Install.</w:t>
      </w:r>
    </w:p>
    <w:p w14:paraId="78F614F5" w14:textId="62CB469D" w:rsidR="00C965E0" w:rsidRPr="004C5FA5" w:rsidRDefault="004246EA" w:rsidP="004246EA">
      <w:pPr>
        <w:pStyle w:val="nnormal"/>
        <w:numPr>
          <w:ilvl w:val="0"/>
          <w:numId w:val="49"/>
        </w:numPr>
        <w:rPr>
          <w:rFonts w:cs="Arial"/>
          <w:color w:val="666766"/>
          <w:sz w:val="18"/>
          <w:shd w:val="clear" w:color="auto" w:fill="FFFFFF"/>
        </w:rPr>
      </w:pPr>
      <w:r>
        <w:rPr>
          <w:noProof/>
        </w:rPr>
        <w:t xml:space="preserve">Once approved, click OK. </w:t>
      </w:r>
      <w:r w:rsidR="004C5FA5">
        <w:rPr>
          <w:noProof/>
        </w:rPr>
        <w:tab/>
      </w:r>
      <w:r w:rsidR="004C5FA5">
        <w:rPr>
          <w:noProof/>
        </w:rPr>
        <w:tab/>
      </w:r>
      <w:r w:rsidR="004C5FA5">
        <w:rPr>
          <w:noProof/>
        </w:rPr>
        <w:tab/>
      </w:r>
    </w:p>
    <w:p w14:paraId="0F8DC6F0" w14:textId="0EECD7EB" w:rsidR="001744E4" w:rsidRDefault="001744E4" w:rsidP="00CC7CDA">
      <w:pPr>
        <w:pStyle w:val="Heading3"/>
        <w:ind w:left="900" w:hanging="900"/>
      </w:pPr>
      <w:bookmarkStart w:id="17" w:name="_Toc454211944"/>
      <w:r>
        <w:lastRenderedPageBreak/>
        <w:t>Installing CloudShell license token</w:t>
      </w:r>
      <w:bookmarkEnd w:id="17"/>
    </w:p>
    <w:p w14:paraId="45D7EF3D" w14:textId="7CC92D22" w:rsidR="00B01725" w:rsidRDefault="00B01725" w:rsidP="00FF2328">
      <w:pPr>
        <w:pStyle w:val="nnormal"/>
        <w:ind w:left="720"/>
      </w:pPr>
      <w:r>
        <w:t xml:space="preserve">On first time lunching the CloudShell Portal, you’ll be </w:t>
      </w:r>
      <w:r w:rsidR="00FF2328">
        <w:t>redirected to</w:t>
      </w:r>
      <w:r>
        <w:t xml:space="preserve"> the “License Activation” page.</w:t>
      </w:r>
    </w:p>
    <w:p w14:paraId="7DEAEDAB" w14:textId="77777777" w:rsidR="00B01725" w:rsidRDefault="00B01725" w:rsidP="001744E4">
      <w:pPr>
        <w:pStyle w:val="nnormal"/>
        <w:ind w:left="720"/>
      </w:pPr>
      <w:r w:rsidRPr="00B41D29">
        <w:rPr>
          <w:noProof/>
          <w:lang w:eastAsia="en-US"/>
        </w:rPr>
        <w:drawing>
          <wp:inline distT="0" distB="0" distL="0" distR="0" wp14:anchorId="6FC0EC3E" wp14:editId="5733EBD3">
            <wp:extent cx="4686300" cy="34700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2805" cy="3474875"/>
                    </a:xfrm>
                    <a:prstGeom prst="rect">
                      <a:avLst/>
                    </a:prstGeom>
                  </pic:spPr>
                </pic:pic>
              </a:graphicData>
            </a:graphic>
          </wp:inline>
        </w:drawing>
      </w:r>
    </w:p>
    <w:p w14:paraId="3CA564CC" w14:textId="72C5420B" w:rsidR="001744E4" w:rsidRDefault="00B01725" w:rsidP="001744E4">
      <w:pPr>
        <w:pStyle w:val="nnormal"/>
        <w:ind w:left="720"/>
      </w:pPr>
      <w:r>
        <w:t xml:space="preserve">Enter the license key you got from QualiSystems on the “Enter Activation Key” field and click on “Activate” </w:t>
      </w:r>
    </w:p>
    <w:p w14:paraId="1483866D" w14:textId="72E25295" w:rsidR="00FF2328" w:rsidRPr="001744E4" w:rsidRDefault="00FF2328" w:rsidP="001744E4">
      <w:pPr>
        <w:pStyle w:val="nnormal"/>
        <w:ind w:left="720"/>
      </w:pPr>
      <w:r>
        <w:t>Note: using this activation method requires Internet connection.</w:t>
      </w:r>
    </w:p>
    <w:p w14:paraId="536DBF2D" w14:textId="660C42C6" w:rsidR="00344C1E" w:rsidRDefault="00344C1E" w:rsidP="00FF2328">
      <w:pPr>
        <w:pStyle w:val="Heading3"/>
        <w:ind w:left="810" w:hanging="810"/>
      </w:pPr>
      <w:bookmarkStart w:id="18" w:name="_Toc454211945"/>
      <w:r>
        <w:t>CloudShell Services overview</w:t>
      </w:r>
      <w:bookmarkEnd w:id="18"/>
    </w:p>
    <w:p w14:paraId="344C169D" w14:textId="16EE0715" w:rsidR="00344C1E" w:rsidRDefault="00344C1E" w:rsidP="00344C1E">
      <w:pPr>
        <w:pStyle w:val="nnormal"/>
      </w:pPr>
      <w:r>
        <w:t>The CloudShell OVA comes preinstalled with all necessary CloudShell components, including:</w:t>
      </w:r>
    </w:p>
    <w:p w14:paraId="0FC5161D" w14:textId="40D90D3E" w:rsidR="00344C1E" w:rsidRDefault="00344C1E" w:rsidP="00344C1E">
      <w:pPr>
        <w:pStyle w:val="nnormal"/>
      </w:pPr>
      <w:r>
        <w:t>Quali Server</w:t>
      </w:r>
    </w:p>
    <w:p w14:paraId="44926FD5" w14:textId="2810F175" w:rsidR="00344C1E" w:rsidRDefault="00344C1E" w:rsidP="00344C1E">
      <w:pPr>
        <w:pStyle w:val="nnormal"/>
      </w:pPr>
      <w:r>
        <w:t xml:space="preserve">CloudShell </w:t>
      </w:r>
      <w:r w:rsidR="002C6FE8">
        <w:t>Portal IIS Express</w:t>
      </w:r>
    </w:p>
    <w:p w14:paraId="2D0BE514" w14:textId="4AE0C5F2" w:rsidR="002C6FE8" w:rsidRDefault="002C6FE8" w:rsidP="00344C1E">
      <w:pPr>
        <w:pStyle w:val="nnormal"/>
      </w:pPr>
      <w:r>
        <w:t>CloudShell Execution Server</w:t>
      </w:r>
    </w:p>
    <w:p w14:paraId="3C60065C" w14:textId="3B1F3375" w:rsidR="002C6FE8" w:rsidRPr="00344C1E" w:rsidRDefault="002C6FE8" w:rsidP="00344C1E">
      <w:pPr>
        <w:pStyle w:val="nnormal"/>
      </w:pPr>
      <w:r>
        <w:t>SQL 2008 Express with Database preconfigured (Named “QUALISYSTEMS2008”)</w:t>
      </w:r>
    </w:p>
    <w:p w14:paraId="3705F196" w14:textId="19A83AF1" w:rsidR="002C6FE8" w:rsidRDefault="002C6FE8" w:rsidP="00FF2328">
      <w:pPr>
        <w:pStyle w:val="Heading4"/>
        <w:ind w:left="990" w:hanging="990"/>
      </w:pPr>
      <w:r>
        <w:t>Quali Server</w:t>
      </w:r>
    </w:p>
    <w:p w14:paraId="7A11D869" w14:textId="11956E51" w:rsidR="002C6FE8" w:rsidRDefault="002C6FE8" w:rsidP="002C6FE8">
      <w:pPr>
        <w:rPr>
          <w:lang w:eastAsia="zh-CN"/>
        </w:rPr>
      </w:pPr>
      <w:r>
        <w:rPr>
          <w:lang w:eastAsia="zh-CN"/>
        </w:rPr>
        <w:t>This service in charge of running the CloudShell software, you can start\stop it from the “Services” windows screen. It is set to automatically start when the VM power on.</w:t>
      </w:r>
    </w:p>
    <w:p w14:paraId="2CB5D97E" w14:textId="6A6776E0" w:rsidR="002C6FE8" w:rsidRDefault="002C6FE8" w:rsidP="00FF2328">
      <w:pPr>
        <w:pStyle w:val="Heading4"/>
        <w:ind w:left="990" w:hanging="990"/>
      </w:pPr>
      <w:r>
        <w:lastRenderedPageBreak/>
        <w:t>CloudShell Portal IIS Express</w:t>
      </w:r>
    </w:p>
    <w:p w14:paraId="576575DD" w14:textId="0B2D830B" w:rsidR="002C6FE8" w:rsidRPr="002C6FE8" w:rsidRDefault="002C6FE8" w:rsidP="002C6FE8">
      <w:pPr>
        <w:rPr>
          <w:lang w:eastAsia="zh-CN"/>
        </w:rPr>
      </w:pPr>
      <w:r>
        <w:rPr>
          <w:lang w:eastAsia="zh-CN"/>
        </w:rPr>
        <w:t>This service in charge of running the CloudShell Web Portal,</w:t>
      </w:r>
      <w:r w:rsidRPr="002C6FE8">
        <w:rPr>
          <w:lang w:eastAsia="zh-CN"/>
        </w:rPr>
        <w:t xml:space="preserve"> </w:t>
      </w:r>
      <w:r>
        <w:rPr>
          <w:lang w:eastAsia="zh-CN"/>
        </w:rPr>
        <w:t>you can start\stop it from the “Services” windows screen. It is set to automatically start when the VM power on.</w:t>
      </w:r>
    </w:p>
    <w:p w14:paraId="6C08EAC6" w14:textId="4CC24156" w:rsidR="002C6FE8" w:rsidRDefault="002C6FE8" w:rsidP="00FF2328">
      <w:pPr>
        <w:pStyle w:val="Heading4"/>
        <w:ind w:left="990" w:hanging="990"/>
      </w:pPr>
      <w:r>
        <w:t>CloudShell Execution Server</w:t>
      </w:r>
    </w:p>
    <w:p w14:paraId="2D23AD76" w14:textId="53839441" w:rsidR="002C6FE8" w:rsidRDefault="002C6FE8" w:rsidP="00762BAA">
      <w:pPr>
        <w:rPr>
          <w:lang w:eastAsia="zh-CN"/>
        </w:rPr>
      </w:pPr>
      <w:r>
        <w:rPr>
          <w:lang w:eastAsia="zh-CN"/>
        </w:rPr>
        <w:t>The CloudShell Execution Server is in charge of running all of the tasks, job and commands that are being initiated from the Portal, the service run as a ‘console’. The Service under “Services” is disabled. In its place, there’s a tray icon that runs the Execution Server.</w:t>
      </w:r>
      <w:r w:rsidRPr="002C6FE8">
        <w:rPr>
          <w:lang w:eastAsia="zh-CN"/>
        </w:rPr>
        <w:t xml:space="preserve"> </w:t>
      </w:r>
    </w:p>
    <w:p w14:paraId="46A36B26" w14:textId="3128C08E" w:rsidR="00762BAA" w:rsidRDefault="00762BAA" w:rsidP="002C6FE8">
      <w:pPr>
        <w:rPr>
          <w:lang w:eastAsia="zh-CN"/>
        </w:rPr>
      </w:pPr>
      <w:r w:rsidRPr="00762BAA">
        <w:rPr>
          <w:noProof/>
        </w:rPr>
        <w:drawing>
          <wp:inline distT="0" distB="0" distL="0" distR="0" wp14:anchorId="036FDAC3" wp14:editId="40408C78">
            <wp:extent cx="1351966" cy="108623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6606" cy="1089967"/>
                    </a:xfrm>
                    <a:prstGeom prst="rect">
                      <a:avLst/>
                    </a:prstGeom>
                    <a:noFill/>
                    <a:ln>
                      <a:noFill/>
                    </a:ln>
                  </pic:spPr>
                </pic:pic>
              </a:graphicData>
            </a:graphic>
          </wp:inline>
        </w:drawing>
      </w:r>
    </w:p>
    <w:p w14:paraId="0759A958" w14:textId="494554A2" w:rsidR="00762BAA" w:rsidRDefault="00762BAA" w:rsidP="002C6FE8">
      <w:pPr>
        <w:rPr>
          <w:lang w:eastAsia="zh-CN"/>
        </w:rPr>
      </w:pPr>
      <w:r>
        <w:rPr>
          <w:lang w:eastAsia="zh-CN"/>
        </w:rPr>
        <w:t>To stop the Execution Server, you can right click on it and choose “Close”</w:t>
      </w:r>
    </w:p>
    <w:p w14:paraId="03CCA033" w14:textId="66E8C9C4" w:rsidR="00762BAA" w:rsidRDefault="00762BAA" w:rsidP="00762BAA">
      <w:pPr>
        <w:rPr>
          <w:lang w:eastAsia="zh-CN"/>
        </w:rPr>
      </w:pPr>
      <w:r>
        <w:rPr>
          <w:lang w:eastAsia="zh-CN"/>
        </w:rPr>
        <w:t>To start it, open CMD, navigate to “</w:t>
      </w:r>
      <w:r w:rsidRPr="00762BAA">
        <w:rPr>
          <w:lang w:eastAsia="zh-CN"/>
        </w:rPr>
        <w:t>C:\Program Files (x</w:t>
      </w:r>
      <w:proofErr w:type="gramStart"/>
      <w:r w:rsidRPr="00762BAA">
        <w:rPr>
          <w:lang w:eastAsia="zh-CN"/>
        </w:rPr>
        <w:t>86)\Qualisystems\TestShell\ExecutionServer</w:t>
      </w:r>
      <w:proofErr w:type="gramEnd"/>
      <w:r>
        <w:rPr>
          <w:lang w:eastAsia="zh-CN"/>
        </w:rPr>
        <w:t>” and run “</w:t>
      </w:r>
      <w:r w:rsidRPr="00762BAA">
        <w:rPr>
          <w:lang w:eastAsia="zh-CN"/>
        </w:rPr>
        <w:t>QsExecutionServer.exe</w:t>
      </w:r>
      <w:r>
        <w:rPr>
          <w:lang w:eastAsia="zh-CN"/>
        </w:rPr>
        <w:t xml:space="preserve"> tray”</w:t>
      </w:r>
    </w:p>
    <w:p w14:paraId="0B915A38" w14:textId="5A25D73A" w:rsidR="00B25D3A" w:rsidRDefault="00B25D3A" w:rsidP="00FF2328">
      <w:pPr>
        <w:rPr>
          <w:lang w:eastAsia="zh-CN"/>
        </w:rPr>
      </w:pPr>
      <w:r>
        <w:rPr>
          <w:lang w:eastAsia="zh-CN"/>
        </w:rPr>
        <w:t xml:space="preserve">Alternatively, you can </w:t>
      </w:r>
      <w:r w:rsidR="00FF2328">
        <w:rPr>
          <w:lang w:eastAsia="zh-CN"/>
        </w:rPr>
        <w:t>use</w:t>
      </w:r>
      <w:r>
        <w:rPr>
          <w:lang w:eastAsia="zh-CN"/>
        </w:rPr>
        <w:t xml:space="preserve"> the </w:t>
      </w:r>
      <w:r w:rsidR="00FF2328">
        <w:rPr>
          <w:lang w:eastAsia="zh-CN"/>
        </w:rPr>
        <w:t>“Start Execution Server” shortcut on the desktop or execute the b</w:t>
      </w:r>
      <w:r>
        <w:rPr>
          <w:lang w:eastAsia="zh-CN"/>
        </w:rPr>
        <w:t>atch script under “</w:t>
      </w:r>
      <w:r w:rsidRPr="00B25D3A">
        <w:rPr>
          <w:lang w:eastAsia="zh-CN"/>
        </w:rPr>
        <w:t>C:\Start Execution Server.cmd"</w:t>
      </w:r>
    </w:p>
    <w:p w14:paraId="78BEADA0" w14:textId="4617BFFF" w:rsidR="00FF2328" w:rsidRDefault="00FF2328">
      <w:pPr>
        <w:rPr>
          <w:lang w:eastAsia="zh-CN"/>
        </w:rPr>
      </w:pPr>
      <w:r>
        <w:rPr>
          <w:lang w:eastAsia="zh-CN"/>
        </w:rPr>
        <w:br w:type="page"/>
      </w:r>
    </w:p>
    <w:p w14:paraId="365DA887" w14:textId="60FCF9EC" w:rsidR="00B12F6E" w:rsidRDefault="009C6F6F" w:rsidP="003D28C0">
      <w:pPr>
        <w:pStyle w:val="Heading2"/>
      </w:pPr>
      <w:bookmarkStart w:id="19" w:name="_Toc454211946"/>
      <w:r>
        <w:lastRenderedPageBreak/>
        <w:t>CloudShell Portal</w:t>
      </w:r>
      <w:bookmarkEnd w:id="19"/>
    </w:p>
    <w:p w14:paraId="640CBE68" w14:textId="2A70356A" w:rsidR="000C6C58" w:rsidRPr="0074434E" w:rsidRDefault="000C6C58" w:rsidP="0074434E">
      <w:pPr>
        <w:pStyle w:val="nnormal"/>
      </w:pPr>
      <w:r>
        <w:t>Log in:</w:t>
      </w:r>
    </w:p>
    <w:p w14:paraId="2AFB8819" w14:textId="7FD12744" w:rsidR="009C6F6F" w:rsidRDefault="009C6F6F" w:rsidP="0074434E">
      <w:pPr>
        <w:pStyle w:val="nnormal"/>
      </w:pPr>
      <w:r>
        <w:rPr>
          <w:noProof/>
          <w:lang w:eastAsia="en-US"/>
        </w:rPr>
        <w:drawing>
          <wp:inline distT="0" distB="0" distL="0" distR="0" wp14:anchorId="3CA38F97" wp14:editId="691E94DC">
            <wp:extent cx="4389120" cy="220471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8957" cy="2219706"/>
                    </a:xfrm>
                    <a:prstGeom prst="rect">
                      <a:avLst/>
                    </a:prstGeom>
                  </pic:spPr>
                </pic:pic>
              </a:graphicData>
            </a:graphic>
          </wp:inline>
        </w:drawing>
      </w:r>
    </w:p>
    <w:p w14:paraId="57FB8681" w14:textId="1054FD68" w:rsidR="00FF2328" w:rsidRDefault="00FF2328" w:rsidP="0074434E">
      <w:pPr>
        <w:pStyle w:val="nnormal"/>
      </w:pPr>
      <w:r>
        <w:t>The default administrator credentials to use to log in to the portal are:</w:t>
      </w:r>
      <w:r>
        <w:br/>
        <w:t>User: admin</w:t>
      </w:r>
    </w:p>
    <w:p w14:paraId="1BADF1B6" w14:textId="5E801A7E" w:rsidR="00FF2328" w:rsidRDefault="00FF2328" w:rsidP="00FF2328">
      <w:pPr>
        <w:pStyle w:val="nnormal"/>
      </w:pPr>
      <w:r>
        <w:t>Password: admin</w:t>
      </w:r>
    </w:p>
    <w:p w14:paraId="5E603868" w14:textId="146CE869" w:rsidR="00FF2328" w:rsidRDefault="00FF2328" w:rsidP="0074434E">
      <w:pPr>
        <w:pStyle w:val="nnormal"/>
      </w:pPr>
      <w:r>
        <w:t>At the first log in from each machine, you’ll have to provide the local time zone as well.</w:t>
      </w:r>
    </w:p>
    <w:p w14:paraId="311CCB67" w14:textId="711D91EF" w:rsidR="00FF2328" w:rsidRDefault="00FF2328" w:rsidP="0074434E">
      <w:pPr>
        <w:pStyle w:val="nnormal"/>
      </w:pPr>
      <w:r>
        <w:t>Once logged in, you’ll need to import the automation package (refer to “Importing the NFV Package and configuring Python”).</w:t>
      </w:r>
    </w:p>
    <w:p w14:paraId="16746826" w14:textId="65DAD096" w:rsidR="00FF2328" w:rsidRDefault="00FF2328" w:rsidP="0074434E">
      <w:pPr>
        <w:pStyle w:val="nnormal"/>
      </w:pPr>
      <w:r>
        <w:t xml:space="preserve">Once imported, you’ll be able to continue with the following on any other </w:t>
      </w:r>
      <w:r w:rsidR="005066F7">
        <w:t>use of CloudShell.</w:t>
      </w:r>
    </w:p>
    <w:p w14:paraId="04A067D6" w14:textId="7B197BC3" w:rsidR="000C6C58" w:rsidRDefault="000C6C58" w:rsidP="0074434E">
      <w:pPr>
        <w:pStyle w:val="nnormal"/>
      </w:pPr>
      <w:r>
        <w:t>Go to Environments section and select a sandbox:</w:t>
      </w:r>
    </w:p>
    <w:p w14:paraId="15DC638D" w14:textId="567B2416" w:rsidR="009C6F6F" w:rsidRPr="0074434E" w:rsidRDefault="00485A23" w:rsidP="0074434E">
      <w:pPr>
        <w:pStyle w:val="nnormal"/>
      </w:pPr>
      <w:r w:rsidRPr="00485A23">
        <w:rPr>
          <w:noProof/>
          <w:lang w:eastAsia="en-US"/>
        </w:rPr>
        <w:drawing>
          <wp:inline distT="0" distB="0" distL="0" distR="0" wp14:anchorId="4280DFC9" wp14:editId="70E6E4FF">
            <wp:extent cx="4496199" cy="2162175"/>
            <wp:effectExtent l="0" t="0" r="0" b="0"/>
            <wp:docPr id="1" name="Picture 1" descr="C:\temp\NFV\screenshots\0 environments 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NFV\screenshots\0 environments catalo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8178" cy="2163127"/>
                    </a:xfrm>
                    <a:prstGeom prst="rect">
                      <a:avLst/>
                    </a:prstGeom>
                    <a:noFill/>
                    <a:ln>
                      <a:noFill/>
                    </a:ln>
                  </pic:spPr>
                </pic:pic>
              </a:graphicData>
            </a:graphic>
          </wp:inline>
        </w:drawing>
      </w:r>
    </w:p>
    <w:p w14:paraId="377DAA0D" w14:textId="54B19594" w:rsidR="009C6F6F" w:rsidRDefault="009C6F6F" w:rsidP="0074434E">
      <w:pPr>
        <w:pStyle w:val="nnormal"/>
      </w:pPr>
    </w:p>
    <w:p w14:paraId="6E47EE8F" w14:textId="77777777" w:rsidR="005066F7" w:rsidRDefault="005066F7">
      <w:pPr>
        <w:rPr>
          <w:rFonts w:eastAsiaTheme="minorEastAsia" w:cs="Times New Roman"/>
          <w:szCs w:val="18"/>
          <w:lang w:eastAsia="zh-CN"/>
        </w:rPr>
      </w:pPr>
      <w:r>
        <w:br w:type="page"/>
      </w:r>
    </w:p>
    <w:p w14:paraId="3BC433B2" w14:textId="16810275" w:rsidR="000C6C58" w:rsidRDefault="000C6C58" w:rsidP="0074434E">
      <w:pPr>
        <w:pStyle w:val="nnormal"/>
      </w:pPr>
      <w:r>
        <w:lastRenderedPageBreak/>
        <w:t>Reserve a sandbox:</w:t>
      </w:r>
    </w:p>
    <w:p w14:paraId="714399A7" w14:textId="056E3DE4" w:rsidR="000C6C58" w:rsidRDefault="00485A23" w:rsidP="0074434E">
      <w:pPr>
        <w:pStyle w:val="nnormal"/>
      </w:pPr>
      <w:r w:rsidRPr="00485A23">
        <w:rPr>
          <w:noProof/>
          <w:lang w:eastAsia="en-US"/>
        </w:rPr>
        <w:drawing>
          <wp:inline distT="0" distB="0" distL="0" distR="0" wp14:anchorId="0BA07EDB" wp14:editId="0FFE770A">
            <wp:extent cx="4848225" cy="2920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0697" cy="2921647"/>
                    </a:xfrm>
                    <a:prstGeom prst="rect">
                      <a:avLst/>
                    </a:prstGeom>
                  </pic:spPr>
                </pic:pic>
              </a:graphicData>
            </a:graphic>
          </wp:inline>
        </w:drawing>
      </w:r>
    </w:p>
    <w:p w14:paraId="1340310C" w14:textId="427DDDB5" w:rsidR="000C6C58" w:rsidRPr="0074434E" w:rsidRDefault="000C6C58" w:rsidP="0074434E">
      <w:pPr>
        <w:rPr>
          <w:szCs w:val="18"/>
        </w:rPr>
      </w:pPr>
      <w:r>
        <w:t>Reserved sandbox:</w:t>
      </w:r>
    </w:p>
    <w:p w14:paraId="4CEC98BB" w14:textId="3FBC45FF" w:rsidR="000C6C58" w:rsidRDefault="00485A23" w:rsidP="0074434E">
      <w:pPr>
        <w:pStyle w:val="nnormal"/>
      </w:pPr>
      <w:r w:rsidRPr="00485A23">
        <w:rPr>
          <w:noProof/>
          <w:lang w:eastAsia="en-US"/>
        </w:rPr>
        <w:drawing>
          <wp:inline distT="0" distB="0" distL="0" distR="0" wp14:anchorId="217DA5F7" wp14:editId="1CAD6139">
            <wp:extent cx="4946698" cy="2743200"/>
            <wp:effectExtent l="0" t="0" r="6350" b="0"/>
            <wp:docPr id="8" name="Picture 8" descr="C:\temp\NFV\screenshots\1 before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NFV\screenshots\1 before deploym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7285" cy="2743526"/>
                    </a:xfrm>
                    <a:prstGeom prst="rect">
                      <a:avLst/>
                    </a:prstGeom>
                    <a:noFill/>
                    <a:ln>
                      <a:noFill/>
                    </a:ln>
                  </pic:spPr>
                </pic:pic>
              </a:graphicData>
            </a:graphic>
          </wp:inline>
        </w:drawing>
      </w:r>
    </w:p>
    <w:p w14:paraId="7505FF2B" w14:textId="77777777" w:rsidR="00DC0D48" w:rsidRDefault="00DC0D48">
      <w:pPr>
        <w:rPr>
          <w:rFonts w:eastAsiaTheme="minorEastAsia" w:cs="Times New Roman"/>
          <w:szCs w:val="18"/>
          <w:lang w:eastAsia="zh-CN"/>
        </w:rPr>
      </w:pPr>
      <w:r>
        <w:br w:type="page"/>
      </w:r>
    </w:p>
    <w:p w14:paraId="029CBC55" w14:textId="35B036B2" w:rsidR="000C6C58" w:rsidRDefault="000C6C58" w:rsidP="00384E8D">
      <w:pPr>
        <w:pStyle w:val="nnormal"/>
      </w:pPr>
      <w:r>
        <w:lastRenderedPageBreak/>
        <w:t xml:space="preserve">Executing Setup function to deploy </w:t>
      </w:r>
      <w:r w:rsidR="00A923E7">
        <w:t>NFV</w:t>
      </w:r>
      <w:r>
        <w:t>:</w:t>
      </w:r>
    </w:p>
    <w:p w14:paraId="01FAE088" w14:textId="318525B8" w:rsidR="000C6C58" w:rsidRPr="0074434E" w:rsidRDefault="00A923E7" w:rsidP="0074434E">
      <w:pPr>
        <w:pStyle w:val="nnormal"/>
      </w:pPr>
      <w:r w:rsidRPr="00A923E7">
        <w:rPr>
          <w:noProof/>
          <w:lang w:eastAsia="en-US"/>
        </w:rPr>
        <w:drawing>
          <wp:inline distT="0" distB="0" distL="0" distR="0" wp14:anchorId="59E1252F" wp14:editId="7B98862A">
            <wp:extent cx="5486400" cy="2679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679700"/>
                    </a:xfrm>
                    <a:prstGeom prst="rect">
                      <a:avLst/>
                    </a:prstGeom>
                  </pic:spPr>
                </pic:pic>
              </a:graphicData>
            </a:graphic>
          </wp:inline>
        </w:drawing>
      </w:r>
    </w:p>
    <w:p w14:paraId="2D3368D2" w14:textId="68202274" w:rsidR="00B25D3A" w:rsidRDefault="00B25D3A" w:rsidP="00C8740D">
      <w:pPr>
        <w:pStyle w:val="Heading2"/>
        <w:ind w:left="630" w:hanging="630"/>
      </w:pPr>
      <w:bookmarkStart w:id="20" w:name="_Toc454211947"/>
      <w:r>
        <w:t>Importing the NFV Package</w:t>
      </w:r>
      <w:bookmarkEnd w:id="20"/>
    </w:p>
    <w:p w14:paraId="21444375" w14:textId="33D69C80" w:rsidR="00965956" w:rsidRPr="00FF2328" w:rsidRDefault="00B25D3A" w:rsidP="00C8740D">
      <w:pPr>
        <w:pStyle w:val="nnormal"/>
      </w:pPr>
      <w:r>
        <w:t xml:space="preserve">The NFV Environment and Services need to be imported to the CloudShell VM. </w:t>
      </w:r>
    </w:p>
    <w:p w14:paraId="3D72061B" w14:textId="2AA73FE0" w:rsidR="002D7A7F" w:rsidRDefault="002D7A7F" w:rsidP="00DF58BB">
      <w:pPr>
        <w:pStyle w:val="Heading3"/>
        <w:ind w:left="810" w:hanging="810"/>
      </w:pPr>
      <w:bookmarkStart w:id="21" w:name="_Toc454211949"/>
      <w:r>
        <w:t>Importing the NFV Solution package to CloudShell portal</w:t>
      </w:r>
      <w:bookmarkEnd w:id="21"/>
    </w:p>
    <w:p w14:paraId="6D4A3B8E" w14:textId="5B900E8E" w:rsidR="002D7A7F" w:rsidRDefault="002D7A7F" w:rsidP="00DF58BB">
      <w:pPr>
        <w:pStyle w:val="nnormal"/>
      </w:pPr>
      <w:r>
        <w:t>After setting the CloudShell license and logging in to the CloudShell Portal with an Admin account, drag the file “</w:t>
      </w:r>
      <w:r w:rsidR="002C22B0">
        <w:t>NFV Build Environment</w:t>
      </w:r>
      <w:r>
        <w:t xml:space="preserve">.zip” to the Portal homepage to import its content to the system. </w:t>
      </w:r>
    </w:p>
    <w:p w14:paraId="73A8CABF" w14:textId="0CDE323D" w:rsidR="002D7A7F" w:rsidRDefault="002D7A7F" w:rsidP="00DF58BB">
      <w:pPr>
        <w:pStyle w:val="nnormal"/>
      </w:pPr>
      <w:r>
        <w:t xml:space="preserve">Alternatively, a package can </w:t>
      </w:r>
      <w:r w:rsidR="00CC7CDA">
        <w:t xml:space="preserve">be </w:t>
      </w:r>
      <w:r>
        <w:t>imported by logging in to the portal and clicking on the logged in username, in the top right corner.</w:t>
      </w:r>
    </w:p>
    <w:p w14:paraId="67B9A243" w14:textId="2AD485A8" w:rsidR="002D7A7F" w:rsidRDefault="002D7A7F" w:rsidP="00DF58BB">
      <w:pPr>
        <w:pStyle w:val="nnormal"/>
      </w:pPr>
      <w:r>
        <w:rPr>
          <w:noProof/>
          <w:lang w:eastAsia="en-US"/>
        </w:rPr>
        <w:drawing>
          <wp:inline distT="0" distB="0" distL="0" distR="0" wp14:anchorId="75262251" wp14:editId="52FF650D">
            <wp:extent cx="2000250" cy="2105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0250" cy="2105025"/>
                    </a:xfrm>
                    <a:prstGeom prst="rect">
                      <a:avLst/>
                    </a:prstGeom>
                  </pic:spPr>
                </pic:pic>
              </a:graphicData>
            </a:graphic>
          </wp:inline>
        </w:drawing>
      </w:r>
    </w:p>
    <w:p w14:paraId="36184105" w14:textId="119932A3" w:rsidR="002D7A7F" w:rsidRDefault="002D7A7F" w:rsidP="00DF58BB">
      <w:pPr>
        <w:pStyle w:val="nnormal"/>
      </w:pPr>
      <w:r>
        <w:t xml:space="preserve">Selecting “Import Package” and navigating to the location of </w:t>
      </w:r>
      <w:r w:rsidRPr="00DF58BB">
        <w:t>the “</w:t>
      </w:r>
      <w:r w:rsidR="002C22B0">
        <w:t xml:space="preserve">NFV Build </w:t>
      </w:r>
      <w:r w:rsidR="002C22B0" w:rsidRPr="00DF58BB">
        <w:t>Environment</w:t>
      </w:r>
      <w:r w:rsidRPr="00DF58BB">
        <w:t>.zip”</w:t>
      </w:r>
      <w:r>
        <w:t xml:space="preserve"> </w:t>
      </w:r>
    </w:p>
    <w:p w14:paraId="1B0DDEE7" w14:textId="77777777" w:rsidR="002D7A7F" w:rsidRPr="00FF2328" w:rsidRDefault="002D7A7F" w:rsidP="00DF58BB">
      <w:pPr>
        <w:pStyle w:val="nnormal"/>
      </w:pPr>
    </w:p>
    <w:p w14:paraId="5EE87153" w14:textId="77777777" w:rsidR="0098166A" w:rsidRDefault="0098166A" w:rsidP="0098166A">
      <w:pPr>
        <w:pStyle w:val="Heading2"/>
      </w:pPr>
      <w:bookmarkStart w:id="22" w:name="_Toc454211950"/>
      <w:r>
        <w:t>Inputs spreadsheet</w:t>
      </w:r>
      <w:bookmarkEnd w:id="22"/>
    </w:p>
    <w:p w14:paraId="16506AC6" w14:textId="77777777" w:rsidR="0098166A" w:rsidRDefault="0098166A" w:rsidP="0098166A">
      <w:pPr>
        <w:pStyle w:val="nnormal"/>
      </w:pPr>
      <w:r>
        <w:t>All inputs are taken from an Excel workbook in “C:\deploy\NFV Build Info.xls”. They are divided according to component. Before starting to deploy, the Setup function loads the Excel data into the service attributes of all the components in the reservation. Note that this will overwrite any attribute changes that were done in the browser.</w:t>
      </w:r>
    </w:p>
    <w:p w14:paraId="261CFDCE" w14:textId="77777777" w:rsidR="0098166A" w:rsidRPr="003D28C0" w:rsidRDefault="0098166A" w:rsidP="0098166A">
      <w:pPr>
        <w:pStyle w:val="nnormal"/>
      </w:pPr>
      <w:r>
        <w:t>It is also possible to reload the attributes without starting the deployment, using the sandbox command “Read Inputs”. (Setup always automatically runs “Read Inputs”.)</w:t>
      </w:r>
    </w:p>
    <w:p w14:paraId="41419370" w14:textId="3A5244FB" w:rsidR="0098166A" w:rsidRDefault="0098166A" w:rsidP="0098166A">
      <w:pPr>
        <w:rPr>
          <w:lang w:eastAsia="zh-CN"/>
        </w:rPr>
      </w:pPr>
      <w:r w:rsidRPr="00A923E7">
        <w:rPr>
          <w:noProof/>
        </w:rPr>
        <w:drawing>
          <wp:inline distT="0" distB="0" distL="0" distR="0" wp14:anchorId="0BC21418" wp14:editId="2F899F7B">
            <wp:extent cx="5486400" cy="2679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679700"/>
                    </a:xfrm>
                    <a:prstGeom prst="rect">
                      <a:avLst/>
                    </a:prstGeom>
                  </pic:spPr>
                </pic:pic>
              </a:graphicData>
            </a:graphic>
          </wp:inline>
        </w:drawing>
      </w:r>
    </w:p>
    <w:p w14:paraId="64B72ECD" w14:textId="6527E064" w:rsidR="009D0655" w:rsidRDefault="009D0655" w:rsidP="00DF58BB">
      <w:pPr>
        <w:pStyle w:val="ListParagraph"/>
        <w:rPr>
          <w:lang w:eastAsia="zh-CN"/>
        </w:rPr>
      </w:pPr>
      <w:r>
        <w:rPr>
          <w:lang w:eastAsia="zh-CN"/>
        </w:rPr>
        <w:t xml:space="preserve">Please note that the excel has internal </w:t>
      </w:r>
      <w:r w:rsidR="00F3612E">
        <w:rPr>
          <w:lang w:eastAsia="zh-CN"/>
        </w:rPr>
        <w:t>formulas</w:t>
      </w:r>
      <w:r>
        <w:rPr>
          <w:lang w:eastAsia="zh-CN"/>
        </w:rPr>
        <w:t xml:space="preserve"> for automatically filling in information and “sorting” the columns using “A-Z” and such is interfering with the calculations. Do </w:t>
      </w:r>
      <w:r w:rsidR="00F3612E">
        <w:rPr>
          <w:lang w:eastAsia="zh-CN"/>
        </w:rPr>
        <w:t xml:space="preserve">not </w:t>
      </w:r>
      <w:r>
        <w:rPr>
          <w:lang w:eastAsia="zh-CN"/>
        </w:rPr>
        <w:t xml:space="preserve">use this kind of sorting and only use the </w:t>
      </w:r>
      <w:r w:rsidR="00F3612E">
        <w:rPr>
          <w:lang w:eastAsia="zh-CN"/>
        </w:rPr>
        <w:t>column filters</w:t>
      </w:r>
      <w:r>
        <w:rPr>
          <w:lang w:eastAsia="zh-CN"/>
        </w:rPr>
        <w:t xml:space="preserve"> under the sorting view.</w:t>
      </w:r>
    </w:p>
    <w:p w14:paraId="1B48835F" w14:textId="5D76EC8C" w:rsidR="003D28C0" w:rsidRDefault="003D28C0" w:rsidP="003D28C0">
      <w:pPr>
        <w:pStyle w:val="Heading2"/>
      </w:pPr>
      <w:bookmarkStart w:id="23" w:name="_Toc454211951"/>
      <w:r>
        <w:t>Logs</w:t>
      </w:r>
      <w:bookmarkEnd w:id="23"/>
    </w:p>
    <w:p w14:paraId="0675CB09" w14:textId="4482B633" w:rsidR="00F8111C" w:rsidRDefault="0061039D">
      <w:pPr>
        <w:pStyle w:val="nnormal"/>
      </w:pPr>
      <w:r>
        <w:t xml:space="preserve">All </w:t>
      </w:r>
      <w:r w:rsidR="0097582F">
        <w:t xml:space="preserve">automation </w:t>
      </w:r>
      <w:r>
        <w:t xml:space="preserve">activity is logged to </w:t>
      </w:r>
      <w:r w:rsidRPr="0074434E">
        <w:rPr>
          <w:b/>
        </w:rPr>
        <w:t>C:\ProgramData\QualiSystems\</w:t>
      </w:r>
      <w:r w:rsidR="003B3C91">
        <w:rPr>
          <w:b/>
        </w:rPr>
        <w:t>Shells</w:t>
      </w:r>
      <w:r w:rsidRPr="0074434E">
        <w:rPr>
          <w:b/>
        </w:rPr>
        <w:t>.log</w:t>
      </w:r>
      <w:r>
        <w:t xml:space="preserve">. </w:t>
      </w:r>
    </w:p>
    <w:p w14:paraId="54CD6B59" w14:textId="019C3E43" w:rsidR="00F8111C" w:rsidRDefault="0061039D" w:rsidP="00F8111C">
      <w:pPr>
        <w:pStyle w:val="nnormal"/>
      </w:pPr>
      <w:r>
        <w:t>This includes</w:t>
      </w:r>
      <w:r w:rsidR="00F8111C">
        <w:t>:</w:t>
      </w:r>
    </w:p>
    <w:p w14:paraId="53A3EDFA" w14:textId="620D3FD8" w:rsidR="00F8111C" w:rsidRDefault="00F8111C" w:rsidP="0074434E">
      <w:pPr>
        <w:pStyle w:val="nnormal"/>
        <w:numPr>
          <w:ilvl w:val="0"/>
          <w:numId w:val="32"/>
        </w:numPr>
      </w:pPr>
      <w:r>
        <w:t>N</w:t>
      </w:r>
      <w:r w:rsidR="0061039D">
        <w:t>ames of functions called</w:t>
      </w:r>
      <w:r>
        <w:t>.</w:t>
      </w:r>
    </w:p>
    <w:p w14:paraId="3D13AD48" w14:textId="76AB383A" w:rsidR="00F8111C" w:rsidRDefault="00F8111C" w:rsidP="0074434E">
      <w:pPr>
        <w:pStyle w:val="nnormal"/>
        <w:numPr>
          <w:ilvl w:val="0"/>
          <w:numId w:val="32"/>
        </w:numPr>
      </w:pPr>
      <w:r>
        <w:t>F</w:t>
      </w:r>
      <w:r w:rsidR="0061039D">
        <w:t>unction inputs</w:t>
      </w:r>
      <w:r>
        <w:t>.</w:t>
      </w:r>
    </w:p>
    <w:p w14:paraId="4891DB18" w14:textId="21990827" w:rsidR="00F8111C" w:rsidRDefault="00F8111C" w:rsidP="0074434E">
      <w:pPr>
        <w:pStyle w:val="nnormal"/>
        <w:numPr>
          <w:ilvl w:val="0"/>
          <w:numId w:val="32"/>
        </w:numPr>
      </w:pPr>
      <w:r>
        <w:t>F</w:t>
      </w:r>
      <w:r w:rsidR="0061039D">
        <w:t>ull contents of generated config files uploaded to remote machines</w:t>
      </w:r>
      <w:r>
        <w:t>.</w:t>
      </w:r>
    </w:p>
    <w:p w14:paraId="16238E4A" w14:textId="06DA760C" w:rsidR="00F8111C" w:rsidRDefault="00F8111C" w:rsidP="0074434E">
      <w:pPr>
        <w:pStyle w:val="nnormal"/>
        <w:numPr>
          <w:ilvl w:val="0"/>
          <w:numId w:val="32"/>
        </w:numPr>
      </w:pPr>
      <w:r>
        <w:t>T</w:t>
      </w:r>
      <w:r w:rsidR="0061039D">
        <w:t>he full conversations in CLI or API calls</w:t>
      </w:r>
      <w:r>
        <w:t>.</w:t>
      </w:r>
    </w:p>
    <w:p w14:paraId="51762DF4" w14:textId="77777777" w:rsidR="00F8111C" w:rsidRDefault="00F8111C" w:rsidP="0074434E">
      <w:pPr>
        <w:pStyle w:val="nnormal"/>
        <w:numPr>
          <w:ilvl w:val="0"/>
          <w:numId w:val="32"/>
        </w:numPr>
      </w:pPr>
      <w:r>
        <w:t xml:space="preserve">Any relevant </w:t>
      </w:r>
      <w:r w:rsidR="0061039D">
        <w:t xml:space="preserve">error messages. </w:t>
      </w:r>
    </w:p>
    <w:p w14:paraId="47E49479" w14:textId="3DCDC5CE" w:rsidR="003D28C0" w:rsidRDefault="0061039D" w:rsidP="00F8111C">
      <w:pPr>
        <w:pStyle w:val="nnormal"/>
      </w:pPr>
      <w:r>
        <w:lastRenderedPageBreak/>
        <w:t xml:space="preserve">In the event of failures, especially those from invalid inputs, the log is </w:t>
      </w:r>
      <w:r w:rsidR="005C1B9A">
        <w:t xml:space="preserve">the most important diagnostic tool. Command lines and API calls are reproduced in full so they can be executed manually when troubleshooting. </w:t>
      </w:r>
    </w:p>
    <w:p w14:paraId="28DF026D" w14:textId="0AF51E34" w:rsidR="003D28C0" w:rsidRDefault="003D28C0" w:rsidP="003D28C0">
      <w:pPr>
        <w:pStyle w:val="Heading2"/>
      </w:pPr>
      <w:bookmarkStart w:id="24" w:name="_Toc454211952"/>
      <w:r>
        <w:t>Executing in steps</w:t>
      </w:r>
      <w:bookmarkEnd w:id="24"/>
    </w:p>
    <w:p w14:paraId="2612928B" w14:textId="5E56417E" w:rsidR="000C6C58" w:rsidRDefault="005C1B9A" w:rsidP="00384E8D">
      <w:pPr>
        <w:pStyle w:val="nnormal"/>
      </w:pPr>
      <w:r>
        <w:t xml:space="preserve">The </w:t>
      </w:r>
      <w:r w:rsidR="00A923E7">
        <w:t xml:space="preserve">NFV </w:t>
      </w:r>
      <w:r>
        <w:t xml:space="preserve">deployment is mainly intended to be run </w:t>
      </w:r>
      <w:r w:rsidR="00666D9D">
        <w:t>by</w:t>
      </w:r>
      <w:r>
        <w:t xml:space="preserve"> a single monolithic</w:t>
      </w:r>
      <w:r w:rsidR="00666D9D">
        <w:t xml:space="preserve"> orchestration</w:t>
      </w:r>
      <w:r>
        <w:t xml:space="preserve"> function Setup. In some </w:t>
      </w:r>
      <w:r w:rsidR="00DC0D48">
        <w:t>cases,</w:t>
      </w:r>
      <w:r>
        <w:t xml:space="preserve"> it may be useful to run </w:t>
      </w:r>
      <w:r w:rsidR="00B12F6E">
        <w:t>a</w:t>
      </w:r>
      <w:r w:rsidR="00797249">
        <w:t xml:space="preserve">n individual </w:t>
      </w:r>
      <w:r w:rsidR="00A923E7">
        <w:t>component</w:t>
      </w:r>
      <w:r w:rsidR="000C6C58">
        <w:t>:</w:t>
      </w:r>
    </w:p>
    <w:p w14:paraId="03EA05EA" w14:textId="2E1B717D" w:rsidR="000C6C58" w:rsidRDefault="00A923E7" w:rsidP="003D28C0">
      <w:pPr>
        <w:pStyle w:val="nnormal"/>
      </w:pPr>
      <w:r w:rsidRPr="00A923E7">
        <w:rPr>
          <w:noProof/>
          <w:lang w:eastAsia="en-US"/>
        </w:rPr>
        <w:drawing>
          <wp:inline distT="0" distB="0" distL="0" distR="0" wp14:anchorId="27780FBE" wp14:editId="6A99DC00">
            <wp:extent cx="5661342" cy="27651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4950" cy="2766908"/>
                    </a:xfrm>
                    <a:prstGeom prst="rect">
                      <a:avLst/>
                    </a:prstGeom>
                  </pic:spPr>
                </pic:pic>
              </a:graphicData>
            </a:graphic>
          </wp:inline>
        </w:drawing>
      </w:r>
    </w:p>
    <w:p w14:paraId="316BE9F5" w14:textId="3EEC9725" w:rsidR="000C6C58" w:rsidRDefault="000C6C58" w:rsidP="003D28C0">
      <w:pPr>
        <w:pStyle w:val="nnormal"/>
      </w:pPr>
    </w:p>
    <w:p w14:paraId="307D3ECD" w14:textId="450137D3" w:rsidR="000C6C58" w:rsidRDefault="00797249" w:rsidP="003D28C0">
      <w:pPr>
        <w:pStyle w:val="nnormal"/>
      </w:pPr>
      <w:r>
        <w:t>It may also be necessary to run a single low-level function on an individual component.</w:t>
      </w:r>
    </w:p>
    <w:p w14:paraId="39D168AA" w14:textId="39181651" w:rsidR="00797249" w:rsidRDefault="00797249">
      <w:pPr>
        <w:rPr>
          <w:rFonts w:eastAsiaTheme="minorEastAsia" w:cs="Times New Roman"/>
          <w:szCs w:val="18"/>
          <w:lang w:eastAsia="zh-CN"/>
        </w:rPr>
      </w:pPr>
    </w:p>
    <w:p w14:paraId="20138F60" w14:textId="61C4111D" w:rsidR="000C6C58" w:rsidRDefault="000C6C58" w:rsidP="003D28C0">
      <w:pPr>
        <w:pStyle w:val="nnormal"/>
      </w:pPr>
      <w:r>
        <w:t>Running an individual function:</w:t>
      </w:r>
    </w:p>
    <w:p w14:paraId="614E0F2E" w14:textId="4E4A7492" w:rsidR="00E80F9F" w:rsidRDefault="00A923E7" w:rsidP="003D28C0">
      <w:pPr>
        <w:pStyle w:val="nnormal"/>
      </w:pPr>
      <w:r w:rsidRPr="00A923E7">
        <w:rPr>
          <w:noProof/>
          <w:lang w:eastAsia="en-US"/>
        </w:rPr>
        <w:lastRenderedPageBreak/>
        <w:drawing>
          <wp:inline distT="0" distB="0" distL="0" distR="0" wp14:anchorId="68A2503B" wp14:editId="02032064">
            <wp:extent cx="5510611" cy="3324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0692" cy="3324274"/>
                    </a:xfrm>
                    <a:prstGeom prst="rect">
                      <a:avLst/>
                    </a:prstGeom>
                  </pic:spPr>
                </pic:pic>
              </a:graphicData>
            </a:graphic>
          </wp:inline>
        </w:drawing>
      </w:r>
    </w:p>
    <w:p w14:paraId="7D7B14A0" w14:textId="7316DFD3" w:rsidR="00797249" w:rsidRDefault="00A923E7" w:rsidP="003D28C0">
      <w:pPr>
        <w:pStyle w:val="nnormal"/>
      </w:pPr>
      <w:r w:rsidRPr="00A923E7">
        <w:rPr>
          <w:noProof/>
          <w:lang w:eastAsia="en-US"/>
        </w:rPr>
        <w:drawing>
          <wp:inline distT="0" distB="0" distL="0" distR="0" wp14:anchorId="24AD2D4A" wp14:editId="37777A9C">
            <wp:extent cx="5486400" cy="2952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952115"/>
                    </a:xfrm>
                    <a:prstGeom prst="rect">
                      <a:avLst/>
                    </a:prstGeom>
                  </pic:spPr>
                </pic:pic>
              </a:graphicData>
            </a:graphic>
          </wp:inline>
        </w:drawing>
      </w:r>
    </w:p>
    <w:p w14:paraId="32A62E62" w14:textId="26B0777A" w:rsidR="00797249" w:rsidRDefault="00797249" w:rsidP="00797249">
      <w:pPr>
        <w:pStyle w:val="nnormal"/>
      </w:pPr>
      <w:r>
        <w:t>Functions take their inputs from component attributes, which can be edited directly in the reservation. For example, if an input was found to be incorrect, rather than rerunning the entire deployment from the beginning, it is easier to change the input, run the function from the portal, and check the result.</w:t>
      </w:r>
    </w:p>
    <w:p w14:paraId="4FA2B235" w14:textId="77777777" w:rsidR="00797249" w:rsidRDefault="00797249" w:rsidP="00797249">
      <w:pPr>
        <w:pStyle w:val="nnormal"/>
      </w:pPr>
      <w:r>
        <w:t>Editing an attribute:</w:t>
      </w:r>
    </w:p>
    <w:p w14:paraId="2F9B75D8" w14:textId="0748BA1C" w:rsidR="00797249" w:rsidRDefault="00A923E7" w:rsidP="00797249">
      <w:pPr>
        <w:pStyle w:val="nnormal"/>
      </w:pPr>
      <w:r w:rsidRPr="00A923E7">
        <w:rPr>
          <w:noProof/>
          <w:lang w:eastAsia="en-US"/>
        </w:rPr>
        <w:lastRenderedPageBreak/>
        <w:drawing>
          <wp:inline distT="0" distB="0" distL="0" distR="0" wp14:anchorId="78C86EF7" wp14:editId="76299CC5">
            <wp:extent cx="442604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6824" cy="3258122"/>
                    </a:xfrm>
                    <a:prstGeom prst="rect">
                      <a:avLst/>
                    </a:prstGeom>
                  </pic:spPr>
                </pic:pic>
              </a:graphicData>
            </a:graphic>
          </wp:inline>
        </w:drawing>
      </w:r>
    </w:p>
    <w:p w14:paraId="7A04AA18" w14:textId="5B5C5D7D" w:rsidR="00797249" w:rsidRDefault="00A923E7" w:rsidP="00797249">
      <w:pPr>
        <w:pStyle w:val="nnormal"/>
      </w:pPr>
      <w:r w:rsidRPr="00A923E7">
        <w:rPr>
          <w:noProof/>
          <w:lang w:eastAsia="en-US"/>
        </w:rPr>
        <w:drawing>
          <wp:inline distT="0" distB="0" distL="0" distR="0" wp14:anchorId="23CE55A5" wp14:editId="64B5CDFE">
            <wp:extent cx="5486400" cy="45078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507865"/>
                    </a:xfrm>
                    <a:prstGeom prst="rect">
                      <a:avLst/>
                    </a:prstGeom>
                  </pic:spPr>
                </pic:pic>
              </a:graphicData>
            </a:graphic>
          </wp:inline>
        </w:drawing>
      </w:r>
    </w:p>
    <w:p w14:paraId="27AC01E4" w14:textId="31C27BCA" w:rsidR="005D2F6E" w:rsidRDefault="005D2F6E" w:rsidP="003D28C0">
      <w:pPr>
        <w:pStyle w:val="nnormal"/>
      </w:pPr>
    </w:p>
    <w:p w14:paraId="2AB87363" w14:textId="77777777" w:rsidR="00106325" w:rsidRPr="00106325" w:rsidRDefault="00D65A58" w:rsidP="003850F5">
      <w:pPr>
        <w:pStyle w:val="Heading1"/>
      </w:pPr>
      <w:bookmarkStart w:id="25" w:name="_Toc351902881"/>
      <w:bookmarkStart w:id="26" w:name="_Toc354056683"/>
      <w:bookmarkStart w:id="27" w:name="_Toc454211953"/>
      <w:bookmarkStart w:id="28" w:name="_Toc183505668"/>
      <w:bookmarkStart w:id="29" w:name="_Toc204410912"/>
      <w:bookmarkStart w:id="30" w:name="_Toc333422504"/>
      <w:bookmarkStart w:id="31" w:name="_Toc333422511"/>
      <w:bookmarkEnd w:id="0"/>
      <w:r w:rsidRPr="00D65A58">
        <w:lastRenderedPageBreak/>
        <w:t>C</w:t>
      </w:r>
      <w:r w:rsidR="00E604E6" w:rsidRPr="00330E81">
        <w:t>ompatibility</w:t>
      </w:r>
      <w:bookmarkEnd w:id="25"/>
      <w:bookmarkEnd w:id="26"/>
      <w:bookmarkEnd w:id="27"/>
    </w:p>
    <w:p w14:paraId="012F5C6F" w14:textId="2BB418B1" w:rsidR="00E604E6" w:rsidRPr="00330E81" w:rsidRDefault="00E51A84" w:rsidP="00074A28">
      <w:pPr>
        <w:pStyle w:val="Heading2"/>
      </w:pPr>
      <w:bookmarkStart w:id="32" w:name="_Toc454211954"/>
      <w:r>
        <w:t>CloudShell</w:t>
      </w:r>
      <w:r w:rsidR="00E604E6" w:rsidRPr="00330E81">
        <w:t xml:space="preserve"> compatibility</w:t>
      </w:r>
      <w:bookmarkEnd w:id="32"/>
    </w:p>
    <w:p w14:paraId="10F9BC09" w14:textId="10F35D7A" w:rsidR="00E604E6" w:rsidRPr="00330E81" w:rsidRDefault="00E604E6" w:rsidP="0055184B">
      <w:pPr>
        <w:pStyle w:val="nlistheading"/>
        <w:rPr>
          <w:lang w:bidi="ar-SA"/>
        </w:rPr>
      </w:pPr>
      <w:r w:rsidRPr="00330E81">
        <w:rPr>
          <w:lang w:bidi="ar-SA"/>
        </w:rPr>
        <w:t xml:space="preserve">Supported versions: </w:t>
      </w:r>
    </w:p>
    <w:p w14:paraId="2632491B" w14:textId="0A2E8540" w:rsidR="00E604E6" w:rsidRDefault="00E51A84" w:rsidP="00CC7CDA">
      <w:pPr>
        <w:pStyle w:val="nbullet"/>
        <w:numPr>
          <w:ilvl w:val="0"/>
          <w:numId w:val="0"/>
        </w:numPr>
        <w:ind w:left="360"/>
        <w:rPr>
          <w:lang w:bidi="ar-SA"/>
        </w:rPr>
      </w:pPr>
      <w:r>
        <w:rPr>
          <w:lang w:bidi="ar-SA"/>
        </w:rPr>
        <w:t xml:space="preserve">CloudShell </w:t>
      </w:r>
      <w:r w:rsidR="00E604E6" w:rsidRPr="00330E81">
        <w:rPr>
          <w:lang w:bidi="ar-SA"/>
        </w:rPr>
        <w:t>Server</w:t>
      </w:r>
      <w:r w:rsidR="00D55007">
        <w:rPr>
          <w:lang w:bidi="ar-SA"/>
        </w:rPr>
        <w:t xml:space="preserve"> 6.4</w:t>
      </w:r>
      <w:r w:rsidR="00481545">
        <w:rPr>
          <w:lang w:bidi="ar-SA"/>
        </w:rPr>
        <w:t xml:space="preserve"> Patch </w:t>
      </w:r>
      <w:r w:rsidR="00E20726">
        <w:rPr>
          <w:lang w:bidi="ar-SA"/>
        </w:rPr>
        <w:t>6</w:t>
      </w:r>
    </w:p>
    <w:p w14:paraId="156A5F8F" w14:textId="35BAB01B" w:rsidR="00384E8D" w:rsidRDefault="00384E8D" w:rsidP="00E20726">
      <w:pPr>
        <w:pStyle w:val="nbullet"/>
        <w:numPr>
          <w:ilvl w:val="0"/>
          <w:numId w:val="0"/>
        </w:numPr>
        <w:ind w:left="360"/>
        <w:rPr>
          <w:lang w:bidi="ar-SA"/>
        </w:rPr>
      </w:pPr>
      <w:r>
        <w:rPr>
          <w:lang w:bidi="ar-SA"/>
        </w:rPr>
        <w:t xml:space="preserve">vCenter </w:t>
      </w:r>
      <w:r w:rsidR="00E20726" w:rsidRPr="00E20726">
        <w:rPr>
          <w:lang w:bidi="ar-SA"/>
        </w:rPr>
        <w:t>6.0.0-2800571</w:t>
      </w:r>
    </w:p>
    <w:p w14:paraId="09E66A2C" w14:textId="54769A91" w:rsidR="00D55007" w:rsidRDefault="003B3C91" w:rsidP="00D55007">
      <w:pPr>
        <w:pStyle w:val="nbullet"/>
        <w:numPr>
          <w:ilvl w:val="0"/>
          <w:numId w:val="0"/>
        </w:numPr>
        <w:ind w:left="360"/>
        <w:rPr>
          <w:lang w:bidi="ar-SA"/>
        </w:rPr>
      </w:pPr>
      <w:r>
        <w:rPr>
          <w:lang w:bidi="ar-SA"/>
        </w:rPr>
        <w:t>ScaleIO 1.32</w:t>
      </w:r>
    </w:p>
    <w:p w14:paraId="1C705A94" w14:textId="396C66DF" w:rsidR="003B3C91" w:rsidRPr="00384E8D" w:rsidRDefault="003B3C91" w:rsidP="00D55007">
      <w:pPr>
        <w:pStyle w:val="nbullet"/>
        <w:numPr>
          <w:ilvl w:val="0"/>
          <w:numId w:val="0"/>
        </w:numPr>
        <w:ind w:left="360"/>
        <w:rPr>
          <w:highlight w:val="yellow"/>
          <w:lang w:bidi="ar-SA"/>
        </w:rPr>
      </w:pPr>
      <w:proofErr w:type="spellStart"/>
      <w:r w:rsidRPr="00CC7CDA">
        <w:rPr>
          <w:lang w:bidi="ar-SA"/>
        </w:rPr>
        <w:t>vCD</w:t>
      </w:r>
      <w:proofErr w:type="spellEnd"/>
      <w:r w:rsidR="00E20726" w:rsidRPr="00CC7CDA">
        <w:rPr>
          <w:lang w:bidi="ar-SA"/>
        </w:rPr>
        <w:t xml:space="preserve"> </w:t>
      </w:r>
      <w:r w:rsidR="00E20726" w:rsidRPr="00E20726">
        <w:rPr>
          <w:lang w:bidi="ar-SA"/>
        </w:rPr>
        <w:t>8.0.0-3017494</w:t>
      </w:r>
    </w:p>
    <w:p w14:paraId="1251B1DE" w14:textId="05A832D9" w:rsidR="003B3C91" w:rsidRPr="00384E8D" w:rsidRDefault="003B3C91" w:rsidP="00D55007">
      <w:pPr>
        <w:pStyle w:val="nbullet"/>
        <w:numPr>
          <w:ilvl w:val="0"/>
          <w:numId w:val="0"/>
        </w:numPr>
        <w:ind w:left="360"/>
        <w:rPr>
          <w:highlight w:val="yellow"/>
          <w:lang w:bidi="ar-SA"/>
        </w:rPr>
      </w:pPr>
      <w:r w:rsidRPr="00CC7CDA">
        <w:rPr>
          <w:lang w:bidi="ar-SA"/>
        </w:rPr>
        <w:t>NSX</w:t>
      </w:r>
      <w:r w:rsidR="00E20726" w:rsidRPr="00CC7CDA">
        <w:rPr>
          <w:lang w:bidi="ar-SA"/>
        </w:rPr>
        <w:t xml:space="preserve"> </w:t>
      </w:r>
      <w:r w:rsidR="00E20726" w:rsidRPr="00E20726">
        <w:rPr>
          <w:lang w:bidi="ar-SA"/>
        </w:rPr>
        <w:t>6.1.4-2691049</w:t>
      </w:r>
    </w:p>
    <w:p w14:paraId="11CF86FC" w14:textId="42684293" w:rsidR="003B3C91" w:rsidRPr="00384E8D" w:rsidRDefault="003B3C91" w:rsidP="00D55007">
      <w:pPr>
        <w:pStyle w:val="nbullet"/>
        <w:numPr>
          <w:ilvl w:val="0"/>
          <w:numId w:val="0"/>
        </w:numPr>
        <w:ind w:left="360"/>
        <w:rPr>
          <w:highlight w:val="yellow"/>
          <w:lang w:bidi="ar-SA"/>
        </w:rPr>
      </w:pPr>
      <w:proofErr w:type="spellStart"/>
      <w:r w:rsidRPr="00CC7CDA">
        <w:rPr>
          <w:lang w:bidi="ar-SA"/>
        </w:rPr>
        <w:t>vLog</w:t>
      </w:r>
      <w:proofErr w:type="spellEnd"/>
      <w:r w:rsidRPr="00CC7CDA">
        <w:rPr>
          <w:lang w:bidi="ar-SA"/>
        </w:rPr>
        <w:t xml:space="preserve"> Insight</w:t>
      </w:r>
      <w:r w:rsidR="00E20726" w:rsidRPr="00CC7CDA">
        <w:rPr>
          <w:lang w:bidi="ar-SA"/>
        </w:rPr>
        <w:t xml:space="preserve"> </w:t>
      </w:r>
      <w:r w:rsidR="00E20726" w:rsidRPr="00E20726">
        <w:rPr>
          <w:lang w:bidi="ar-SA"/>
        </w:rPr>
        <w:t>3.0.0-3021606</w:t>
      </w:r>
    </w:p>
    <w:p w14:paraId="27D3D2DE" w14:textId="484CAB10" w:rsidR="003B3C91" w:rsidRPr="00384E8D" w:rsidRDefault="003B3C91" w:rsidP="00D55007">
      <w:pPr>
        <w:pStyle w:val="nbullet"/>
        <w:numPr>
          <w:ilvl w:val="0"/>
          <w:numId w:val="0"/>
        </w:numPr>
        <w:ind w:left="360"/>
        <w:rPr>
          <w:highlight w:val="yellow"/>
          <w:lang w:bidi="ar-SA"/>
        </w:rPr>
      </w:pPr>
      <w:r w:rsidRPr="00CC7CDA">
        <w:rPr>
          <w:lang w:bidi="ar-SA"/>
        </w:rPr>
        <w:t>vROPS</w:t>
      </w:r>
      <w:r w:rsidR="00E20726" w:rsidRPr="00CC7CDA">
        <w:rPr>
          <w:lang w:bidi="ar-SA"/>
        </w:rPr>
        <w:t xml:space="preserve"> </w:t>
      </w:r>
      <w:r w:rsidR="00E20726" w:rsidRPr="00E20726">
        <w:rPr>
          <w:lang w:bidi="ar-SA"/>
        </w:rPr>
        <w:t>6.1.0.3038036_OVF10</w:t>
      </w:r>
    </w:p>
    <w:p w14:paraId="3F7794FF" w14:textId="024CAB42" w:rsidR="00A923E7" w:rsidRPr="00CC7CDA" w:rsidRDefault="00A923E7" w:rsidP="00D55007">
      <w:pPr>
        <w:pStyle w:val="nbullet"/>
        <w:numPr>
          <w:ilvl w:val="0"/>
          <w:numId w:val="0"/>
        </w:numPr>
        <w:ind w:left="360"/>
        <w:rPr>
          <w:lang w:bidi="ar-SA"/>
        </w:rPr>
      </w:pPr>
      <w:r w:rsidRPr="00CC7CDA">
        <w:rPr>
          <w:lang w:bidi="ar-SA"/>
        </w:rPr>
        <w:t>Versa</w:t>
      </w:r>
    </w:p>
    <w:p w14:paraId="5252C403" w14:textId="5FF70111" w:rsidR="00E20726" w:rsidRDefault="00E20726" w:rsidP="00D55007">
      <w:pPr>
        <w:pStyle w:val="nbullet"/>
        <w:numPr>
          <w:ilvl w:val="0"/>
          <w:numId w:val="0"/>
        </w:numPr>
        <w:ind w:left="360"/>
        <w:rPr>
          <w:lang w:bidi="ar-SA"/>
        </w:rPr>
      </w:pPr>
      <w:r w:rsidRPr="00CC7CDA">
        <w:rPr>
          <w:lang w:bidi="ar-SA"/>
        </w:rPr>
        <w:tab/>
        <w:t xml:space="preserve">Analytics </w:t>
      </w:r>
      <w:r w:rsidRPr="00E20726">
        <w:rPr>
          <w:lang w:bidi="ar-SA"/>
        </w:rPr>
        <w:t>2dfd2b0-15.2R2</w:t>
      </w:r>
    </w:p>
    <w:p w14:paraId="21F0E350" w14:textId="0AD03C84" w:rsidR="00E20726" w:rsidRDefault="00E20726" w:rsidP="00D55007">
      <w:pPr>
        <w:pStyle w:val="nbullet"/>
        <w:numPr>
          <w:ilvl w:val="0"/>
          <w:numId w:val="0"/>
        </w:numPr>
        <w:ind w:left="360"/>
        <w:rPr>
          <w:lang w:bidi="ar-SA"/>
        </w:rPr>
      </w:pPr>
      <w:r>
        <w:rPr>
          <w:lang w:bidi="ar-SA"/>
        </w:rPr>
        <w:tab/>
        <w:t xml:space="preserve">Director </w:t>
      </w:r>
      <w:r w:rsidRPr="00E20726">
        <w:rPr>
          <w:lang w:bidi="ar-SA"/>
        </w:rPr>
        <w:t>11f7d34-15.2R2</w:t>
      </w:r>
    </w:p>
    <w:p w14:paraId="71AE3C09" w14:textId="70E8512F" w:rsidR="00E20726" w:rsidRPr="00384E8D" w:rsidRDefault="00E20726" w:rsidP="00D55007">
      <w:pPr>
        <w:pStyle w:val="nbullet"/>
        <w:numPr>
          <w:ilvl w:val="0"/>
          <w:numId w:val="0"/>
        </w:numPr>
        <w:ind w:left="360"/>
        <w:rPr>
          <w:highlight w:val="yellow"/>
          <w:lang w:bidi="ar-SA"/>
        </w:rPr>
      </w:pPr>
      <w:r>
        <w:rPr>
          <w:lang w:bidi="ar-SA"/>
        </w:rPr>
        <w:tab/>
        <w:t>Flex-</w:t>
      </w:r>
      <w:proofErr w:type="spellStart"/>
      <w:r>
        <w:rPr>
          <w:lang w:bidi="ar-SA"/>
        </w:rPr>
        <w:t>vnf</w:t>
      </w:r>
      <w:proofErr w:type="spellEnd"/>
      <w:r>
        <w:rPr>
          <w:lang w:bidi="ar-SA"/>
        </w:rPr>
        <w:t xml:space="preserve"> </w:t>
      </w:r>
      <w:r w:rsidRPr="00E20726">
        <w:rPr>
          <w:lang w:bidi="ar-SA"/>
        </w:rPr>
        <w:t>15.2R2</w:t>
      </w:r>
    </w:p>
    <w:p w14:paraId="271BE731" w14:textId="3F598FF1" w:rsidR="003B3C91" w:rsidRDefault="003B3C91" w:rsidP="00D55007">
      <w:pPr>
        <w:pStyle w:val="nbullet"/>
        <w:numPr>
          <w:ilvl w:val="0"/>
          <w:numId w:val="0"/>
        </w:numPr>
        <w:ind w:left="360"/>
        <w:rPr>
          <w:lang w:bidi="ar-SA"/>
        </w:rPr>
      </w:pPr>
      <w:r w:rsidRPr="00DF58BB">
        <w:rPr>
          <w:lang w:bidi="ar-SA"/>
        </w:rPr>
        <w:t>Nagios</w:t>
      </w:r>
      <w:r w:rsidR="00EB5857" w:rsidRPr="00DF58BB">
        <w:rPr>
          <w:lang w:bidi="ar-SA"/>
        </w:rPr>
        <w:t>-Core 4.1.1</w:t>
      </w:r>
    </w:p>
    <w:p w14:paraId="0BB0D50E" w14:textId="77777777" w:rsidR="00A923E7" w:rsidRPr="00330E81" w:rsidRDefault="00A923E7" w:rsidP="00D55007">
      <w:pPr>
        <w:pStyle w:val="nbullet"/>
        <w:numPr>
          <w:ilvl w:val="0"/>
          <w:numId w:val="0"/>
        </w:numPr>
        <w:ind w:left="360"/>
        <w:rPr>
          <w:lang w:bidi="ar-SA"/>
        </w:rPr>
      </w:pPr>
    </w:p>
    <w:p w14:paraId="7F6BA572" w14:textId="13F108FD" w:rsidR="004B1D4C" w:rsidRDefault="007F74C5" w:rsidP="0082686C">
      <w:pPr>
        <w:pStyle w:val="Heading1"/>
      </w:pPr>
      <w:bookmarkStart w:id="33" w:name="_Toc454211955"/>
      <w:r>
        <w:lastRenderedPageBreak/>
        <w:t>Technical</w:t>
      </w:r>
      <w:r w:rsidR="004B1D4C">
        <w:t xml:space="preserve"> Guide</w:t>
      </w:r>
      <w:bookmarkEnd w:id="33"/>
    </w:p>
    <w:p w14:paraId="01CC9BEF" w14:textId="77777777" w:rsidR="004B1D4C" w:rsidRDefault="004B1D4C" w:rsidP="00D431DC">
      <w:r>
        <w:t xml:space="preserve">The NFV deployment is subdivided into workflows and shell functions. A top-level Setup workflow function executes smaller workflows, which execute shell functions. </w:t>
      </w:r>
    </w:p>
    <w:p w14:paraId="4B06526D" w14:textId="77777777" w:rsidR="004B1D4C" w:rsidRDefault="004B1D4C" w:rsidP="00D431DC">
      <w:pPr>
        <w:pStyle w:val="Heading2"/>
      </w:pPr>
      <w:bookmarkStart w:id="34" w:name="_Toc444692085"/>
      <w:bookmarkStart w:id="35" w:name="_Toc454211956"/>
      <w:r>
        <w:t>Main Workflow</w:t>
      </w:r>
      <w:bookmarkEnd w:id="34"/>
      <w:bookmarkEnd w:id="35"/>
    </w:p>
    <w:p w14:paraId="4C94EDAC" w14:textId="566A21EE" w:rsidR="004B1D4C" w:rsidRDefault="004B1D4C" w:rsidP="004B1D4C">
      <w:pPr>
        <w:pStyle w:val="nnormal"/>
      </w:pPr>
      <w:r>
        <w:t>The NFV deployment is sequential. The top-level Setup function calls</w:t>
      </w:r>
      <w:r w:rsidR="007F74C5">
        <w:t xml:space="preserve"> are:</w:t>
      </w:r>
    </w:p>
    <w:p w14:paraId="591DAAEF" w14:textId="14C92998" w:rsidR="00C8740D" w:rsidRDefault="00C8740D" w:rsidP="004B1D4C">
      <w:pPr>
        <w:pStyle w:val="nnormal"/>
        <w:numPr>
          <w:ilvl w:val="0"/>
          <w:numId w:val="35"/>
        </w:numPr>
      </w:pPr>
      <w:r>
        <w:t>Copy Prerequisites</w:t>
      </w:r>
    </w:p>
    <w:p w14:paraId="40A480A0" w14:textId="3783DF63" w:rsidR="007F74C5" w:rsidRDefault="007F74C5" w:rsidP="004B1D4C">
      <w:pPr>
        <w:pStyle w:val="nnormal"/>
        <w:numPr>
          <w:ilvl w:val="0"/>
          <w:numId w:val="35"/>
        </w:numPr>
      </w:pPr>
      <w:r>
        <w:t>Read information from excel file</w:t>
      </w:r>
    </w:p>
    <w:p w14:paraId="086EC3AB" w14:textId="77777777" w:rsidR="004B1D4C" w:rsidRDefault="004B1D4C" w:rsidP="004B1D4C">
      <w:pPr>
        <w:pStyle w:val="nnormal"/>
        <w:numPr>
          <w:ilvl w:val="0"/>
          <w:numId w:val="35"/>
        </w:numPr>
      </w:pPr>
      <w:proofErr w:type="spellStart"/>
      <w:r>
        <w:t>OnRack</w:t>
      </w:r>
      <w:proofErr w:type="spellEnd"/>
      <w:r>
        <w:t xml:space="preserve"> discovery</w:t>
      </w:r>
    </w:p>
    <w:p w14:paraId="1C5524FB" w14:textId="044D57E8" w:rsidR="004B1D4C" w:rsidRDefault="004B1D4C" w:rsidP="004B1D4C">
      <w:pPr>
        <w:pStyle w:val="nnormal"/>
        <w:numPr>
          <w:ilvl w:val="0"/>
          <w:numId w:val="35"/>
        </w:numPr>
      </w:pPr>
      <w:proofErr w:type="spellStart"/>
      <w:r>
        <w:t>OnRack</w:t>
      </w:r>
      <w:proofErr w:type="spellEnd"/>
      <w:r>
        <w:t xml:space="preserve"> deploy ESX</w:t>
      </w:r>
    </w:p>
    <w:p w14:paraId="26320ECA" w14:textId="3F550D6A" w:rsidR="00C8740D" w:rsidRDefault="00C8740D" w:rsidP="004B1D4C">
      <w:pPr>
        <w:pStyle w:val="nnormal"/>
        <w:numPr>
          <w:ilvl w:val="0"/>
          <w:numId w:val="35"/>
        </w:numPr>
      </w:pPr>
      <w:proofErr w:type="spellStart"/>
      <w:r>
        <w:t>PreSet</w:t>
      </w:r>
      <w:proofErr w:type="spellEnd"/>
      <w:r>
        <w:t xml:space="preserve"> Brocade</w:t>
      </w:r>
    </w:p>
    <w:p w14:paraId="09786AF5" w14:textId="77777777" w:rsidR="004B1D4C" w:rsidRDefault="004B1D4C" w:rsidP="004B1D4C">
      <w:pPr>
        <w:pStyle w:val="nnormal"/>
        <w:numPr>
          <w:ilvl w:val="0"/>
          <w:numId w:val="35"/>
        </w:numPr>
      </w:pPr>
      <w:r>
        <w:t xml:space="preserve">vCenter deployment and configuration (datacenter, clusters, </w:t>
      </w:r>
      <w:proofErr w:type="spellStart"/>
      <w:r>
        <w:t>vds</w:t>
      </w:r>
      <w:proofErr w:type="spellEnd"/>
      <w:r>
        <w:t>)</w:t>
      </w:r>
    </w:p>
    <w:p w14:paraId="707C415F" w14:textId="69DF881C" w:rsidR="00C8740D" w:rsidRDefault="00C8740D" w:rsidP="004B1D4C">
      <w:pPr>
        <w:pStyle w:val="nnormal"/>
        <w:numPr>
          <w:ilvl w:val="0"/>
          <w:numId w:val="35"/>
        </w:numPr>
      </w:pPr>
      <w:proofErr w:type="spellStart"/>
      <w:r>
        <w:t>PostSet</w:t>
      </w:r>
      <w:proofErr w:type="spellEnd"/>
      <w:r>
        <w:t xml:space="preserve"> Brocade</w:t>
      </w:r>
    </w:p>
    <w:p w14:paraId="6BABEE33" w14:textId="3CF079C5" w:rsidR="004B1D4C" w:rsidRDefault="004B1D4C" w:rsidP="004B1D4C">
      <w:pPr>
        <w:pStyle w:val="nnormal"/>
        <w:numPr>
          <w:ilvl w:val="0"/>
          <w:numId w:val="35"/>
        </w:numPr>
      </w:pPr>
      <w:r>
        <w:t>ScaleIO deployment and configuration</w:t>
      </w:r>
    </w:p>
    <w:p w14:paraId="3DDE1962" w14:textId="77777777" w:rsidR="004B1D4C" w:rsidRDefault="004B1D4C" w:rsidP="004B1D4C">
      <w:pPr>
        <w:pStyle w:val="nnormal"/>
        <w:numPr>
          <w:ilvl w:val="0"/>
          <w:numId w:val="35"/>
        </w:numPr>
      </w:pPr>
      <w:r>
        <w:t>NSX deployment and configuration</w:t>
      </w:r>
    </w:p>
    <w:p w14:paraId="0C808C03" w14:textId="77777777" w:rsidR="004B1D4C" w:rsidRDefault="004B1D4C" w:rsidP="004B1D4C">
      <w:pPr>
        <w:pStyle w:val="nnormal"/>
        <w:numPr>
          <w:ilvl w:val="0"/>
          <w:numId w:val="35"/>
        </w:numPr>
      </w:pPr>
      <w:proofErr w:type="spellStart"/>
      <w:r>
        <w:t>vCD</w:t>
      </w:r>
      <w:proofErr w:type="spellEnd"/>
      <w:r>
        <w:t xml:space="preserve"> deployment and configuration</w:t>
      </w:r>
    </w:p>
    <w:p w14:paraId="0F6F9F7F" w14:textId="77777777" w:rsidR="004B1D4C" w:rsidRDefault="004B1D4C" w:rsidP="004B1D4C">
      <w:pPr>
        <w:pStyle w:val="nnormal"/>
        <w:numPr>
          <w:ilvl w:val="0"/>
          <w:numId w:val="35"/>
        </w:numPr>
      </w:pPr>
      <w:r>
        <w:t>vROPS deployment (configuration is optional)</w:t>
      </w:r>
    </w:p>
    <w:p w14:paraId="484689ED" w14:textId="77777777" w:rsidR="004B1D4C" w:rsidRDefault="004B1D4C" w:rsidP="004B1D4C">
      <w:pPr>
        <w:pStyle w:val="nnormal"/>
        <w:numPr>
          <w:ilvl w:val="0"/>
          <w:numId w:val="35"/>
        </w:numPr>
      </w:pPr>
      <w:proofErr w:type="spellStart"/>
      <w:r>
        <w:t>vLog</w:t>
      </w:r>
      <w:proofErr w:type="spellEnd"/>
      <w:r>
        <w:t xml:space="preserve"> Insight (configuration is optional)</w:t>
      </w:r>
    </w:p>
    <w:p w14:paraId="7B79A451" w14:textId="04A1BA54" w:rsidR="007F74C5" w:rsidRDefault="007F74C5" w:rsidP="004B1D4C">
      <w:pPr>
        <w:pStyle w:val="nnormal"/>
        <w:numPr>
          <w:ilvl w:val="0"/>
          <w:numId w:val="35"/>
        </w:numPr>
      </w:pPr>
      <w:r>
        <w:t>Versa deployment and configuration</w:t>
      </w:r>
    </w:p>
    <w:p w14:paraId="55262B2E" w14:textId="77777777" w:rsidR="004B1D4C" w:rsidRPr="0092739C" w:rsidRDefault="004B1D4C" w:rsidP="004B1D4C">
      <w:pPr>
        <w:pStyle w:val="nnormal"/>
        <w:numPr>
          <w:ilvl w:val="0"/>
          <w:numId w:val="35"/>
        </w:numPr>
      </w:pPr>
      <w:r>
        <w:t>Nagios deployment and configuration</w:t>
      </w:r>
    </w:p>
    <w:p w14:paraId="0A2F9C77" w14:textId="2BA1EF60" w:rsidR="004B1D4C" w:rsidRPr="00D431DC" w:rsidRDefault="004B1D4C" w:rsidP="00D431DC">
      <w:pPr>
        <w:rPr>
          <w:lang w:eastAsia="zh-CN"/>
        </w:rPr>
      </w:pPr>
    </w:p>
    <w:p w14:paraId="2E00671B" w14:textId="77777777" w:rsidR="004B1D4C" w:rsidRDefault="004B1D4C" w:rsidP="004B1D4C">
      <w:pPr>
        <w:pStyle w:val="Heading2"/>
      </w:pPr>
      <w:bookmarkStart w:id="36" w:name="_Toc444692083"/>
      <w:bookmarkStart w:id="37" w:name="_Toc454211957"/>
      <w:r>
        <w:t>Shells &amp; Functions</w:t>
      </w:r>
      <w:bookmarkEnd w:id="36"/>
      <w:bookmarkEnd w:id="37"/>
    </w:p>
    <w:p w14:paraId="60803885" w14:textId="77777777" w:rsidR="004B1D4C" w:rsidRDefault="004B1D4C" w:rsidP="004B1D4C"/>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4029"/>
        <w:gridCol w:w="3081"/>
      </w:tblGrid>
      <w:tr w:rsidR="004B1D4C" w:rsidRPr="00B416E9" w14:paraId="2AFA0B68" w14:textId="77777777" w:rsidTr="00D431DC">
        <w:trPr>
          <w:trHeight w:val="300"/>
        </w:trPr>
        <w:tc>
          <w:tcPr>
            <w:tcW w:w="2785" w:type="dxa"/>
            <w:shd w:val="clear" w:color="auto" w:fill="auto"/>
            <w:noWrap/>
            <w:vAlign w:val="bottom"/>
          </w:tcPr>
          <w:p w14:paraId="32052B9F" w14:textId="77777777" w:rsidR="004B1D4C" w:rsidRPr="00B416E9" w:rsidRDefault="004B1D4C" w:rsidP="007F74C5">
            <w:pPr>
              <w:pStyle w:val="tabletext"/>
              <w:rPr>
                <w:b/>
              </w:rPr>
            </w:pPr>
            <w:r w:rsidRPr="00B416E9">
              <w:rPr>
                <w:b/>
              </w:rPr>
              <w:t>Shell</w:t>
            </w:r>
          </w:p>
        </w:tc>
        <w:tc>
          <w:tcPr>
            <w:tcW w:w="4029" w:type="dxa"/>
            <w:shd w:val="clear" w:color="auto" w:fill="auto"/>
            <w:noWrap/>
            <w:vAlign w:val="bottom"/>
          </w:tcPr>
          <w:p w14:paraId="0B673C6B" w14:textId="77777777" w:rsidR="004B1D4C" w:rsidRPr="00B416E9" w:rsidRDefault="004B1D4C" w:rsidP="007F74C5">
            <w:pPr>
              <w:pStyle w:val="tabletext"/>
              <w:rPr>
                <w:b/>
              </w:rPr>
            </w:pPr>
            <w:r w:rsidRPr="00B416E9">
              <w:rPr>
                <w:b/>
              </w:rPr>
              <w:t>Function</w:t>
            </w:r>
          </w:p>
        </w:tc>
        <w:tc>
          <w:tcPr>
            <w:tcW w:w="3081" w:type="dxa"/>
          </w:tcPr>
          <w:p w14:paraId="12859D8E" w14:textId="77777777" w:rsidR="004B1D4C" w:rsidRPr="00B416E9" w:rsidRDefault="004B1D4C" w:rsidP="007F74C5">
            <w:pPr>
              <w:pStyle w:val="tabletext"/>
              <w:rPr>
                <w:b/>
              </w:rPr>
            </w:pPr>
            <w:r w:rsidRPr="00B416E9">
              <w:rPr>
                <w:b/>
              </w:rPr>
              <w:t>Description</w:t>
            </w:r>
          </w:p>
        </w:tc>
      </w:tr>
      <w:tr w:rsidR="004B1D4C" w:rsidRPr="001C0FEC" w14:paraId="61A681EC" w14:textId="77777777" w:rsidTr="00D431DC">
        <w:trPr>
          <w:trHeight w:val="300"/>
        </w:trPr>
        <w:tc>
          <w:tcPr>
            <w:tcW w:w="2785" w:type="dxa"/>
            <w:shd w:val="clear" w:color="auto" w:fill="auto"/>
            <w:noWrap/>
            <w:vAlign w:val="bottom"/>
          </w:tcPr>
          <w:p w14:paraId="55945ECF" w14:textId="38287DCD"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OnRack</w:t>
            </w:r>
            <w:proofErr w:type="spellEnd"/>
          </w:p>
        </w:tc>
        <w:tc>
          <w:tcPr>
            <w:tcW w:w="4029" w:type="dxa"/>
            <w:shd w:val="clear" w:color="auto" w:fill="auto"/>
            <w:noWrap/>
            <w:vAlign w:val="bottom"/>
          </w:tcPr>
          <w:p w14:paraId="380616B9" w14:textId="046F0535"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Populate Resources</w:t>
            </w:r>
          </w:p>
        </w:tc>
        <w:tc>
          <w:tcPr>
            <w:tcW w:w="3081" w:type="dxa"/>
          </w:tcPr>
          <w:p w14:paraId="5CA283C8" w14:textId="32276CAA" w:rsidR="004B1D4C" w:rsidDel="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Runs a discovery to get all of the available compute resources and adds them to the CloudShell inventory + active build environment</w:t>
            </w:r>
          </w:p>
        </w:tc>
      </w:tr>
      <w:tr w:rsidR="004B1D4C" w:rsidRPr="001C0FEC" w14:paraId="15D4CAD4" w14:textId="77777777" w:rsidTr="00D431DC">
        <w:trPr>
          <w:trHeight w:val="300"/>
        </w:trPr>
        <w:tc>
          <w:tcPr>
            <w:tcW w:w="2785" w:type="dxa"/>
            <w:shd w:val="clear" w:color="auto" w:fill="auto"/>
            <w:noWrap/>
            <w:vAlign w:val="bottom"/>
          </w:tcPr>
          <w:p w14:paraId="4BD314A6" w14:textId="2D808841"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OnRack</w:t>
            </w:r>
            <w:proofErr w:type="spellEnd"/>
          </w:p>
        </w:tc>
        <w:tc>
          <w:tcPr>
            <w:tcW w:w="4029" w:type="dxa"/>
            <w:shd w:val="clear" w:color="auto" w:fill="auto"/>
            <w:noWrap/>
            <w:vAlign w:val="bottom"/>
          </w:tcPr>
          <w:p w14:paraId="7BCBFCF1" w14:textId="36F7FEE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ESXs</w:t>
            </w:r>
          </w:p>
        </w:tc>
        <w:tc>
          <w:tcPr>
            <w:tcW w:w="3081" w:type="dxa"/>
          </w:tcPr>
          <w:p w14:paraId="5BB3A52E" w14:textId="54AFCEC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an ESX OS deploy for each of the detected hosts </w:t>
            </w:r>
          </w:p>
        </w:tc>
      </w:tr>
      <w:tr w:rsidR="004B1D4C" w:rsidRPr="001C0FEC" w14:paraId="5868B102" w14:textId="77777777" w:rsidTr="00D431DC">
        <w:trPr>
          <w:trHeight w:val="300"/>
        </w:trPr>
        <w:tc>
          <w:tcPr>
            <w:tcW w:w="2785" w:type="dxa"/>
            <w:shd w:val="clear" w:color="auto" w:fill="auto"/>
            <w:noWrap/>
            <w:vAlign w:val="bottom"/>
            <w:hideMark/>
          </w:tcPr>
          <w:p w14:paraId="09079ECC" w14:textId="779D860E" w:rsidR="004B1D4C" w:rsidRPr="001C0FEC" w:rsidRDefault="004B1D4C"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0463B182" w14:textId="1C7FC045"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01 Deploy vCenter</w:t>
            </w:r>
          </w:p>
        </w:tc>
        <w:tc>
          <w:tcPr>
            <w:tcW w:w="3081" w:type="dxa"/>
          </w:tcPr>
          <w:p w14:paraId="7F9D80F2" w14:textId="2140B033"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Deploys a vCenter appliance on a predefined host</w:t>
            </w:r>
          </w:p>
        </w:tc>
      </w:tr>
      <w:tr w:rsidR="004B1D4C" w:rsidRPr="001C0FEC" w14:paraId="3D4DF619" w14:textId="77777777" w:rsidTr="00D431DC">
        <w:trPr>
          <w:trHeight w:val="300"/>
        </w:trPr>
        <w:tc>
          <w:tcPr>
            <w:tcW w:w="2785" w:type="dxa"/>
            <w:shd w:val="clear" w:color="auto" w:fill="auto"/>
            <w:noWrap/>
            <w:vAlign w:val="bottom"/>
            <w:hideMark/>
          </w:tcPr>
          <w:p w14:paraId="435B858C" w14:textId="7D0A059A"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lastRenderedPageBreak/>
              <w:t>vCenter</w:t>
            </w:r>
          </w:p>
        </w:tc>
        <w:tc>
          <w:tcPr>
            <w:tcW w:w="4029" w:type="dxa"/>
            <w:shd w:val="clear" w:color="auto" w:fill="auto"/>
            <w:noWrap/>
            <w:vAlign w:val="bottom"/>
            <w:hideMark/>
          </w:tcPr>
          <w:p w14:paraId="291F3450" w14:textId="6BFFE7E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02 Create Infrastructure</w:t>
            </w:r>
          </w:p>
        </w:tc>
        <w:tc>
          <w:tcPr>
            <w:tcW w:w="3081" w:type="dxa"/>
          </w:tcPr>
          <w:p w14:paraId="2D269C7B" w14:textId="651D9859"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datacenter, clusters, assign hosts</w:t>
            </w:r>
          </w:p>
        </w:tc>
      </w:tr>
      <w:tr w:rsidR="004B1D4C" w:rsidRPr="001C0FEC" w14:paraId="79524495" w14:textId="77777777" w:rsidTr="00D431DC">
        <w:trPr>
          <w:trHeight w:val="300"/>
        </w:trPr>
        <w:tc>
          <w:tcPr>
            <w:tcW w:w="2785" w:type="dxa"/>
            <w:shd w:val="clear" w:color="auto" w:fill="auto"/>
            <w:noWrap/>
            <w:vAlign w:val="bottom"/>
            <w:hideMark/>
          </w:tcPr>
          <w:p w14:paraId="72E6E7A2" w14:textId="2138C32B"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1F5127CB" w14:textId="5370D57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03 Create VDS</w:t>
            </w:r>
          </w:p>
        </w:tc>
        <w:tc>
          <w:tcPr>
            <w:tcW w:w="3081" w:type="dxa"/>
          </w:tcPr>
          <w:p w14:paraId="077046A1" w14:textId="52AE11D2"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all the required </w:t>
            </w:r>
            <w:proofErr w:type="spellStart"/>
            <w:r>
              <w:rPr>
                <w:rFonts w:ascii="Calibri" w:eastAsia="Times New Roman" w:hAnsi="Calibri" w:cs="Calibri"/>
                <w:color w:val="000000"/>
                <w:lang w:bidi="ar-SA"/>
              </w:rPr>
              <w:t>vds</w:t>
            </w:r>
            <w:proofErr w:type="spellEnd"/>
            <w:r>
              <w:rPr>
                <w:rFonts w:ascii="Calibri" w:eastAsia="Times New Roman" w:hAnsi="Calibri" w:cs="Calibri"/>
                <w:color w:val="000000"/>
                <w:lang w:bidi="ar-SA"/>
              </w:rPr>
              <w:t xml:space="preserve"> and assigns the </w:t>
            </w:r>
            <w:proofErr w:type="spellStart"/>
            <w:r>
              <w:rPr>
                <w:rFonts w:ascii="Calibri" w:eastAsia="Times New Roman" w:hAnsi="Calibri" w:cs="Calibri"/>
                <w:color w:val="000000"/>
                <w:lang w:bidi="ar-SA"/>
              </w:rPr>
              <w:t>vmnics</w:t>
            </w:r>
            <w:proofErr w:type="spellEnd"/>
            <w:r>
              <w:rPr>
                <w:rFonts w:ascii="Calibri" w:eastAsia="Times New Roman" w:hAnsi="Calibri" w:cs="Calibri"/>
                <w:color w:val="000000"/>
                <w:lang w:bidi="ar-SA"/>
              </w:rPr>
              <w:t xml:space="preserve"> </w:t>
            </w:r>
            <w:r w:rsidR="002C22B0">
              <w:rPr>
                <w:rFonts w:ascii="Calibri" w:eastAsia="Times New Roman" w:hAnsi="Calibri" w:cs="Calibri"/>
                <w:color w:val="000000"/>
                <w:lang w:bidi="ar-SA"/>
              </w:rPr>
              <w:t xml:space="preserve">as well as </w:t>
            </w:r>
            <w:proofErr w:type="spellStart"/>
            <w:r w:rsidR="002C22B0">
              <w:rPr>
                <w:rFonts w:ascii="Calibri" w:eastAsia="Times New Roman" w:hAnsi="Calibri" w:cs="Calibri"/>
                <w:color w:val="000000"/>
                <w:lang w:bidi="ar-SA"/>
              </w:rPr>
              <w:t>vmkernel</w:t>
            </w:r>
            <w:proofErr w:type="spellEnd"/>
            <w:r w:rsidR="002C22B0">
              <w:rPr>
                <w:rFonts w:ascii="Calibri" w:eastAsia="Times New Roman" w:hAnsi="Calibri" w:cs="Calibri"/>
                <w:color w:val="000000"/>
                <w:lang w:bidi="ar-SA"/>
              </w:rPr>
              <w:t xml:space="preserve"> IPs</w:t>
            </w:r>
          </w:p>
        </w:tc>
      </w:tr>
      <w:tr w:rsidR="004B1D4C" w:rsidRPr="001C0FEC" w14:paraId="23E1E053" w14:textId="77777777" w:rsidTr="00D431DC">
        <w:trPr>
          <w:trHeight w:val="300"/>
        </w:trPr>
        <w:tc>
          <w:tcPr>
            <w:tcW w:w="2785" w:type="dxa"/>
            <w:shd w:val="clear" w:color="auto" w:fill="auto"/>
            <w:noWrap/>
            <w:vAlign w:val="bottom"/>
            <w:hideMark/>
          </w:tcPr>
          <w:p w14:paraId="06058EA3" w14:textId="4FEF6FD8" w:rsidR="004B1D4C" w:rsidRPr="001C0FEC" w:rsidRDefault="00DD0F2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ScaleIO</w:t>
            </w:r>
          </w:p>
        </w:tc>
        <w:tc>
          <w:tcPr>
            <w:tcW w:w="4029" w:type="dxa"/>
            <w:shd w:val="clear" w:color="auto" w:fill="auto"/>
            <w:noWrap/>
            <w:vAlign w:val="bottom"/>
            <w:hideMark/>
          </w:tcPr>
          <w:p w14:paraId="1E3DC621" w14:textId="2ABA584D"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01 Install SDC</w:t>
            </w:r>
          </w:p>
        </w:tc>
        <w:tc>
          <w:tcPr>
            <w:tcW w:w="3081" w:type="dxa"/>
          </w:tcPr>
          <w:p w14:paraId="42E69B55" w14:textId="07094DDC"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Install the SDC component on all ESXs that will be part of SIO deployment and reboots them.</w:t>
            </w:r>
          </w:p>
        </w:tc>
      </w:tr>
      <w:tr w:rsidR="004B1D4C" w:rsidRPr="001C0FEC" w14:paraId="44F14F59" w14:textId="77777777" w:rsidTr="00D431DC">
        <w:trPr>
          <w:trHeight w:val="300"/>
        </w:trPr>
        <w:tc>
          <w:tcPr>
            <w:tcW w:w="2785" w:type="dxa"/>
            <w:shd w:val="clear" w:color="auto" w:fill="auto"/>
            <w:noWrap/>
            <w:vAlign w:val="bottom"/>
            <w:hideMark/>
          </w:tcPr>
          <w:p w14:paraId="2B679ED4" w14:textId="2239C958" w:rsidR="004B1D4C" w:rsidRPr="001C0FEC" w:rsidRDefault="00DD0F2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ScaleIO</w:t>
            </w:r>
          </w:p>
        </w:tc>
        <w:tc>
          <w:tcPr>
            <w:tcW w:w="4029" w:type="dxa"/>
            <w:shd w:val="clear" w:color="auto" w:fill="auto"/>
            <w:noWrap/>
            <w:vAlign w:val="bottom"/>
            <w:hideMark/>
          </w:tcPr>
          <w:p w14:paraId="4144FA37" w14:textId="49DA578A"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02 Deploy </w:t>
            </w:r>
            <w:proofErr w:type="spellStart"/>
            <w:r w:rsidRPr="000B2E1D">
              <w:rPr>
                <w:rFonts w:ascii="Calibri" w:eastAsia="Times New Roman" w:hAnsi="Calibri" w:cs="Calibri"/>
                <w:color w:val="000000"/>
                <w:lang w:bidi="ar-SA"/>
              </w:rPr>
              <w:t>ScaleIOVMs</w:t>
            </w:r>
            <w:proofErr w:type="spellEnd"/>
          </w:p>
        </w:tc>
        <w:tc>
          <w:tcPr>
            <w:tcW w:w="3081" w:type="dxa"/>
          </w:tcPr>
          <w:p w14:paraId="0E3FE999" w14:textId="5B02D0BC" w:rsidR="004B1D4C" w:rsidRPr="001C0FEC" w:rsidRDefault="002C22B0"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SVM (ScaleIO VM) on each ESX that will contribute storage for the SIO system.</w:t>
            </w:r>
          </w:p>
        </w:tc>
      </w:tr>
      <w:tr w:rsidR="004B1D4C" w:rsidRPr="001C0FEC" w14:paraId="63C9BB91" w14:textId="77777777" w:rsidTr="00D431DC">
        <w:trPr>
          <w:trHeight w:val="300"/>
        </w:trPr>
        <w:tc>
          <w:tcPr>
            <w:tcW w:w="2785" w:type="dxa"/>
            <w:shd w:val="clear" w:color="auto" w:fill="auto"/>
            <w:noWrap/>
            <w:vAlign w:val="bottom"/>
            <w:hideMark/>
          </w:tcPr>
          <w:p w14:paraId="787DEF15" w14:textId="4D5C93AB" w:rsidR="004B1D4C" w:rsidRPr="001C0FEC" w:rsidRDefault="00DD0F2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ScaleIO</w:t>
            </w:r>
          </w:p>
        </w:tc>
        <w:tc>
          <w:tcPr>
            <w:tcW w:w="4029" w:type="dxa"/>
            <w:shd w:val="clear" w:color="auto" w:fill="auto"/>
            <w:noWrap/>
            <w:vAlign w:val="bottom"/>
            <w:hideMark/>
          </w:tcPr>
          <w:p w14:paraId="1249EC19" w14:textId="585D339B"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03 Configure </w:t>
            </w:r>
            <w:proofErr w:type="spellStart"/>
            <w:r w:rsidRPr="000B2E1D">
              <w:rPr>
                <w:rFonts w:ascii="Calibri" w:eastAsia="Times New Roman" w:hAnsi="Calibri" w:cs="Calibri"/>
                <w:color w:val="000000"/>
                <w:lang w:bidi="ar-SA"/>
              </w:rPr>
              <w:t>ScaleIOVMs</w:t>
            </w:r>
            <w:proofErr w:type="spellEnd"/>
          </w:p>
        </w:tc>
        <w:tc>
          <w:tcPr>
            <w:tcW w:w="3081" w:type="dxa"/>
          </w:tcPr>
          <w:p w14:paraId="38F32B1D" w14:textId="12FA213A"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each SVM to its specific role, configure the SIO system and create a ESX Storage.</w:t>
            </w:r>
          </w:p>
        </w:tc>
      </w:tr>
      <w:tr w:rsidR="00D431DC" w:rsidRPr="001C0FEC" w14:paraId="5D31E085" w14:textId="77777777" w:rsidTr="00FA444B">
        <w:trPr>
          <w:trHeight w:val="300"/>
        </w:trPr>
        <w:tc>
          <w:tcPr>
            <w:tcW w:w="2785" w:type="dxa"/>
            <w:shd w:val="clear" w:color="auto" w:fill="auto"/>
            <w:noWrap/>
            <w:vAlign w:val="bottom"/>
            <w:hideMark/>
          </w:tcPr>
          <w:p w14:paraId="3DFB8D02" w14:textId="7777777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5D4F4E" w14:textId="0A919F6C" w:rsidR="00D431DC" w:rsidRPr="001C0FEC" w:rsidRDefault="00084E89" w:rsidP="00FA444B">
            <w:pPr>
              <w:spacing w:before="0" w:after="0" w:line="240" w:lineRule="auto"/>
              <w:rPr>
                <w:rFonts w:ascii="Calibri" w:eastAsia="Times New Roman" w:hAnsi="Calibri" w:cs="Calibri"/>
                <w:color w:val="000000"/>
                <w:lang w:bidi="ar-SA"/>
              </w:rPr>
            </w:pPr>
            <w:r w:rsidRPr="00084E89">
              <w:rPr>
                <w:rFonts w:ascii="Calibri" w:eastAsia="Times New Roman" w:hAnsi="Calibri" w:cs="Calibri"/>
                <w:color w:val="000000"/>
                <w:lang w:bidi="ar-SA"/>
              </w:rPr>
              <w:t>01 Deploy NSX</w:t>
            </w:r>
          </w:p>
        </w:tc>
        <w:tc>
          <w:tcPr>
            <w:tcW w:w="3081" w:type="dxa"/>
          </w:tcPr>
          <w:p w14:paraId="74B84B69" w14:textId="77777777"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VMware NSX appliance from OVA</w:t>
            </w:r>
          </w:p>
        </w:tc>
      </w:tr>
      <w:tr w:rsidR="00D431DC" w:rsidRPr="001C0FEC" w14:paraId="0042738A" w14:textId="6B3E7E12" w:rsidTr="00FA444B">
        <w:trPr>
          <w:trHeight w:val="300"/>
        </w:trPr>
        <w:tc>
          <w:tcPr>
            <w:tcW w:w="2785" w:type="dxa"/>
            <w:shd w:val="clear" w:color="auto" w:fill="auto"/>
            <w:noWrap/>
            <w:vAlign w:val="bottom"/>
            <w:hideMark/>
          </w:tcPr>
          <w:p w14:paraId="5D7F4560" w14:textId="262CC34A"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9565C3" w14:textId="0F9DAB1C" w:rsidR="00D431DC" w:rsidRPr="001C0FEC" w:rsidRDefault="007B30C0" w:rsidP="00FA444B">
            <w:pPr>
              <w:spacing w:before="0" w:after="0" w:line="240" w:lineRule="auto"/>
              <w:rPr>
                <w:rFonts w:ascii="Calibri" w:eastAsia="Times New Roman" w:hAnsi="Calibri" w:cs="Calibri"/>
                <w:color w:val="000000"/>
                <w:lang w:bidi="ar-SA"/>
              </w:rPr>
            </w:pPr>
            <w:r w:rsidRPr="007B30C0">
              <w:rPr>
                <w:rFonts w:ascii="Calibri" w:eastAsia="Times New Roman" w:hAnsi="Calibri" w:cs="Calibri"/>
                <w:color w:val="000000"/>
                <w:lang w:bidi="ar-SA"/>
              </w:rPr>
              <w:t>02 Set NSX SSO</w:t>
            </w:r>
          </w:p>
        </w:tc>
        <w:tc>
          <w:tcPr>
            <w:tcW w:w="3081" w:type="dxa"/>
          </w:tcPr>
          <w:p w14:paraId="5C6DEDA3" w14:textId="3607FB3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 SSO server</w:t>
            </w:r>
          </w:p>
        </w:tc>
      </w:tr>
      <w:tr w:rsidR="00D431DC" w:rsidRPr="001C0FEC" w14:paraId="216C475D" w14:textId="162DBD35" w:rsidTr="00FA444B">
        <w:trPr>
          <w:trHeight w:val="300"/>
        </w:trPr>
        <w:tc>
          <w:tcPr>
            <w:tcW w:w="2785" w:type="dxa"/>
            <w:shd w:val="clear" w:color="auto" w:fill="auto"/>
            <w:noWrap/>
            <w:vAlign w:val="bottom"/>
            <w:hideMark/>
          </w:tcPr>
          <w:p w14:paraId="10572923" w14:textId="197A6F93"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AD1D970" w14:textId="2EB9FF7B"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03 Set vCenter Details in NSX</w:t>
            </w:r>
          </w:p>
        </w:tc>
        <w:tc>
          <w:tcPr>
            <w:tcW w:w="3081" w:type="dxa"/>
          </w:tcPr>
          <w:p w14:paraId="5F8F8EF5" w14:textId="4029945E"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w:t>
            </w:r>
          </w:p>
        </w:tc>
      </w:tr>
      <w:tr w:rsidR="00D431DC" w:rsidRPr="001C0FEC" w14:paraId="30EE0B30" w14:textId="5B3DD7AB" w:rsidTr="00FA444B">
        <w:trPr>
          <w:trHeight w:val="300"/>
        </w:trPr>
        <w:tc>
          <w:tcPr>
            <w:tcW w:w="2785" w:type="dxa"/>
            <w:shd w:val="clear" w:color="auto" w:fill="auto"/>
            <w:noWrap/>
            <w:vAlign w:val="bottom"/>
            <w:hideMark/>
          </w:tcPr>
          <w:p w14:paraId="51FA8603" w14:textId="34308812"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12F40905" w14:textId="308ACEE7"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04 Add NSX Admin User</w:t>
            </w:r>
          </w:p>
        </w:tc>
        <w:tc>
          <w:tcPr>
            <w:tcW w:w="3081" w:type="dxa"/>
          </w:tcPr>
          <w:p w14:paraId="370AB5D2" w14:textId="5A4319B3"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 enterprise admin role</w:t>
            </w:r>
          </w:p>
        </w:tc>
      </w:tr>
      <w:tr w:rsidR="00D431DC" w:rsidRPr="001C0FEC" w14:paraId="2A6B0687" w14:textId="34A9071D" w:rsidTr="00FA444B">
        <w:trPr>
          <w:trHeight w:val="300"/>
        </w:trPr>
        <w:tc>
          <w:tcPr>
            <w:tcW w:w="2785" w:type="dxa"/>
            <w:shd w:val="clear" w:color="auto" w:fill="auto"/>
            <w:noWrap/>
            <w:vAlign w:val="bottom"/>
            <w:hideMark/>
          </w:tcPr>
          <w:p w14:paraId="372FF85F" w14:textId="661F085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46581660" w14:textId="583036C1" w:rsidR="00D431DC" w:rsidRPr="001C0FEC" w:rsidRDefault="00126092" w:rsidP="00FA444B">
            <w:pPr>
              <w:spacing w:before="0" w:after="0" w:line="240" w:lineRule="auto"/>
              <w:rPr>
                <w:rFonts w:ascii="Calibri" w:eastAsia="Times New Roman" w:hAnsi="Calibri" w:cs="Calibri"/>
                <w:color w:val="000000"/>
                <w:lang w:bidi="ar-SA"/>
              </w:rPr>
            </w:pPr>
            <w:r w:rsidRPr="00126092">
              <w:rPr>
                <w:rFonts w:ascii="Calibri" w:eastAsia="Times New Roman" w:hAnsi="Calibri" w:cs="Calibri"/>
                <w:color w:val="000000"/>
                <w:lang w:bidi="ar-SA"/>
              </w:rPr>
              <w:t>05 Create IP Pools</w:t>
            </w:r>
          </w:p>
        </w:tc>
        <w:tc>
          <w:tcPr>
            <w:tcW w:w="3081" w:type="dxa"/>
          </w:tcPr>
          <w:p w14:paraId="3C5F2DC1" w14:textId="4B4BC3F2"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Define a pool of IP addresses for use by appliances deployed by NSX</w:t>
            </w:r>
          </w:p>
        </w:tc>
      </w:tr>
      <w:tr w:rsidR="00D431DC" w:rsidRPr="001C0FEC" w14:paraId="22EA7D9C" w14:textId="6ED459DC" w:rsidTr="00FA444B">
        <w:trPr>
          <w:trHeight w:val="300"/>
        </w:trPr>
        <w:tc>
          <w:tcPr>
            <w:tcW w:w="2785" w:type="dxa"/>
            <w:shd w:val="clear" w:color="auto" w:fill="auto"/>
            <w:noWrap/>
            <w:vAlign w:val="bottom"/>
            <w:hideMark/>
          </w:tcPr>
          <w:p w14:paraId="66E63278" w14:textId="55918C9F"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82B2619" w14:textId="4CB164DA" w:rsidR="00D431DC" w:rsidRPr="001C0FEC" w:rsidRDefault="004149BA" w:rsidP="00FA444B">
            <w:pPr>
              <w:spacing w:before="0" w:after="0" w:line="240" w:lineRule="auto"/>
              <w:rPr>
                <w:rFonts w:ascii="Calibri" w:eastAsia="Times New Roman" w:hAnsi="Calibri" w:cs="Calibri"/>
                <w:color w:val="000000"/>
                <w:lang w:bidi="ar-SA"/>
              </w:rPr>
            </w:pPr>
            <w:r w:rsidRPr="004149BA">
              <w:rPr>
                <w:rFonts w:ascii="Calibri" w:eastAsia="Times New Roman" w:hAnsi="Calibri" w:cs="Calibri"/>
                <w:color w:val="000000"/>
                <w:lang w:bidi="ar-SA"/>
              </w:rPr>
              <w:t>07 Create VXLAN Segment</w:t>
            </w:r>
          </w:p>
        </w:tc>
        <w:tc>
          <w:tcPr>
            <w:tcW w:w="3081" w:type="dxa"/>
          </w:tcPr>
          <w:p w14:paraId="1A615444" w14:textId="5650A4E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 range of VXLAN segment </w:t>
            </w:r>
          </w:p>
        </w:tc>
      </w:tr>
      <w:tr w:rsidR="00D431DC" w:rsidRPr="001C0FEC" w14:paraId="460E79C9" w14:textId="3755FD16" w:rsidTr="00FA444B">
        <w:trPr>
          <w:trHeight w:val="300"/>
        </w:trPr>
        <w:tc>
          <w:tcPr>
            <w:tcW w:w="2785" w:type="dxa"/>
            <w:shd w:val="clear" w:color="auto" w:fill="auto"/>
            <w:noWrap/>
            <w:vAlign w:val="bottom"/>
            <w:hideMark/>
          </w:tcPr>
          <w:p w14:paraId="18E19966" w14:textId="7D6B68B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1C69BB9" w14:textId="4C76D7C3"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 xml:space="preserve">08 Install VIBs on </w:t>
            </w:r>
            <w:proofErr w:type="spellStart"/>
            <w:r w:rsidRPr="00023CF3">
              <w:rPr>
                <w:rFonts w:ascii="Calibri" w:eastAsia="Times New Roman" w:hAnsi="Calibri" w:cs="Calibri"/>
                <w:color w:val="000000"/>
                <w:lang w:bidi="ar-SA"/>
              </w:rPr>
              <w:t>ESXi</w:t>
            </w:r>
            <w:proofErr w:type="spellEnd"/>
            <w:r w:rsidRPr="00023CF3">
              <w:rPr>
                <w:rFonts w:ascii="Calibri" w:eastAsia="Times New Roman" w:hAnsi="Calibri" w:cs="Calibri"/>
                <w:color w:val="000000"/>
                <w:lang w:bidi="ar-SA"/>
              </w:rPr>
              <w:t xml:space="preserve"> Servers</w:t>
            </w:r>
          </w:p>
        </w:tc>
        <w:tc>
          <w:tcPr>
            <w:tcW w:w="3081" w:type="dxa"/>
          </w:tcPr>
          <w:p w14:paraId="5B50CE7D" w14:textId="04D6967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 VXLAN VIB drivers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D23D389" w14:textId="2A9400DB" w:rsidTr="00FA444B">
        <w:trPr>
          <w:trHeight w:val="300"/>
        </w:trPr>
        <w:tc>
          <w:tcPr>
            <w:tcW w:w="2785" w:type="dxa"/>
            <w:shd w:val="clear" w:color="auto" w:fill="auto"/>
            <w:noWrap/>
            <w:vAlign w:val="bottom"/>
            <w:hideMark/>
          </w:tcPr>
          <w:p w14:paraId="3462EED5" w14:textId="06171B9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527140E9" w14:textId="656A91CC"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09 Configure Host VTEP</w:t>
            </w:r>
          </w:p>
        </w:tc>
        <w:tc>
          <w:tcPr>
            <w:tcW w:w="3081" w:type="dxa"/>
          </w:tcPr>
          <w:p w14:paraId="5DD41B2F" w14:textId="1E75DC6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Configure VXLAN tunnel endpoints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7405C74" w14:textId="3E94A254" w:rsidTr="00FA444B">
        <w:trPr>
          <w:trHeight w:val="300"/>
        </w:trPr>
        <w:tc>
          <w:tcPr>
            <w:tcW w:w="2785" w:type="dxa"/>
            <w:shd w:val="clear" w:color="auto" w:fill="auto"/>
            <w:noWrap/>
            <w:vAlign w:val="bottom"/>
            <w:hideMark/>
          </w:tcPr>
          <w:p w14:paraId="5276F31A" w14:textId="6F6C91B9"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38591F76" w14:textId="44682D54"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10 Create Transport Zone</w:t>
            </w:r>
          </w:p>
        </w:tc>
        <w:tc>
          <w:tcPr>
            <w:tcW w:w="3081" w:type="dxa"/>
          </w:tcPr>
          <w:p w14:paraId="4E18C4BD" w14:textId="69535FF1"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transport zone, aka scope</w:t>
            </w:r>
          </w:p>
        </w:tc>
      </w:tr>
      <w:tr w:rsidR="00D431DC" w:rsidRPr="001C0FEC" w14:paraId="7CCC0937" w14:textId="3D18D5B8" w:rsidTr="00FA444B">
        <w:trPr>
          <w:trHeight w:val="300"/>
        </w:trPr>
        <w:tc>
          <w:tcPr>
            <w:tcW w:w="2785" w:type="dxa"/>
            <w:shd w:val="clear" w:color="auto" w:fill="auto"/>
            <w:noWrap/>
            <w:vAlign w:val="bottom"/>
            <w:hideMark/>
          </w:tcPr>
          <w:p w14:paraId="6B27A727" w14:textId="73FAF11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B447B47" w14:textId="6B9FD0C5"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11 Create Logical Switch</w:t>
            </w:r>
          </w:p>
        </w:tc>
        <w:tc>
          <w:tcPr>
            <w:tcW w:w="3081" w:type="dxa"/>
          </w:tcPr>
          <w:p w14:paraId="3D3A333A" w14:textId="6235981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logical switch, aka virtual wire</w:t>
            </w:r>
          </w:p>
        </w:tc>
      </w:tr>
      <w:tr w:rsidR="00D431DC" w:rsidRPr="001C0FEC" w14:paraId="036EEA0D" w14:textId="13B6036E" w:rsidTr="00FA444B">
        <w:trPr>
          <w:trHeight w:val="300"/>
        </w:trPr>
        <w:tc>
          <w:tcPr>
            <w:tcW w:w="2785" w:type="dxa"/>
            <w:shd w:val="clear" w:color="auto" w:fill="auto"/>
            <w:noWrap/>
            <w:vAlign w:val="bottom"/>
            <w:hideMark/>
          </w:tcPr>
          <w:p w14:paraId="3A8A7852" w14:textId="2E3D4B2D"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D36A6A5" w14:textId="6D190CED" w:rsidR="00D431DC" w:rsidRPr="001C0FEC" w:rsidRDefault="00FD18FA" w:rsidP="00FA444B">
            <w:pPr>
              <w:spacing w:before="0" w:after="0" w:line="240" w:lineRule="auto"/>
              <w:rPr>
                <w:rFonts w:ascii="Calibri" w:eastAsia="Times New Roman" w:hAnsi="Calibri" w:cs="Calibri"/>
                <w:color w:val="000000"/>
                <w:lang w:bidi="ar-SA"/>
              </w:rPr>
            </w:pPr>
            <w:r w:rsidRPr="00FD18FA">
              <w:rPr>
                <w:rFonts w:ascii="Calibri" w:eastAsia="Times New Roman" w:hAnsi="Calibri" w:cs="Calibri"/>
                <w:color w:val="000000"/>
                <w:lang w:bidi="ar-SA"/>
              </w:rPr>
              <w:t>06 Deploy NSX Controller</w:t>
            </w:r>
          </w:p>
        </w:tc>
        <w:tc>
          <w:tcPr>
            <w:tcW w:w="3081" w:type="dxa"/>
          </w:tcPr>
          <w:p w14:paraId="64A4055F" w14:textId="301794D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NSX controller</w:t>
            </w:r>
          </w:p>
        </w:tc>
      </w:tr>
      <w:tr w:rsidR="00F227FB" w:rsidRPr="001C0FEC" w14:paraId="24C33EF4" w14:textId="77777777" w:rsidTr="00D431DC">
        <w:trPr>
          <w:trHeight w:val="300"/>
        </w:trPr>
        <w:tc>
          <w:tcPr>
            <w:tcW w:w="2785" w:type="dxa"/>
            <w:shd w:val="clear" w:color="auto" w:fill="auto"/>
            <w:noWrap/>
            <w:vAlign w:val="bottom"/>
          </w:tcPr>
          <w:p w14:paraId="6305465B" w14:textId="7152D0B5"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5C68F636" w14:textId="7511C792"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01 Deploy </w:t>
            </w:r>
            <w:proofErr w:type="spellStart"/>
            <w:r w:rsidRPr="001F3C4F">
              <w:rPr>
                <w:rFonts w:ascii="Calibri" w:eastAsia="Times New Roman" w:hAnsi="Calibri" w:cs="Calibri"/>
                <w:color w:val="000000"/>
                <w:lang w:bidi="ar-SA"/>
              </w:rPr>
              <w:t>vCD</w:t>
            </w:r>
            <w:proofErr w:type="spellEnd"/>
          </w:p>
        </w:tc>
        <w:tc>
          <w:tcPr>
            <w:tcW w:w="3081" w:type="dxa"/>
          </w:tcPr>
          <w:p w14:paraId="41BA57B3" w14:textId="45A9D79A"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CentOS for </w:t>
            </w:r>
            <w:proofErr w:type="spellStart"/>
            <w:r>
              <w:rPr>
                <w:rFonts w:ascii="Calibri" w:eastAsia="Times New Roman" w:hAnsi="Calibri" w:cs="Calibri"/>
                <w:color w:val="000000"/>
                <w:lang w:bidi="ar-SA"/>
              </w:rPr>
              <w:t>vCD</w:t>
            </w:r>
            <w:proofErr w:type="spellEnd"/>
          </w:p>
        </w:tc>
      </w:tr>
      <w:tr w:rsidR="00F227FB" w:rsidRPr="001C0FEC" w14:paraId="39DDBC70" w14:textId="77777777" w:rsidTr="00D431DC">
        <w:trPr>
          <w:trHeight w:val="300"/>
        </w:trPr>
        <w:tc>
          <w:tcPr>
            <w:tcW w:w="2785" w:type="dxa"/>
            <w:shd w:val="clear" w:color="auto" w:fill="auto"/>
            <w:noWrap/>
            <w:vAlign w:val="bottom"/>
          </w:tcPr>
          <w:p w14:paraId="4C376FFB" w14:textId="58BC8C1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5CFDB43" w14:textId="46222666"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02 Prepare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Database</w:t>
            </w:r>
          </w:p>
        </w:tc>
        <w:tc>
          <w:tcPr>
            <w:tcW w:w="3081" w:type="dxa"/>
          </w:tcPr>
          <w:p w14:paraId="121B3C1C" w14:textId="3C7B3161"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a </w:t>
            </w:r>
            <w:proofErr w:type="spellStart"/>
            <w:r>
              <w:rPr>
                <w:rFonts w:ascii="Calibri" w:eastAsia="Times New Roman" w:hAnsi="Calibri" w:cs="Calibri"/>
                <w:color w:val="000000"/>
                <w:lang w:bidi="ar-SA"/>
              </w:rPr>
              <w:t>db</w:t>
            </w:r>
            <w:proofErr w:type="spellEnd"/>
            <w:r>
              <w:rPr>
                <w:rFonts w:ascii="Calibri" w:eastAsia="Times New Roman" w:hAnsi="Calibri" w:cs="Calibri"/>
                <w:color w:val="000000"/>
                <w:lang w:bidi="ar-SA"/>
              </w:rPr>
              <w:t xml:space="preserve"> in </w:t>
            </w:r>
            <w:proofErr w:type="spellStart"/>
            <w:r>
              <w:rPr>
                <w:rFonts w:ascii="Calibri" w:eastAsia="Times New Roman" w:hAnsi="Calibri" w:cs="Calibri"/>
                <w:color w:val="000000"/>
                <w:lang w:bidi="ar-SA"/>
              </w:rPr>
              <w:t>CloudShell’s</w:t>
            </w:r>
            <w:proofErr w:type="spellEnd"/>
            <w:r>
              <w:rPr>
                <w:rFonts w:ascii="Calibri" w:eastAsia="Times New Roman" w:hAnsi="Calibri" w:cs="Calibri"/>
                <w:color w:val="000000"/>
                <w:lang w:bidi="ar-SA"/>
              </w:rPr>
              <w:t xml:space="preserve"> </w:t>
            </w:r>
            <w:proofErr w:type="spellStart"/>
            <w:r>
              <w:rPr>
                <w:rFonts w:ascii="Calibri" w:eastAsia="Times New Roman" w:hAnsi="Calibri" w:cs="Calibri"/>
                <w:color w:val="000000"/>
                <w:lang w:bidi="ar-SA"/>
              </w:rPr>
              <w:t>sql</w:t>
            </w:r>
            <w:proofErr w:type="spellEnd"/>
            <w:r>
              <w:rPr>
                <w:rFonts w:ascii="Calibri" w:eastAsia="Times New Roman" w:hAnsi="Calibri" w:cs="Calibri"/>
                <w:color w:val="000000"/>
                <w:lang w:bidi="ar-SA"/>
              </w:rPr>
              <w:t xml:space="preserve"> server</w:t>
            </w:r>
          </w:p>
        </w:tc>
      </w:tr>
      <w:tr w:rsidR="00F227FB" w:rsidRPr="001C0FEC" w14:paraId="74570BB4" w14:textId="77777777" w:rsidTr="00D431DC">
        <w:trPr>
          <w:trHeight w:val="300"/>
        </w:trPr>
        <w:tc>
          <w:tcPr>
            <w:tcW w:w="2785" w:type="dxa"/>
            <w:shd w:val="clear" w:color="auto" w:fill="auto"/>
            <w:noWrap/>
            <w:vAlign w:val="bottom"/>
          </w:tcPr>
          <w:p w14:paraId="774AE30B" w14:textId="5457E683"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EF51F3A" w14:textId="2727E25C"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03 Create SSL Certificates For </w:t>
            </w:r>
            <w:proofErr w:type="spellStart"/>
            <w:r w:rsidRPr="001F3C4F">
              <w:rPr>
                <w:rFonts w:ascii="Calibri" w:eastAsia="Times New Roman" w:hAnsi="Calibri" w:cs="Calibri"/>
                <w:color w:val="000000"/>
                <w:lang w:bidi="ar-SA"/>
              </w:rPr>
              <w:t>vCD</w:t>
            </w:r>
            <w:proofErr w:type="spellEnd"/>
          </w:p>
        </w:tc>
        <w:tc>
          <w:tcPr>
            <w:tcW w:w="3081" w:type="dxa"/>
          </w:tcPr>
          <w:p w14:paraId="6CBB9BDB" w14:textId="5D222416"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w:t>
            </w:r>
            <w:proofErr w:type="spellStart"/>
            <w:r>
              <w:rPr>
                <w:rFonts w:ascii="Calibri" w:eastAsia="Times New Roman" w:hAnsi="Calibri" w:cs="Calibri"/>
                <w:color w:val="000000"/>
                <w:lang w:bidi="ar-SA"/>
              </w:rPr>
              <w:t>ssl</w:t>
            </w:r>
            <w:proofErr w:type="spellEnd"/>
            <w:r>
              <w:rPr>
                <w:rFonts w:ascii="Calibri" w:eastAsia="Times New Roman" w:hAnsi="Calibri" w:cs="Calibri"/>
                <w:color w:val="000000"/>
                <w:lang w:bidi="ar-SA"/>
              </w:rPr>
              <w:t xml:space="preserve"> certificates for </w:t>
            </w:r>
            <w:proofErr w:type="spellStart"/>
            <w:r>
              <w:rPr>
                <w:rFonts w:ascii="Calibri" w:eastAsia="Times New Roman" w:hAnsi="Calibri" w:cs="Calibri"/>
                <w:color w:val="000000"/>
                <w:lang w:bidi="ar-SA"/>
              </w:rPr>
              <w:t>vCD</w:t>
            </w:r>
            <w:proofErr w:type="spellEnd"/>
          </w:p>
        </w:tc>
      </w:tr>
      <w:tr w:rsidR="00F227FB" w:rsidRPr="001C0FEC" w14:paraId="7573E7C2" w14:textId="77777777" w:rsidTr="00D431DC">
        <w:trPr>
          <w:trHeight w:val="300"/>
        </w:trPr>
        <w:tc>
          <w:tcPr>
            <w:tcW w:w="2785" w:type="dxa"/>
            <w:shd w:val="clear" w:color="auto" w:fill="auto"/>
            <w:noWrap/>
            <w:vAlign w:val="bottom"/>
          </w:tcPr>
          <w:p w14:paraId="7EBE81FA" w14:textId="4B330F59"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6D8D5525" w14:textId="4023ABF4"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04 Install and Configure </w:t>
            </w:r>
            <w:proofErr w:type="spellStart"/>
            <w:r w:rsidRPr="001F3C4F">
              <w:rPr>
                <w:rFonts w:ascii="Calibri" w:eastAsia="Times New Roman" w:hAnsi="Calibri" w:cs="Calibri"/>
                <w:color w:val="000000"/>
                <w:lang w:bidi="ar-SA"/>
              </w:rPr>
              <w:t>vCD</w:t>
            </w:r>
            <w:proofErr w:type="spellEnd"/>
          </w:p>
        </w:tc>
        <w:tc>
          <w:tcPr>
            <w:tcW w:w="3081" w:type="dxa"/>
          </w:tcPr>
          <w:p w14:paraId="62085A0F" w14:textId="01CF55A2"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Installs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and configures the </w:t>
            </w:r>
            <w:proofErr w:type="spellStart"/>
            <w:r>
              <w:rPr>
                <w:rFonts w:ascii="Calibri" w:eastAsia="Times New Roman" w:hAnsi="Calibri" w:cs="Calibri"/>
                <w:color w:val="000000"/>
                <w:lang w:bidi="ar-SA"/>
              </w:rPr>
              <w:t>db</w:t>
            </w:r>
            <w:proofErr w:type="spellEnd"/>
          </w:p>
        </w:tc>
      </w:tr>
      <w:tr w:rsidR="00F227FB" w:rsidRPr="001C0FEC" w14:paraId="17A36511" w14:textId="77777777" w:rsidTr="00D431DC">
        <w:trPr>
          <w:trHeight w:val="300"/>
        </w:trPr>
        <w:tc>
          <w:tcPr>
            <w:tcW w:w="2785" w:type="dxa"/>
            <w:shd w:val="clear" w:color="auto" w:fill="auto"/>
            <w:noWrap/>
            <w:vAlign w:val="bottom"/>
          </w:tcPr>
          <w:p w14:paraId="275F9EC2" w14:textId="00E0A86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1A5A3F83" w14:textId="338882E3"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05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Setup</w:t>
            </w:r>
          </w:p>
        </w:tc>
        <w:tc>
          <w:tcPr>
            <w:tcW w:w="3081" w:type="dxa"/>
          </w:tcPr>
          <w:p w14:paraId="13434B10" w14:textId="0A14E213"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the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wizard</w:t>
            </w:r>
          </w:p>
        </w:tc>
      </w:tr>
      <w:tr w:rsidR="000E743D" w:rsidRPr="001C0FEC" w14:paraId="05A5810A" w14:textId="77777777" w:rsidTr="00D431DC">
        <w:trPr>
          <w:trHeight w:val="300"/>
        </w:trPr>
        <w:tc>
          <w:tcPr>
            <w:tcW w:w="2785" w:type="dxa"/>
            <w:shd w:val="clear" w:color="auto" w:fill="auto"/>
            <w:noWrap/>
            <w:vAlign w:val="bottom"/>
          </w:tcPr>
          <w:p w14:paraId="0750B0E4" w14:textId="5CDFC643"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tcPr>
          <w:p w14:paraId="3D9ECAEF" w14:textId="2B18E712" w:rsidR="000E743D" w:rsidRPr="001C0FEC" w:rsidRDefault="00AB00A6" w:rsidP="00952D7C">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vLog</w:t>
            </w:r>
            <w:proofErr w:type="spellEnd"/>
          </w:p>
        </w:tc>
        <w:tc>
          <w:tcPr>
            <w:tcW w:w="3081" w:type="dxa"/>
          </w:tcPr>
          <w:p w14:paraId="0FDBFDD5" w14:textId="13FA2ECF" w:rsidR="000E743D"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vLog</w:t>
            </w:r>
            <w:proofErr w:type="spellEnd"/>
            <w:r>
              <w:rPr>
                <w:rFonts w:ascii="Calibri" w:eastAsia="Times New Roman" w:hAnsi="Calibri" w:cs="Calibri"/>
                <w:color w:val="000000"/>
                <w:lang w:bidi="ar-SA"/>
              </w:rPr>
              <w:t xml:space="preserve"> Insight OVA</w:t>
            </w:r>
          </w:p>
        </w:tc>
      </w:tr>
      <w:tr w:rsidR="000E743D" w:rsidRPr="001C0FEC" w14:paraId="50D11F15" w14:textId="6DFB4B75" w:rsidTr="00D431DC">
        <w:trPr>
          <w:trHeight w:val="300"/>
        </w:trPr>
        <w:tc>
          <w:tcPr>
            <w:tcW w:w="2785" w:type="dxa"/>
            <w:shd w:val="clear" w:color="auto" w:fill="auto"/>
            <w:noWrap/>
            <w:vAlign w:val="bottom"/>
            <w:hideMark/>
          </w:tcPr>
          <w:p w14:paraId="3F74E664" w14:textId="3DB83A0F"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02B7515D" w14:textId="75657128" w:rsidR="000E743D" w:rsidRPr="001C0FEC" w:rsidRDefault="00000162" w:rsidP="000E743D">
            <w:pPr>
              <w:spacing w:before="0" w:after="0" w:line="240" w:lineRule="auto"/>
              <w:rPr>
                <w:rFonts w:ascii="Calibri" w:eastAsia="Times New Roman" w:hAnsi="Calibri" w:cs="Calibri"/>
                <w:color w:val="000000"/>
                <w:lang w:bidi="ar-SA"/>
              </w:rPr>
            </w:pPr>
            <w:r w:rsidRPr="00000162">
              <w:rPr>
                <w:rFonts w:ascii="Calibri" w:eastAsia="Times New Roman" w:hAnsi="Calibri" w:cs="Calibri"/>
                <w:color w:val="000000"/>
                <w:lang w:bidi="ar-SA"/>
              </w:rPr>
              <w:t>02 Run Start-up Configuration Wizard</w:t>
            </w:r>
          </w:p>
        </w:tc>
        <w:tc>
          <w:tcPr>
            <w:tcW w:w="3081" w:type="dxa"/>
          </w:tcPr>
          <w:p w14:paraId="4DB917C1" w14:textId="41EE4C8B"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DNS, SMTP, license, NTP</w:t>
            </w:r>
          </w:p>
        </w:tc>
      </w:tr>
      <w:tr w:rsidR="000E743D" w:rsidRPr="001C0FEC" w14:paraId="06A19365" w14:textId="0ACF3538" w:rsidTr="00D431DC">
        <w:trPr>
          <w:trHeight w:val="300"/>
        </w:trPr>
        <w:tc>
          <w:tcPr>
            <w:tcW w:w="2785" w:type="dxa"/>
            <w:shd w:val="clear" w:color="auto" w:fill="auto"/>
            <w:noWrap/>
            <w:vAlign w:val="bottom"/>
            <w:hideMark/>
          </w:tcPr>
          <w:p w14:paraId="01A23C8D" w14:textId="504D9CD5"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47F9B17B" w14:textId="4FB300A5"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 xml:space="preserve">03 Install </w:t>
            </w:r>
            <w:proofErr w:type="spellStart"/>
            <w:r w:rsidRPr="00647A6D">
              <w:rPr>
                <w:rFonts w:ascii="Calibri" w:eastAsia="Times New Roman" w:hAnsi="Calibri" w:cs="Calibri"/>
                <w:color w:val="000000"/>
                <w:lang w:bidi="ar-SA"/>
              </w:rPr>
              <w:t>vLog</w:t>
            </w:r>
            <w:proofErr w:type="spellEnd"/>
            <w:r w:rsidRPr="00647A6D">
              <w:rPr>
                <w:rFonts w:ascii="Calibri" w:eastAsia="Times New Roman" w:hAnsi="Calibri" w:cs="Calibri"/>
                <w:color w:val="000000"/>
                <w:lang w:bidi="ar-SA"/>
              </w:rPr>
              <w:t xml:space="preserve"> Patch PAK file</w:t>
            </w:r>
          </w:p>
        </w:tc>
        <w:tc>
          <w:tcPr>
            <w:tcW w:w="3081" w:type="dxa"/>
          </w:tcPr>
          <w:p w14:paraId="511AA7BB" w14:textId="7949445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Apply patch PAK file</w:t>
            </w:r>
          </w:p>
        </w:tc>
      </w:tr>
      <w:tr w:rsidR="000E743D" w:rsidRPr="001C0FEC" w14:paraId="4F0D03C8" w14:textId="65DFB1F0" w:rsidTr="00D431DC">
        <w:trPr>
          <w:trHeight w:val="300"/>
        </w:trPr>
        <w:tc>
          <w:tcPr>
            <w:tcW w:w="2785" w:type="dxa"/>
            <w:shd w:val="clear" w:color="auto" w:fill="auto"/>
            <w:noWrap/>
            <w:vAlign w:val="bottom"/>
            <w:hideMark/>
          </w:tcPr>
          <w:p w14:paraId="7FA030BA" w14:textId="131758BA"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F7A41C3" w14:textId="212C9030"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04 vCenter Registration</w:t>
            </w:r>
          </w:p>
        </w:tc>
        <w:tc>
          <w:tcPr>
            <w:tcW w:w="3081" w:type="dxa"/>
          </w:tcPr>
          <w:p w14:paraId="5039A8C9" w14:textId="1C1B7EE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w:t>
            </w:r>
          </w:p>
        </w:tc>
      </w:tr>
      <w:tr w:rsidR="000E743D" w:rsidRPr="001C0FEC" w14:paraId="114B55B4" w14:textId="300393FA" w:rsidTr="00D431DC">
        <w:trPr>
          <w:trHeight w:val="300"/>
        </w:trPr>
        <w:tc>
          <w:tcPr>
            <w:tcW w:w="2785" w:type="dxa"/>
            <w:shd w:val="clear" w:color="auto" w:fill="auto"/>
            <w:noWrap/>
            <w:vAlign w:val="bottom"/>
            <w:hideMark/>
          </w:tcPr>
          <w:p w14:paraId="4156E48D" w14:textId="70FB6C3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lastRenderedPageBreak/>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D8AC758" w14:textId="45A43789" w:rsidR="000E743D" w:rsidRPr="00855D09" w:rsidRDefault="009A60D4" w:rsidP="000E743D">
            <w:pPr>
              <w:spacing w:before="0" w:after="0" w:line="240" w:lineRule="auto"/>
              <w:rPr>
                <w:rFonts w:ascii="Calibri" w:eastAsia="Times New Roman" w:hAnsi="Calibri" w:cstheme="minorBidi"/>
                <w:color w:val="000000"/>
              </w:rPr>
            </w:pPr>
            <w:r w:rsidRPr="009A60D4">
              <w:rPr>
                <w:rFonts w:ascii="Calibri" w:eastAsia="Times New Roman" w:hAnsi="Calibri" w:cs="Calibri"/>
                <w:color w:val="000000"/>
                <w:lang w:bidi="ar-SA"/>
              </w:rPr>
              <w:t>05 vROPS Registration</w:t>
            </w:r>
          </w:p>
        </w:tc>
        <w:tc>
          <w:tcPr>
            <w:tcW w:w="3081" w:type="dxa"/>
          </w:tcPr>
          <w:p w14:paraId="100E57CF" w14:textId="35FFC3B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Register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server</w:t>
            </w:r>
          </w:p>
        </w:tc>
      </w:tr>
      <w:tr w:rsidR="000E743D" w:rsidRPr="001C0FEC" w14:paraId="02E2C058" w14:textId="77777777" w:rsidTr="00D431DC">
        <w:trPr>
          <w:trHeight w:val="300"/>
        </w:trPr>
        <w:tc>
          <w:tcPr>
            <w:tcW w:w="2785" w:type="dxa"/>
            <w:shd w:val="clear" w:color="auto" w:fill="auto"/>
            <w:noWrap/>
            <w:vAlign w:val="bottom"/>
            <w:hideMark/>
          </w:tcPr>
          <w:p w14:paraId="20ED6696" w14:textId="7777777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4E855212" w14:textId="47F36227" w:rsidR="000E743D" w:rsidRPr="001C0FEC" w:rsidRDefault="00AB00A6" w:rsidP="000E743D">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01 Deploy vROPS</w:t>
            </w:r>
          </w:p>
        </w:tc>
        <w:tc>
          <w:tcPr>
            <w:tcW w:w="3081" w:type="dxa"/>
          </w:tcPr>
          <w:p w14:paraId="6BAA649D" w14:textId="77777777"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OVA</w:t>
            </w:r>
          </w:p>
        </w:tc>
      </w:tr>
      <w:tr w:rsidR="000E743D" w:rsidRPr="001C0FEC" w14:paraId="37C34954" w14:textId="4E57D8F1" w:rsidTr="00D431DC">
        <w:trPr>
          <w:trHeight w:val="300"/>
        </w:trPr>
        <w:tc>
          <w:tcPr>
            <w:tcW w:w="2785" w:type="dxa"/>
            <w:shd w:val="clear" w:color="auto" w:fill="auto"/>
            <w:noWrap/>
            <w:vAlign w:val="bottom"/>
            <w:hideMark/>
          </w:tcPr>
          <w:p w14:paraId="4FF99342" w14:textId="76B6EAA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4933A06" w14:textId="5F0954C6" w:rsidR="000E743D" w:rsidRPr="001C0FEC" w:rsidRDefault="00A11433" w:rsidP="000E743D">
            <w:pPr>
              <w:spacing w:before="0" w:after="0" w:line="240" w:lineRule="auto"/>
              <w:rPr>
                <w:rFonts w:ascii="Calibri" w:eastAsia="Times New Roman" w:hAnsi="Calibri" w:cs="Calibri"/>
                <w:color w:val="000000"/>
                <w:lang w:bidi="ar-SA"/>
              </w:rPr>
            </w:pPr>
            <w:r w:rsidRPr="00A11433">
              <w:rPr>
                <w:rFonts w:ascii="Calibri" w:eastAsia="Times New Roman" w:hAnsi="Calibri" w:cs="Calibri"/>
                <w:color w:val="000000"/>
                <w:lang w:bidi="ar-SA"/>
              </w:rPr>
              <w:t>02 Run Start-up Configuration Wizard</w:t>
            </w:r>
          </w:p>
        </w:tc>
        <w:tc>
          <w:tcPr>
            <w:tcW w:w="3081" w:type="dxa"/>
          </w:tcPr>
          <w:p w14:paraId="0F25CA01" w14:textId="6A620B49"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New installation, set admin password, set license mode, set NTP</w:t>
            </w:r>
          </w:p>
        </w:tc>
      </w:tr>
      <w:tr w:rsidR="000E743D" w:rsidRPr="001C0FEC" w14:paraId="6B4318A4" w14:textId="450395F5" w:rsidTr="00D431DC">
        <w:trPr>
          <w:trHeight w:val="300"/>
        </w:trPr>
        <w:tc>
          <w:tcPr>
            <w:tcW w:w="2785" w:type="dxa"/>
            <w:shd w:val="clear" w:color="auto" w:fill="auto"/>
            <w:noWrap/>
            <w:vAlign w:val="bottom"/>
            <w:hideMark/>
          </w:tcPr>
          <w:p w14:paraId="59E0E17F" w14:textId="49449B5E"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2337B801" w14:textId="04060B45" w:rsidR="000E743D" w:rsidRPr="001C0FEC" w:rsidRDefault="00817AF0" w:rsidP="000E743D">
            <w:pPr>
              <w:spacing w:before="0" w:after="0" w:line="240" w:lineRule="auto"/>
              <w:rPr>
                <w:rFonts w:ascii="Calibri" w:eastAsia="Times New Roman" w:hAnsi="Calibri" w:cs="Calibri"/>
                <w:color w:val="000000"/>
                <w:lang w:bidi="ar-SA"/>
              </w:rPr>
            </w:pPr>
            <w:r w:rsidRPr="00817AF0">
              <w:rPr>
                <w:rFonts w:ascii="Calibri" w:eastAsia="Times New Roman" w:hAnsi="Calibri" w:cs="Calibri"/>
                <w:color w:val="000000"/>
                <w:lang w:bidi="ar-SA"/>
              </w:rPr>
              <w:t>03 Start vROPS Service</w:t>
            </w:r>
          </w:p>
        </w:tc>
        <w:tc>
          <w:tcPr>
            <w:tcW w:w="3081" w:type="dxa"/>
          </w:tcPr>
          <w:p w14:paraId="2B9AC34D" w14:textId="13A8925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 service</w:t>
            </w:r>
          </w:p>
        </w:tc>
      </w:tr>
      <w:tr w:rsidR="000E743D" w:rsidRPr="001C0FEC" w14:paraId="0EEE3608" w14:textId="522CDDB0" w:rsidTr="00D431DC">
        <w:trPr>
          <w:trHeight w:val="300"/>
        </w:trPr>
        <w:tc>
          <w:tcPr>
            <w:tcW w:w="2785" w:type="dxa"/>
            <w:shd w:val="clear" w:color="auto" w:fill="auto"/>
            <w:noWrap/>
            <w:vAlign w:val="bottom"/>
            <w:hideMark/>
          </w:tcPr>
          <w:p w14:paraId="08154A36" w14:textId="5914697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3CCAC32" w14:textId="76EB19A6" w:rsidR="000E743D" w:rsidRPr="001C0FEC" w:rsidRDefault="004C2897" w:rsidP="000E743D">
            <w:pPr>
              <w:spacing w:before="0" w:after="0" w:line="240" w:lineRule="auto"/>
              <w:rPr>
                <w:rFonts w:ascii="Calibri" w:eastAsia="Times New Roman" w:hAnsi="Calibri" w:cs="Calibri"/>
                <w:color w:val="000000"/>
                <w:lang w:bidi="ar-SA"/>
              </w:rPr>
            </w:pPr>
            <w:r w:rsidRPr="004C2897">
              <w:rPr>
                <w:rFonts w:ascii="Calibri" w:eastAsia="Times New Roman" w:hAnsi="Calibri" w:cs="Calibri"/>
                <w:color w:val="000000"/>
                <w:lang w:bidi="ar-SA"/>
              </w:rPr>
              <w:t>04 Enter vROPS License</w:t>
            </w:r>
          </w:p>
        </w:tc>
        <w:tc>
          <w:tcPr>
            <w:tcW w:w="3081" w:type="dxa"/>
          </w:tcPr>
          <w:p w14:paraId="4DF6C4F1" w14:textId="478EF3D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Accept EULA and enter license</w:t>
            </w:r>
          </w:p>
        </w:tc>
      </w:tr>
      <w:tr w:rsidR="000E743D" w:rsidRPr="001C0FEC" w14:paraId="4FF26DBC" w14:textId="0CCD4332" w:rsidTr="00D431DC">
        <w:trPr>
          <w:trHeight w:val="300"/>
        </w:trPr>
        <w:tc>
          <w:tcPr>
            <w:tcW w:w="2785" w:type="dxa"/>
            <w:shd w:val="clear" w:color="auto" w:fill="auto"/>
            <w:noWrap/>
            <w:vAlign w:val="bottom"/>
            <w:hideMark/>
          </w:tcPr>
          <w:p w14:paraId="639B9AA2" w14:textId="52319EBD"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63882EDD" w14:textId="3443EF5D" w:rsidR="000E743D" w:rsidRPr="001C0FEC" w:rsidRDefault="003C6EA1" w:rsidP="000E743D">
            <w:pPr>
              <w:spacing w:before="0" w:after="0" w:line="240" w:lineRule="auto"/>
              <w:rPr>
                <w:rFonts w:ascii="Calibri" w:eastAsia="Times New Roman" w:hAnsi="Calibri" w:cs="Calibri"/>
                <w:color w:val="000000"/>
                <w:lang w:bidi="ar-SA"/>
              </w:rPr>
            </w:pPr>
            <w:r w:rsidRPr="003C6EA1">
              <w:rPr>
                <w:rFonts w:ascii="Calibri" w:eastAsia="Times New Roman" w:hAnsi="Calibri" w:cs="Calibri"/>
                <w:color w:val="000000"/>
                <w:lang w:bidi="ar-SA"/>
              </w:rPr>
              <w:t>05 Register vROPS With vCenter</w:t>
            </w:r>
          </w:p>
        </w:tc>
        <w:tc>
          <w:tcPr>
            <w:tcW w:w="3081" w:type="dxa"/>
          </w:tcPr>
          <w:p w14:paraId="7A7AB158" w14:textId="7D60FCC0"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 enter vCenter monitoring settings</w:t>
            </w:r>
          </w:p>
        </w:tc>
      </w:tr>
      <w:tr w:rsidR="000E743D" w:rsidRPr="001C0FEC" w14:paraId="7F0835CE" w14:textId="77777777" w:rsidTr="00952D7C">
        <w:trPr>
          <w:trHeight w:val="300"/>
        </w:trPr>
        <w:tc>
          <w:tcPr>
            <w:tcW w:w="2785" w:type="dxa"/>
            <w:shd w:val="clear" w:color="auto" w:fill="auto"/>
            <w:noWrap/>
            <w:vAlign w:val="bottom"/>
          </w:tcPr>
          <w:p w14:paraId="2268AD60" w14:textId="273D4406"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24CFFAD1" w14:textId="2D429894"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01 Deploy Nagios</w:t>
            </w:r>
          </w:p>
        </w:tc>
        <w:tc>
          <w:tcPr>
            <w:tcW w:w="3081" w:type="dxa"/>
          </w:tcPr>
          <w:p w14:paraId="59D5ED94" w14:textId="3F0E9EA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Nagios OVA</w:t>
            </w:r>
          </w:p>
        </w:tc>
      </w:tr>
      <w:tr w:rsidR="000E743D" w:rsidRPr="001C0FEC" w14:paraId="460CA96E" w14:textId="77777777" w:rsidTr="00952D7C">
        <w:trPr>
          <w:trHeight w:val="300"/>
        </w:trPr>
        <w:tc>
          <w:tcPr>
            <w:tcW w:w="2785" w:type="dxa"/>
            <w:shd w:val="clear" w:color="auto" w:fill="auto"/>
            <w:noWrap/>
            <w:vAlign w:val="bottom"/>
          </w:tcPr>
          <w:p w14:paraId="79052761" w14:textId="2EE9F7A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55C4A4B4" w14:textId="6EE43EC7"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02 Configure Nagios</w:t>
            </w:r>
          </w:p>
        </w:tc>
        <w:tc>
          <w:tcPr>
            <w:tcW w:w="3081" w:type="dxa"/>
          </w:tcPr>
          <w:p w14:paraId="73EF7FF4" w14:textId="5B42B878" w:rsidR="000E743D" w:rsidRPr="001C0FEC" w:rsidRDefault="000E743D"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Nagios to support ESX monitoring</w:t>
            </w:r>
          </w:p>
        </w:tc>
      </w:tr>
      <w:tr w:rsidR="000E743D" w:rsidRPr="001C0FEC" w14:paraId="7ABFD97D" w14:textId="77777777" w:rsidTr="00952D7C">
        <w:trPr>
          <w:trHeight w:val="300"/>
        </w:trPr>
        <w:tc>
          <w:tcPr>
            <w:tcW w:w="2785" w:type="dxa"/>
            <w:shd w:val="clear" w:color="auto" w:fill="auto"/>
            <w:noWrap/>
            <w:vAlign w:val="bottom"/>
          </w:tcPr>
          <w:p w14:paraId="6ECCA91D" w14:textId="3EA9F923"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3C80BAAA" w14:textId="19C78A2F"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Enable</w:t>
            </w:r>
          </w:p>
        </w:tc>
        <w:tc>
          <w:tcPr>
            <w:tcW w:w="3081" w:type="dxa"/>
          </w:tcPr>
          <w:p w14:paraId="3185F2C9" w14:textId="170CF815"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Starts the monitoring</w:t>
            </w:r>
          </w:p>
        </w:tc>
      </w:tr>
      <w:tr w:rsidR="00952D7C" w:rsidRPr="001C0FEC" w14:paraId="1F1BEB93" w14:textId="77777777" w:rsidTr="00952D7C">
        <w:trPr>
          <w:trHeight w:val="300"/>
        </w:trPr>
        <w:tc>
          <w:tcPr>
            <w:tcW w:w="2785" w:type="dxa"/>
            <w:shd w:val="clear" w:color="auto" w:fill="auto"/>
            <w:noWrap/>
            <w:vAlign w:val="bottom"/>
          </w:tcPr>
          <w:p w14:paraId="38903DAE" w14:textId="460177D3"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109B215E" w14:textId="703CB40B"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Disable</w:t>
            </w:r>
          </w:p>
        </w:tc>
        <w:tc>
          <w:tcPr>
            <w:tcW w:w="3081" w:type="dxa"/>
          </w:tcPr>
          <w:p w14:paraId="2A5BCEDE" w14:textId="38CC3FB8"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Stops the monitoring</w:t>
            </w:r>
          </w:p>
        </w:tc>
      </w:tr>
      <w:tr w:rsidR="00952D7C" w:rsidRPr="001C0FEC" w14:paraId="26804913" w14:textId="77777777" w:rsidTr="00952D7C">
        <w:trPr>
          <w:trHeight w:val="300"/>
        </w:trPr>
        <w:tc>
          <w:tcPr>
            <w:tcW w:w="2785" w:type="dxa"/>
            <w:shd w:val="clear" w:color="auto" w:fill="auto"/>
            <w:noWrap/>
            <w:vAlign w:val="bottom"/>
          </w:tcPr>
          <w:p w14:paraId="2D0793C3" w14:textId="6795EA49"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p>
        </w:tc>
        <w:tc>
          <w:tcPr>
            <w:tcW w:w="4029" w:type="dxa"/>
            <w:shd w:val="clear" w:color="auto" w:fill="auto"/>
            <w:noWrap/>
            <w:vAlign w:val="bottom"/>
          </w:tcPr>
          <w:p w14:paraId="16BC635A" w14:textId="14AD2607"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RegisterResources</w:t>
            </w:r>
            <w:proofErr w:type="spellEnd"/>
          </w:p>
        </w:tc>
        <w:tc>
          <w:tcPr>
            <w:tcW w:w="3081" w:type="dxa"/>
          </w:tcPr>
          <w:p w14:paraId="543C406C" w14:textId="519886D3"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Adds a resource to the Nagios monitoring </w:t>
            </w:r>
          </w:p>
        </w:tc>
      </w:tr>
      <w:tr w:rsidR="00952D7C" w:rsidRPr="001C0FEC" w14:paraId="20569C36" w14:textId="77777777" w:rsidTr="00952D7C">
        <w:trPr>
          <w:trHeight w:val="300"/>
        </w:trPr>
        <w:tc>
          <w:tcPr>
            <w:tcW w:w="2785" w:type="dxa"/>
            <w:shd w:val="clear" w:color="auto" w:fill="auto"/>
            <w:noWrap/>
            <w:vAlign w:val="bottom"/>
          </w:tcPr>
          <w:p w14:paraId="22802F94" w14:textId="637933E7"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r w:rsidRPr="001C0FEC" w:rsidDel="000E743D">
              <w:rPr>
                <w:rFonts w:ascii="Calibri" w:eastAsia="Times New Roman" w:hAnsi="Calibri" w:cs="Calibri"/>
                <w:color w:val="000000"/>
                <w:lang w:bidi="ar-SA"/>
              </w:rPr>
              <w:t xml:space="preserve"> </w:t>
            </w:r>
          </w:p>
        </w:tc>
        <w:tc>
          <w:tcPr>
            <w:tcW w:w="4029" w:type="dxa"/>
            <w:shd w:val="clear" w:color="auto" w:fill="auto"/>
            <w:noWrap/>
            <w:vAlign w:val="bottom"/>
          </w:tcPr>
          <w:p w14:paraId="2AADF3CB" w14:textId="3BC90A4C"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RemoveResources</w:t>
            </w:r>
            <w:proofErr w:type="spellEnd"/>
          </w:p>
        </w:tc>
        <w:tc>
          <w:tcPr>
            <w:tcW w:w="3081" w:type="dxa"/>
          </w:tcPr>
          <w:p w14:paraId="6E6E80F8" w14:textId="2A9CD63C"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Removes a resource from the Nagios monitoring </w:t>
            </w:r>
          </w:p>
        </w:tc>
      </w:tr>
      <w:tr w:rsidR="00D94F2B" w:rsidRPr="001C0FEC" w14:paraId="2FBDD628" w14:textId="77777777" w:rsidTr="00952D7C">
        <w:trPr>
          <w:trHeight w:val="300"/>
        </w:trPr>
        <w:tc>
          <w:tcPr>
            <w:tcW w:w="2785" w:type="dxa"/>
            <w:shd w:val="clear" w:color="auto" w:fill="auto"/>
            <w:noWrap/>
            <w:vAlign w:val="bottom"/>
          </w:tcPr>
          <w:p w14:paraId="26B161E7" w14:textId="20CD88C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E05A505" w14:textId="45495067"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02 Deploy Analytics</w:t>
            </w:r>
          </w:p>
        </w:tc>
        <w:tc>
          <w:tcPr>
            <w:tcW w:w="3081" w:type="dxa"/>
          </w:tcPr>
          <w:p w14:paraId="3998A34F" w14:textId="735BE24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Analytics OVA</w:t>
            </w:r>
          </w:p>
        </w:tc>
      </w:tr>
      <w:tr w:rsidR="00694CBF" w14:paraId="7D734FE6" w14:textId="77777777" w:rsidTr="00AB38D9">
        <w:trPr>
          <w:trHeight w:val="300"/>
        </w:trPr>
        <w:tc>
          <w:tcPr>
            <w:tcW w:w="2785" w:type="dxa"/>
            <w:shd w:val="clear" w:color="auto" w:fill="auto"/>
            <w:noWrap/>
            <w:vAlign w:val="bottom"/>
          </w:tcPr>
          <w:p w14:paraId="4F7E2C18"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66E6D5C" w14:textId="77777777" w:rsidR="00694CBF" w:rsidRDefault="00694CBF" w:rsidP="00AB38D9">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04 Deploy Branch 1</w:t>
            </w:r>
          </w:p>
        </w:tc>
        <w:tc>
          <w:tcPr>
            <w:tcW w:w="3081" w:type="dxa"/>
          </w:tcPr>
          <w:p w14:paraId="456637B1"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161CD9EC" w14:textId="77777777" w:rsidTr="00952D7C">
        <w:trPr>
          <w:trHeight w:val="300"/>
        </w:trPr>
        <w:tc>
          <w:tcPr>
            <w:tcW w:w="2785" w:type="dxa"/>
            <w:shd w:val="clear" w:color="auto" w:fill="auto"/>
            <w:noWrap/>
            <w:vAlign w:val="bottom"/>
          </w:tcPr>
          <w:p w14:paraId="26097575" w14:textId="6BE0F6D8"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3EBE152" w14:textId="289E5FDA" w:rsidR="00D94F2B" w:rsidRDefault="00694CBF"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05 Deploy Branch 2</w:t>
            </w:r>
          </w:p>
        </w:tc>
        <w:tc>
          <w:tcPr>
            <w:tcW w:w="3081" w:type="dxa"/>
          </w:tcPr>
          <w:p w14:paraId="1B2FDC23" w14:textId="030F5017"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7305AEC3" w14:textId="77777777" w:rsidTr="00952D7C">
        <w:trPr>
          <w:trHeight w:val="300"/>
        </w:trPr>
        <w:tc>
          <w:tcPr>
            <w:tcW w:w="2785" w:type="dxa"/>
            <w:shd w:val="clear" w:color="auto" w:fill="auto"/>
            <w:noWrap/>
            <w:vAlign w:val="bottom"/>
          </w:tcPr>
          <w:p w14:paraId="60CABEB3" w14:textId="4AFE7AF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D02C23A" w14:textId="5ECFFF44"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03 Deploy Controller</w:t>
            </w:r>
          </w:p>
        </w:tc>
        <w:tc>
          <w:tcPr>
            <w:tcW w:w="3081" w:type="dxa"/>
          </w:tcPr>
          <w:p w14:paraId="4DE205CF" w14:textId="7D803E8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Controller OVA</w:t>
            </w:r>
          </w:p>
        </w:tc>
      </w:tr>
      <w:tr w:rsidR="00D94F2B" w:rsidRPr="001C0FEC" w14:paraId="76167B83" w14:textId="77777777" w:rsidTr="00952D7C">
        <w:trPr>
          <w:trHeight w:val="300"/>
        </w:trPr>
        <w:tc>
          <w:tcPr>
            <w:tcW w:w="2785" w:type="dxa"/>
            <w:shd w:val="clear" w:color="auto" w:fill="auto"/>
            <w:noWrap/>
            <w:vAlign w:val="bottom"/>
          </w:tcPr>
          <w:p w14:paraId="45A5297B" w14:textId="1FC152BE"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6C35250E" w14:textId="6C80C212"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01 Deploy Director</w:t>
            </w:r>
          </w:p>
        </w:tc>
        <w:tc>
          <w:tcPr>
            <w:tcW w:w="3081" w:type="dxa"/>
          </w:tcPr>
          <w:p w14:paraId="4DDB6DF7" w14:textId="3BEB6F0D"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Director OVA</w:t>
            </w:r>
          </w:p>
        </w:tc>
      </w:tr>
      <w:tr w:rsidR="00D94F2B" w:rsidRPr="001C0FEC" w14:paraId="7D698A4E" w14:textId="77777777" w:rsidTr="00952D7C">
        <w:trPr>
          <w:trHeight w:val="300"/>
        </w:trPr>
        <w:tc>
          <w:tcPr>
            <w:tcW w:w="2785" w:type="dxa"/>
            <w:shd w:val="clear" w:color="auto" w:fill="auto"/>
            <w:noWrap/>
            <w:vAlign w:val="bottom"/>
          </w:tcPr>
          <w:p w14:paraId="13176040" w14:textId="56900F2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2D431FF" w14:textId="22A21BBC"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06 Post-deployment Configurations</w:t>
            </w:r>
          </w:p>
        </w:tc>
        <w:tc>
          <w:tcPr>
            <w:tcW w:w="3081" w:type="dxa"/>
          </w:tcPr>
          <w:p w14:paraId="218EC6B3" w14:textId="0317EFF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network for the different versa components</w:t>
            </w:r>
            <w:r w:rsidR="00481545">
              <w:rPr>
                <w:rFonts w:ascii="Calibri" w:eastAsia="Times New Roman" w:hAnsi="Calibri" w:cs="Calibri"/>
                <w:color w:val="000000"/>
                <w:lang w:bidi="ar-SA"/>
              </w:rPr>
              <w:t xml:space="preserve"> and basic cli commands</w:t>
            </w:r>
          </w:p>
        </w:tc>
      </w:tr>
      <w:tr w:rsidR="00D94F2B" w:rsidRPr="001C0FEC" w14:paraId="0B572B70" w14:textId="77777777" w:rsidTr="00952D7C">
        <w:trPr>
          <w:trHeight w:val="300"/>
        </w:trPr>
        <w:tc>
          <w:tcPr>
            <w:tcW w:w="2785" w:type="dxa"/>
            <w:shd w:val="clear" w:color="auto" w:fill="auto"/>
            <w:noWrap/>
            <w:vAlign w:val="bottom"/>
          </w:tcPr>
          <w:p w14:paraId="574551CA" w14:textId="6FA2139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195FA03B" w14:textId="11840EE0" w:rsidR="00D94F2B" w:rsidRPr="007C56FB" w:rsidRDefault="002F7440" w:rsidP="007C56FB">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07 Organization Administration</w:t>
            </w:r>
          </w:p>
        </w:tc>
        <w:tc>
          <w:tcPr>
            <w:tcW w:w="3081" w:type="dxa"/>
          </w:tcPr>
          <w:p w14:paraId="0492B5DA" w14:textId="3C122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Provider and Customer Organizations</w:t>
            </w:r>
          </w:p>
        </w:tc>
      </w:tr>
      <w:tr w:rsidR="00D94F2B" w:rsidRPr="001C0FEC" w14:paraId="157BC764" w14:textId="77777777" w:rsidTr="00952D7C">
        <w:trPr>
          <w:trHeight w:val="300"/>
        </w:trPr>
        <w:tc>
          <w:tcPr>
            <w:tcW w:w="2785" w:type="dxa"/>
            <w:shd w:val="clear" w:color="auto" w:fill="auto"/>
            <w:noWrap/>
            <w:vAlign w:val="bottom"/>
          </w:tcPr>
          <w:p w14:paraId="6C57730D" w14:textId="37D7AD6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1E59F8C" w14:textId="123B6D49"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08 Create Controller Profile</w:t>
            </w:r>
          </w:p>
        </w:tc>
        <w:tc>
          <w:tcPr>
            <w:tcW w:w="3081" w:type="dxa"/>
          </w:tcPr>
          <w:p w14:paraId="1126B85F" w14:textId="12739FB5"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the Controller profile </w:t>
            </w:r>
          </w:p>
        </w:tc>
      </w:tr>
      <w:tr w:rsidR="00D94F2B" w:rsidRPr="001C0FEC" w14:paraId="7AD70083" w14:textId="77777777" w:rsidTr="00952D7C">
        <w:trPr>
          <w:trHeight w:val="300"/>
        </w:trPr>
        <w:tc>
          <w:tcPr>
            <w:tcW w:w="2785" w:type="dxa"/>
            <w:shd w:val="clear" w:color="auto" w:fill="auto"/>
            <w:noWrap/>
            <w:vAlign w:val="bottom"/>
          </w:tcPr>
          <w:p w14:paraId="78F2A44B" w14:textId="68241EF5"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F95CEFB" w14:textId="0CDC4F0E"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09 Controller Administration</w:t>
            </w:r>
          </w:p>
        </w:tc>
        <w:tc>
          <w:tcPr>
            <w:tcW w:w="3081" w:type="dxa"/>
          </w:tcPr>
          <w:p w14:paraId="01321EDF" w14:textId="79F802F8"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Assigning the Controller to the Customer</w:t>
            </w:r>
          </w:p>
        </w:tc>
      </w:tr>
      <w:tr w:rsidR="00D94F2B" w:rsidRPr="001C0FEC" w14:paraId="5DBA74A3" w14:textId="77777777" w:rsidTr="00952D7C">
        <w:trPr>
          <w:trHeight w:val="300"/>
        </w:trPr>
        <w:tc>
          <w:tcPr>
            <w:tcW w:w="2785" w:type="dxa"/>
            <w:shd w:val="clear" w:color="auto" w:fill="auto"/>
            <w:noWrap/>
            <w:vAlign w:val="bottom"/>
          </w:tcPr>
          <w:p w14:paraId="5822CA65" w14:textId="4CC4955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9BB5DDB" w14:textId="7AD19523"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10 Organization Configurations</w:t>
            </w:r>
          </w:p>
        </w:tc>
        <w:tc>
          <w:tcPr>
            <w:tcW w:w="3081" w:type="dxa"/>
          </w:tcPr>
          <w:p w14:paraId="340C7A3E" w14:textId="45D052D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Organization specific profiles</w:t>
            </w:r>
          </w:p>
        </w:tc>
      </w:tr>
      <w:tr w:rsidR="00D94F2B" w:rsidRPr="001C0FEC" w14:paraId="69DA0CCD" w14:textId="77777777" w:rsidTr="00952D7C">
        <w:trPr>
          <w:trHeight w:val="300"/>
        </w:trPr>
        <w:tc>
          <w:tcPr>
            <w:tcW w:w="2785" w:type="dxa"/>
            <w:shd w:val="clear" w:color="auto" w:fill="auto"/>
            <w:noWrap/>
            <w:vAlign w:val="bottom"/>
          </w:tcPr>
          <w:p w14:paraId="44DB0223" w14:textId="2CA1F982"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0EDD242" w14:textId="555363BD"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11 Create Analytics Profile</w:t>
            </w:r>
          </w:p>
        </w:tc>
        <w:tc>
          <w:tcPr>
            <w:tcW w:w="3081" w:type="dxa"/>
          </w:tcPr>
          <w:p w14:paraId="5EA7E3C6" w14:textId="439C8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the Analytics to the Director context</w:t>
            </w:r>
          </w:p>
        </w:tc>
      </w:tr>
      <w:tr w:rsidR="00D94F2B" w:rsidRPr="001C0FEC" w14:paraId="224807A2" w14:textId="77777777" w:rsidTr="00952D7C">
        <w:trPr>
          <w:trHeight w:val="300"/>
        </w:trPr>
        <w:tc>
          <w:tcPr>
            <w:tcW w:w="2785" w:type="dxa"/>
            <w:shd w:val="clear" w:color="auto" w:fill="auto"/>
            <w:noWrap/>
            <w:vAlign w:val="bottom"/>
          </w:tcPr>
          <w:p w14:paraId="3D95D75E" w14:textId="5CEDADF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87406C1" w14:textId="7B262598"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12 Create IPSec Profiles</w:t>
            </w:r>
          </w:p>
        </w:tc>
        <w:tc>
          <w:tcPr>
            <w:tcW w:w="3081" w:type="dxa"/>
          </w:tcPr>
          <w:p w14:paraId="5633F4ED" w14:textId="4B6B4C7E"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IPSec profiles</w:t>
            </w:r>
          </w:p>
        </w:tc>
      </w:tr>
      <w:tr w:rsidR="00D94F2B" w:rsidRPr="001C0FEC" w14:paraId="1318BC41" w14:textId="77777777" w:rsidTr="00952D7C">
        <w:trPr>
          <w:trHeight w:val="300"/>
        </w:trPr>
        <w:tc>
          <w:tcPr>
            <w:tcW w:w="2785" w:type="dxa"/>
            <w:shd w:val="clear" w:color="auto" w:fill="auto"/>
            <w:noWrap/>
            <w:vAlign w:val="bottom"/>
          </w:tcPr>
          <w:p w14:paraId="43A563AE" w14:textId="2537D059"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AEDDD15" w14:textId="017D338E"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13 Branch Administration</w:t>
            </w:r>
          </w:p>
        </w:tc>
        <w:tc>
          <w:tcPr>
            <w:tcW w:w="3081" w:type="dxa"/>
          </w:tcPr>
          <w:p w14:paraId="5247446C" w14:textId="5046F900"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VMs to the inventory</w:t>
            </w:r>
          </w:p>
        </w:tc>
      </w:tr>
      <w:tr w:rsidR="00D94F2B" w:rsidRPr="001C0FEC" w14:paraId="20E992EF" w14:textId="77777777" w:rsidTr="00952D7C">
        <w:trPr>
          <w:trHeight w:val="300"/>
        </w:trPr>
        <w:tc>
          <w:tcPr>
            <w:tcW w:w="2785" w:type="dxa"/>
            <w:shd w:val="clear" w:color="auto" w:fill="auto"/>
            <w:noWrap/>
            <w:vAlign w:val="bottom"/>
          </w:tcPr>
          <w:p w14:paraId="20A680D4" w14:textId="02E3FD83"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EA919FC" w14:textId="3B2F817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14 Creating Branch Template</w:t>
            </w:r>
          </w:p>
        </w:tc>
        <w:tc>
          <w:tcPr>
            <w:tcW w:w="3081" w:type="dxa"/>
          </w:tcPr>
          <w:p w14:paraId="2856B1A3" w14:textId="46C7FC4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Staging templates</w:t>
            </w:r>
          </w:p>
        </w:tc>
      </w:tr>
      <w:tr w:rsidR="00D94F2B" w:rsidRPr="001C0FEC" w14:paraId="00E16295" w14:textId="77777777" w:rsidTr="00952D7C">
        <w:trPr>
          <w:trHeight w:val="300"/>
        </w:trPr>
        <w:tc>
          <w:tcPr>
            <w:tcW w:w="2785" w:type="dxa"/>
            <w:shd w:val="clear" w:color="auto" w:fill="auto"/>
            <w:noWrap/>
            <w:vAlign w:val="bottom"/>
          </w:tcPr>
          <w:p w14:paraId="6EEB3197" w14:textId="7F8130A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FDA625E" w14:textId="48E437C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15 Updating Branch Templates</w:t>
            </w:r>
          </w:p>
        </w:tc>
        <w:tc>
          <w:tcPr>
            <w:tcW w:w="3081" w:type="dxa"/>
          </w:tcPr>
          <w:p w14:paraId="07FC9B60" w14:textId="2C72535C"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Adding Branch </w:t>
            </w:r>
            <w:proofErr w:type="spellStart"/>
            <w:r>
              <w:rPr>
                <w:rFonts w:ascii="Calibri" w:eastAsia="Times New Roman" w:hAnsi="Calibri" w:cs="Calibri"/>
                <w:color w:val="000000"/>
                <w:lang w:bidi="ar-SA"/>
              </w:rPr>
              <w:t>PostStaging</w:t>
            </w:r>
            <w:proofErr w:type="spellEnd"/>
            <w:r>
              <w:rPr>
                <w:rFonts w:ascii="Calibri" w:eastAsia="Times New Roman" w:hAnsi="Calibri" w:cs="Calibri"/>
                <w:color w:val="000000"/>
                <w:lang w:bidi="ar-SA"/>
              </w:rPr>
              <w:t xml:space="preserve"> templates</w:t>
            </w:r>
          </w:p>
        </w:tc>
      </w:tr>
      <w:tr w:rsidR="00D94F2B" w:rsidRPr="001C0FEC" w14:paraId="2E90FD17" w14:textId="77777777" w:rsidTr="00952D7C">
        <w:trPr>
          <w:trHeight w:val="300"/>
        </w:trPr>
        <w:tc>
          <w:tcPr>
            <w:tcW w:w="2785" w:type="dxa"/>
            <w:shd w:val="clear" w:color="auto" w:fill="auto"/>
            <w:noWrap/>
            <w:vAlign w:val="bottom"/>
          </w:tcPr>
          <w:p w14:paraId="5CD7EEBC" w14:textId="1A345B0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lastRenderedPageBreak/>
              <w:t>Versa</w:t>
            </w:r>
          </w:p>
        </w:tc>
        <w:tc>
          <w:tcPr>
            <w:tcW w:w="4029" w:type="dxa"/>
            <w:shd w:val="clear" w:color="auto" w:fill="auto"/>
            <w:noWrap/>
            <w:vAlign w:val="bottom"/>
          </w:tcPr>
          <w:p w14:paraId="62EE7F0E" w14:textId="763C9080"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16 Branches Startup Configurations</w:t>
            </w:r>
          </w:p>
        </w:tc>
        <w:tc>
          <w:tcPr>
            <w:tcW w:w="3081" w:type="dxa"/>
          </w:tcPr>
          <w:p w14:paraId="728D3757" w14:textId="0994BCBF" w:rsidR="00D94F2B" w:rsidRDefault="006F6E30" w:rsidP="006F6E30">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 the Branch VMs with basic IPSec setting to begin Versa Director flow</w:t>
            </w:r>
          </w:p>
        </w:tc>
      </w:tr>
      <w:tr w:rsidR="00D94F2B" w:rsidRPr="001C0FEC" w14:paraId="4782E04E" w14:textId="77777777" w:rsidTr="00952D7C">
        <w:trPr>
          <w:trHeight w:val="300"/>
        </w:trPr>
        <w:tc>
          <w:tcPr>
            <w:tcW w:w="2785" w:type="dxa"/>
            <w:shd w:val="clear" w:color="auto" w:fill="auto"/>
            <w:noWrap/>
            <w:vAlign w:val="bottom"/>
          </w:tcPr>
          <w:p w14:paraId="3C51DDB0" w14:textId="21920933" w:rsidR="00D94F2B" w:rsidRDefault="00450CC4">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Brocade</w:t>
            </w:r>
            <w:r w:rsidR="00AA02EE">
              <w:rPr>
                <w:rFonts w:ascii="Calibri" w:eastAsia="Times New Roman" w:hAnsi="Calibri" w:cs="Calibri"/>
                <w:color w:val="000000"/>
                <w:lang w:bidi="ar-SA"/>
              </w:rPr>
              <w:t xml:space="preserve"> </w:t>
            </w:r>
            <w:r>
              <w:rPr>
                <w:rFonts w:ascii="Calibri" w:eastAsia="Times New Roman" w:hAnsi="Calibri" w:cs="Calibri"/>
                <w:color w:val="000000"/>
                <w:lang w:bidi="ar-SA"/>
              </w:rPr>
              <w:t>Switch</w:t>
            </w:r>
          </w:p>
        </w:tc>
        <w:tc>
          <w:tcPr>
            <w:tcW w:w="4029" w:type="dxa"/>
            <w:shd w:val="clear" w:color="auto" w:fill="auto"/>
            <w:noWrap/>
            <w:vAlign w:val="bottom"/>
          </w:tcPr>
          <w:p w14:paraId="2BB28148" w14:textId="1376E263" w:rsidR="00D94F2B" w:rsidRDefault="00450CC4" w:rsidP="00952D7C">
            <w:pPr>
              <w:spacing w:before="0" w:after="0" w:line="240" w:lineRule="auto"/>
              <w:rPr>
                <w:rFonts w:ascii="Calibri" w:eastAsia="Times New Roman" w:hAnsi="Calibri" w:cs="Calibri"/>
                <w:color w:val="000000"/>
                <w:lang w:bidi="ar-SA"/>
              </w:rPr>
            </w:pPr>
            <w:proofErr w:type="spellStart"/>
            <w:r w:rsidRPr="00450CC4">
              <w:rPr>
                <w:rFonts w:ascii="Calibri" w:eastAsia="Times New Roman" w:hAnsi="Calibri" w:cs="Calibri"/>
                <w:color w:val="000000"/>
                <w:lang w:bidi="ar-SA"/>
              </w:rPr>
              <w:t>set_access_vlan</w:t>
            </w:r>
            <w:proofErr w:type="spellEnd"/>
          </w:p>
        </w:tc>
        <w:tc>
          <w:tcPr>
            <w:tcW w:w="3081" w:type="dxa"/>
          </w:tcPr>
          <w:p w14:paraId="7A16608C" w14:textId="366CF6F1" w:rsidR="00D94F2B" w:rsidRDefault="00450CC4"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Set the desire interfaces of the Brocade switch to the desired VLAN ID with access mode.</w:t>
            </w:r>
          </w:p>
        </w:tc>
      </w:tr>
    </w:tbl>
    <w:p w14:paraId="1E90463E" w14:textId="77777777" w:rsidR="00E12009" w:rsidRDefault="00E12009" w:rsidP="00E12009">
      <w:pPr>
        <w:pStyle w:val="Heading2"/>
      </w:pPr>
      <w:bookmarkStart w:id="38" w:name="_Toc454211958"/>
      <w:r>
        <w:t>vCenter Configuration</w:t>
      </w:r>
      <w:bookmarkEnd w:id="38"/>
    </w:p>
    <w:p w14:paraId="1FE38C4C" w14:textId="6E964A75" w:rsidR="00E12009" w:rsidRDefault="00E12009" w:rsidP="00E12009">
      <w:pPr>
        <w:pStyle w:val="nnormal"/>
      </w:pPr>
      <w:r>
        <w:t>This section describe</w:t>
      </w:r>
      <w:r w:rsidR="00CC7CDA">
        <w:t>s</w:t>
      </w:r>
      <w:r>
        <w:t xml:space="preserve"> how the vCenter is being deploy &amp; configured in the NFV rack.</w:t>
      </w:r>
    </w:p>
    <w:p w14:paraId="33795EFE" w14:textId="4C5C574A" w:rsidR="00E12009" w:rsidRDefault="00E12009" w:rsidP="00E12009">
      <w:pPr>
        <w:pStyle w:val="nnormal"/>
      </w:pPr>
      <w:r>
        <w:t>There are 4 steps in the vCenter orchestration process,</w:t>
      </w:r>
    </w:p>
    <w:p w14:paraId="0D8D8668" w14:textId="791F1488" w:rsidR="00E12009" w:rsidRDefault="00E12009" w:rsidP="00CB0D7A">
      <w:pPr>
        <w:pStyle w:val="nnormal"/>
        <w:numPr>
          <w:ilvl w:val="0"/>
          <w:numId w:val="35"/>
        </w:numPr>
      </w:pPr>
      <w:r>
        <w:t>Deployment of the vCenter Appliance</w:t>
      </w:r>
    </w:p>
    <w:p w14:paraId="1A6A3FD2" w14:textId="4EA76FAB" w:rsidR="00E12009" w:rsidRDefault="00E12009" w:rsidP="00CB0D7A">
      <w:pPr>
        <w:pStyle w:val="nnormal"/>
        <w:numPr>
          <w:ilvl w:val="0"/>
          <w:numId w:val="35"/>
        </w:numPr>
      </w:pPr>
      <w:r>
        <w:t>Creating vCenter hierarchy of Datacenters &amp; Clusters</w:t>
      </w:r>
    </w:p>
    <w:p w14:paraId="0873CA44" w14:textId="2EB533F6" w:rsidR="00E12009" w:rsidRDefault="00E12009" w:rsidP="00CB0D7A">
      <w:pPr>
        <w:pStyle w:val="nnormal"/>
        <w:numPr>
          <w:ilvl w:val="0"/>
          <w:numId w:val="35"/>
        </w:numPr>
      </w:pPr>
      <w:r>
        <w:t xml:space="preserve">Adding </w:t>
      </w:r>
      <w:proofErr w:type="spellStart"/>
      <w:r>
        <w:t>ESXi</w:t>
      </w:r>
      <w:proofErr w:type="spellEnd"/>
      <w:r>
        <w:t xml:space="preserve"> servers to their clusters</w:t>
      </w:r>
    </w:p>
    <w:p w14:paraId="3ED0A5E4" w14:textId="6D0B9173" w:rsidR="00E12009" w:rsidRDefault="00E12009" w:rsidP="00CB0D7A">
      <w:pPr>
        <w:pStyle w:val="nnormal"/>
        <w:numPr>
          <w:ilvl w:val="0"/>
          <w:numId w:val="35"/>
        </w:numPr>
      </w:pPr>
      <w:r>
        <w:t>Creating VDS switches</w:t>
      </w:r>
    </w:p>
    <w:p w14:paraId="5D234FB1" w14:textId="718FC364" w:rsidR="00E12009" w:rsidRPr="00A211A0" w:rsidRDefault="00E12009" w:rsidP="00CB0D7A">
      <w:pPr>
        <w:pStyle w:val="nnormal"/>
        <w:ind w:left="720"/>
      </w:pPr>
    </w:p>
    <w:p w14:paraId="6FD7E5FB" w14:textId="3D42F39C" w:rsidR="00E12009" w:rsidRDefault="00AB38D9" w:rsidP="00CB0D7A">
      <w:pPr>
        <w:pStyle w:val="Heading3"/>
      </w:pPr>
      <w:r>
        <w:t xml:space="preserve"> </w:t>
      </w:r>
      <w:bookmarkStart w:id="39" w:name="_Toc454211959"/>
      <w:r w:rsidR="00E12009">
        <w:t>vCenter Configuration breakdown</w:t>
      </w:r>
      <w:bookmarkEnd w:id="39"/>
    </w:p>
    <w:p w14:paraId="68A6A227" w14:textId="353598D4" w:rsidR="00E12009" w:rsidRDefault="00E12009" w:rsidP="00CB0D7A">
      <w:pPr>
        <w:pStyle w:val="nnormal"/>
        <w:numPr>
          <w:ilvl w:val="0"/>
          <w:numId w:val="43"/>
        </w:numPr>
      </w:pPr>
      <w:r>
        <w:t xml:space="preserve">Deployment of the vCenter appliance using </w:t>
      </w:r>
      <w:proofErr w:type="spellStart"/>
      <w:r>
        <w:t>ovftools</w:t>
      </w:r>
      <w:proofErr w:type="spellEnd"/>
      <w:r>
        <w:t xml:space="preserve">, the vCenter will be deployed on the master </w:t>
      </w:r>
      <w:proofErr w:type="spellStart"/>
      <w:r>
        <w:t>ESXi</w:t>
      </w:r>
      <w:proofErr w:type="spellEnd"/>
      <w:r>
        <w:t>, using default network and storage settings. (“VM Network”</w:t>
      </w:r>
      <w:proofErr w:type="gramStart"/>
      <w:r>
        <w:t>/”datastore</w:t>
      </w:r>
      <w:proofErr w:type="gramEnd"/>
      <w:r>
        <w:t>1”)</w:t>
      </w:r>
    </w:p>
    <w:p w14:paraId="234550B3" w14:textId="0F80FBC5" w:rsidR="00E12009" w:rsidRDefault="00E12009" w:rsidP="00CB0D7A">
      <w:pPr>
        <w:pStyle w:val="nnormal"/>
        <w:numPr>
          <w:ilvl w:val="0"/>
          <w:numId w:val="43"/>
        </w:numPr>
      </w:pPr>
      <w:r>
        <w:t xml:space="preserve">Using Python </w:t>
      </w:r>
      <w:proofErr w:type="spellStart"/>
      <w:r>
        <w:t>pyvmomi</w:t>
      </w:r>
      <w:proofErr w:type="spellEnd"/>
      <w:r>
        <w:t xml:space="preserve"> to create DC and up to 5 Clusters, depends on the inputs from the excel sheet. </w:t>
      </w:r>
    </w:p>
    <w:p w14:paraId="62475D8D" w14:textId="4BB322B0" w:rsidR="00E12009" w:rsidRDefault="00E12009" w:rsidP="00CB0D7A">
      <w:pPr>
        <w:pStyle w:val="nnormal"/>
        <w:numPr>
          <w:ilvl w:val="0"/>
          <w:numId w:val="43"/>
        </w:numPr>
      </w:pPr>
      <w:r>
        <w:t xml:space="preserve">Adding the </w:t>
      </w:r>
      <w:proofErr w:type="spellStart"/>
      <w:r>
        <w:t>ESXi</w:t>
      </w:r>
      <w:proofErr w:type="spellEnd"/>
      <w:r>
        <w:t xml:space="preserve"> servers to their relevant cluster using </w:t>
      </w:r>
      <w:proofErr w:type="spellStart"/>
      <w:r>
        <w:t>pyvmomi</w:t>
      </w:r>
      <w:proofErr w:type="spellEnd"/>
    </w:p>
    <w:p w14:paraId="3246A666" w14:textId="21327A00" w:rsidR="00E12009" w:rsidRPr="006B76F8" w:rsidRDefault="00FD361C" w:rsidP="00CB0D7A">
      <w:pPr>
        <w:pStyle w:val="nnormal"/>
        <w:numPr>
          <w:ilvl w:val="0"/>
          <w:numId w:val="43"/>
        </w:numPr>
      </w:pPr>
      <w:r>
        <w:t xml:space="preserve">Creating &amp; assigning </w:t>
      </w:r>
      <w:proofErr w:type="spellStart"/>
      <w:r>
        <w:t>ESXi</w:t>
      </w:r>
      <w:proofErr w:type="spellEnd"/>
      <w:r>
        <w:t xml:space="preserve"> to each VDS, up to a maximum </w:t>
      </w:r>
      <w:r w:rsidR="004E7F63">
        <w:t>of 4</w:t>
      </w:r>
      <w:r>
        <w:t xml:space="preserve"> VDS. Each VDS will be created with an additional </w:t>
      </w:r>
      <w:proofErr w:type="spellStart"/>
      <w:r>
        <w:t>portgroup</w:t>
      </w:r>
      <w:proofErr w:type="spellEnd"/>
      <w:r>
        <w:t xml:space="preserve"> corresponding to its role. I.e. Data VDS will have </w:t>
      </w:r>
      <w:proofErr w:type="spellStart"/>
      <w:r>
        <w:t>DataPortgroup</w:t>
      </w:r>
      <w:proofErr w:type="spellEnd"/>
      <w:r>
        <w:t xml:space="preserve">. </w:t>
      </w:r>
    </w:p>
    <w:p w14:paraId="541FDC8D" w14:textId="36EE2FEF" w:rsidR="000E225A" w:rsidRDefault="000E225A">
      <w:pPr>
        <w:pStyle w:val="Heading2"/>
      </w:pPr>
      <w:bookmarkStart w:id="40" w:name="_Toc454211960"/>
      <w:r>
        <w:t>Versa configuration &amp; workflow</w:t>
      </w:r>
      <w:bookmarkEnd w:id="40"/>
    </w:p>
    <w:p w14:paraId="655CDF44" w14:textId="24B16F94" w:rsidR="000E225A" w:rsidRDefault="000E225A" w:rsidP="000E225A">
      <w:pPr>
        <w:pStyle w:val="nnormal"/>
      </w:pPr>
      <w:r>
        <w:t>This section describe</w:t>
      </w:r>
      <w:r w:rsidR="002A59AA">
        <w:t>s</w:t>
      </w:r>
      <w:r>
        <w:t xml:space="preserve"> the deployment &amp; configuration of the Versa components</w:t>
      </w:r>
    </w:p>
    <w:p w14:paraId="7850F826" w14:textId="18844B8C" w:rsidR="000E225A" w:rsidRDefault="000E225A" w:rsidP="000E225A">
      <w:pPr>
        <w:pStyle w:val="nnormal"/>
      </w:pPr>
      <w:r>
        <w:t>Overview of the Versa Service as it is on CloudShell canvas</w:t>
      </w:r>
    </w:p>
    <w:p w14:paraId="26530876" w14:textId="2F886BC5" w:rsidR="000E225A" w:rsidRDefault="000E225A" w:rsidP="000E225A">
      <w:pPr>
        <w:pStyle w:val="nnormal"/>
      </w:pPr>
      <w:r>
        <w:rPr>
          <w:noProof/>
          <w:lang w:eastAsia="en-US"/>
        </w:rPr>
        <w:lastRenderedPageBreak/>
        <w:drawing>
          <wp:inline distT="0" distB="0" distL="0" distR="0" wp14:anchorId="1F9B2156" wp14:editId="6C140CC8">
            <wp:extent cx="3302053" cy="31919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5578" cy="3205059"/>
                    </a:xfrm>
                    <a:prstGeom prst="rect">
                      <a:avLst/>
                    </a:prstGeom>
                  </pic:spPr>
                </pic:pic>
              </a:graphicData>
            </a:graphic>
          </wp:inline>
        </w:drawing>
      </w:r>
    </w:p>
    <w:p w14:paraId="25456479" w14:textId="77777777" w:rsidR="000E225A" w:rsidRDefault="000E225A" w:rsidP="000E225A">
      <w:pPr>
        <w:pStyle w:val="nnormal"/>
      </w:pPr>
    </w:p>
    <w:p w14:paraId="62874559" w14:textId="77002ED4" w:rsidR="00A9404C" w:rsidRDefault="000E225A" w:rsidP="00A9404C">
      <w:pPr>
        <w:pStyle w:val="nnormal"/>
      </w:pPr>
      <w:r>
        <w:t>The main service is the “Versa Director” which have 5 deploy commands and 11 configuration steps.</w:t>
      </w:r>
    </w:p>
    <w:p w14:paraId="1D462C86" w14:textId="77777777" w:rsidR="000E225A" w:rsidRDefault="000E225A" w:rsidP="000E225A">
      <w:pPr>
        <w:pStyle w:val="nnormal"/>
      </w:pPr>
    </w:p>
    <w:p w14:paraId="2826D637" w14:textId="77777777" w:rsidR="000E225A" w:rsidRDefault="000E225A" w:rsidP="000E225A">
      <w:pPr>
        <w:pStyle w:val="nnormal"/>
      </w:pPr>
    </w:p>
    <w:p w14:paraId="74F4C508" w14:textId="77777777" w:rsidR="000E225A" w:rsidRDefault="000E225A" w:rsidP="000E225A">
      <w:pPr>
        <w:pStyle w:val="nnormal"/>
      </w:pPr>
    </w:p>
    <w:p w14:paraId="6D37C7ED" w14:textId="3455FB70" w:rsidR="000E225A" w:rsidRDefault="00A9404C" w:rsidP="000E225A">
      <w:pPr>
        <w:pStyle w:val="nnormal"/>
      </w:pPr>
      <w:r>
        <w:rPr>
          <w:noProof/>
          <w:lang w:eastAsia="en-US"/>
        </w:rPr>
        <w:drawing>
          <wp:inline distT="0" distB="0" distL="0" distR="0" wp14:anchorId="619BC40A" wp14:editId="2FBC90FF">
            <wp:extent cx="4055897" cy="2468319"/>
            <wp:effectExtent l="0" t="0" r="0" b="2730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0FFDD167" w14:textId="64B26226" w:rsidR="000E225A" w:rsidRDefault="000E225A" w:rsidP="000E225A">
      <w:pPr>
        <w:pStyle w:val="nnormal"/>
      </w:pPr>
    </w:p>
    <w:p w14:paraId="050A59CB" w14:textId="77777777" w:rsidR="00A9404C" w:rsidRDefault="00A9404C" w:rsidP="000E225A">
      <w:pPr>
        <w:pStyle w:val="nnormal"/>
      </w:pPr>
    </w:p>
    <w:p w14:paraId="792383E1" w14:textId="77777777" w:rsidR="00A9404C" w:rsidRPr="000E225A" w:rsidRDefault="00A9404C" w:rsidP="000E225A">
      <w:pPr>
        <w:pStyle w:val="nnormal"/>
      </w:pPr>
    </w:p>
    <w:p w14:paraId="2B0019C6" w14:textId="46536432" w:rsidR="00FA444B" w:rsidRDefault="00FA444B" w:rsidP="00FA444B">
      <w:pPr>
        <w:pStyle w:val="Heading3"/>
      </w:pPr>
      <w:r>
        <w:lastRenderedPageBreak/>
        <w:t xml:space="preserve"> </w:t>
      </w:r>
      <w:bookmarkStart w:id="41" w:name="_Toc454211961"/>
      <w:r>
        <w:t>Versa Configuration breakdown</w:t>
      </w:r>
      <w:bookmarkEnd w:id="41"/>
    </w:p>
    <w:p w14:paraId="3DE99DB1" w14:textId="78173AF7" w:rsidR="00FA444B" w:rsidRDefault="003759A5" w:rsidP="003759A5">
      <w:pPr>
        <w:pStyle w:val="nnormal"/>
        <w:numPr>
          <w:ilvl w:val="0"/>
          <w:numId w:val="41"/>
        </w:numPr>
      </w:pPr>
      <w:r>
        <w:t>Deployment</w:t>
      </w:r>
    </w:p>
    <w:p w14:paraId="082617F9" w14:textId="312D6575" w:rsidR="003759A5" w:rsidRDefault="00486E60" w:rsidP="00DE2CEA">
      <w:pPr>
        <w:pStyle w:val="nnormal"/>
        <w:numPr>
          <w:ilvl w:val="0"/>
          <w:numId w:val="30"/>
        </w:numPr>
      </w:pPr>
      <w:r>
        <w:t xml:space="preserve">Scripts: </w:t>
      </w:r>
      <w:r w:rsidR="00DE2CEA">
        <w:t>Versa Deploy Director, Versa Deploy Controller, Versa Deploy Analytics, Versa Deploy Branch1, Versa Deploy Branch2</w:t>
      </w:r>
    </w:p>
    <w:p w14:paraId="25ACFA9E" w14:textId="27CFBF8B" w:rsidR="003759A5" w:rsidRDefault="003759A5" w:rsidP="003759A5">
      <w:pPr>
        <w:pStyle w:val="nnormal"/>
        <w:numPr>
          <w:ilvl w:val="1"/>
          <w:numId w:val="40"/>
        </w:numPr>
      </w:pPr>
      <w:r>
        <w:t>Versa Director, Analytics, Controller, Branch 1 &amp; Branch 2</w:t>
      </w:r>
    </w:p>
    <w:p w14:paraId="1A2F68AF" w14:textId="0A9B1A9B" w:rsidR="003759A5" w:rsidRDefault="003759A5" w:rsidP="003759A5">
      <w:pPr>
        <w:pStyle w:val="nnormal"/>
        <w:numPr>
          <w:ilvl w:val="1"/>
          <w:numId w:val="40"/>
        </w:numPr>
      </w:pPr>
      <w:r>
        <w:t xml:space="preserve">Deployment also include basic Ubuntu OS network configurations, VM configuration to add additional </w:t>
      </w:r>
      <w:proofErr w:type="spellStart"/>
      <w:r>
        <w:t>vNICs</w:t>
      </w:r>
      <w:proofErr w:type="spellEnd"/>
      <w:r>
        <w:t xml:space="preserve"> and powering on the VMs.</w:t>
      </w:r>
    </w:p>
    <w:p w14:paraId="03CDD618" w14:textId="30C488F0" w:rsidR="003759A5" w:rsidRDefault="003759A5" w:rsidP="003759A5">
      <w:pPr>
        <w:pStyle w:val="nnormal"/>
        <w:ind w:left="1440"/>
      </w:pPr>
      <w:r>
        <w:t xml:space="preserve">**Network configuration is being done using </w:t>
      </w:r>
      <w:r w:rsidR="006B76F8">
        <w:t>PowerCLI</w:t>
      </w:r>
      <w:r>
        <w:t xml:space="preserve"> “Invoke-Script” cmdlet</w:t>
      </w:r>
    </w:p>
    <w:p w14:paraId="62365FAA" w14:textId="596D6832" w:rsidR="003759A5" w:rsidRDefault="003759A5" w:rsidP="003759A5">
      <w:pPr>
        <w:pStyle w:val="nnormal"/>
        <w:numPr>
          <w:ilvl w:val="0"/>
          <w:numId w:val="41"/>
        </w:numPr>
      </w:pPr>
      <w:r>
        <w:t>Post deployment configurations</w:t>
      </w:r>
    </w:p>
    <w:p w14:paraId="586EA219" w14:textId="3D95BB62" w:rsidR="00DE2CEA" w:rsidRDefault="00486E60" w:rsidP="00DE2CEA">
      <w:pPr>
        <w:pStyle w:val="nnormal"/>
        <w:numPr>
          <w:ilvl w:val="0"/>
          <w:numId w:val="30"/>
        </w:numPr>
      </w:pPr>
      <w:r>
        <w:t xml:space="preserve">Script: </w:t>
      </w:r>
      <w:proofErr w:type="gramStart"/>
      <w:r w:rsidR="00DE2CEA">
        <w:t>0.PostDeployment</w:t>
      </w:r>
      <w:proofErr w:type="gramEnd"/>
      <w:r w:rsidR="00DE2CEA">
        <w:t xml:space="preserve"> Configurations</w:t>
      </w:r>
    </w:p>
    <w:p w14:paraId="371FC8F6" w14:textId="51C5CA40" w:rsidR="003759A5" w:rsidRDefault="00DE2CEA" w:rsidP="00DE2CEA">
      <w:pPr>
        <w:pStyle w:val="nnormal"/>
        <w:numPr>
          <w:ilvl w:val="1"/>
          <w:numId w:val="40"/>
        </w:numPr>
      </w:pPr>
      <w:r>
        <w:t xml:space="preserve">Configuring Versa Controller, Branch1 &amp; Branch2 using Versa CLI to use the static management IP. (Default behavior is DHCP), rewriting the Ubuntu OS network config file &amp; rebooting the VMs </w:t>
      </w:r>
    </w:p>
    <w:p w14:paraId="5C788F7B" w14:textId="5B9BC373" w:rsidR="00DE2CEA" w:rsidRDefault="00DE2CEA" w:rsidP="003759A5">
      <w:pPr>
        <w:pStyle w:val="nnormal"/>
        <w:numPr>
          <w:ilvl w:val="1"/>
          <w:numId w:val="40"/>
        </w:numPr>
      </w:pPr>
      <w:r>
        <w:t>Restarting the Analyt</w:t>
      </w:r>
      <w:r w:rsidR="005C1991">
        <w:t xml:space="preserve">ics Database for new deployment and doing basic log-gathering </w:t>
      </w:r>
      <w:proofErr w:type="spellStart"/>
      <w:r w:rsidR="005C1991">
        <w:t>configs</w:t>
      </w:r>
      <w:proofErr w:type="spellEnd"/>
      <w:r w:rsidR="005C1991">
        <w:t>.</w:t>
      </w:r>
    </w:p>
    <w:p w14:paraId="2BECD1AB" w14:textId="0478B7AF" w:rsidR="00DE2CEA" w:rsidRDefault="00DE2CEA" w:rsidP="005C1991">
      <w:pPr>
        <w:pStyle w:val="nnormal"/>
        <w:numPr>
          <w:ilvl w:val="1"/>
          <w:numId w:val="40"/>
        </w:numPr>
      </w:pPr>
      <w:r>
        <w:t xml:space="preserve">Disabling </w:t>
      </w:r>
      <w:proofErr w:type="gramStart"/>
      <w:r>
        <w:t>2 way</w:t>
      </w:r>
      <w:proofErr w:type="gramEnd"/>
      <w:r>
        <w:t xml:space="preserve"> authentication on the Versa Director</w:t>
      </w:r>
    </w:p>
    <w:p w14:paraId="01A5F2FD" w14:textId="22DD5C45" w:rsidR="005C1991" w:rsidRDefault="005C1991" w:rsidP="005C1991">
      <w:pPr>
        <w:pStyle w:val="nnormal"/>
        <w:numPr>
          <w:ilvl w:val="0"/>
          <w:numId w:val="41"/>
        </w:numPr>
      </w:pPr>
      <w:r>
        <w:t>Organization Configuration</w:t>
      </w:r>
    </w:p>
    <w:p w14:paraId="59863866" w14:textId="34427C1D" w:rsidR="005C1991" w:rsidRDefault="00486E60" w:rsidP="005C1991">
      <w:pPr>
        <w:pStyle w:val="nnormal"/>
        <w:numPr>
          <w:ilvl w:val="0"/>
          <w:numId w:val="30"/>
        </w:numPr>
      </w:pPr>
      <w:r>
        <w:t xml:space="preserve">Scripts: </w:t>
      </w:r>
      <w:proofErr w:type="gramStart"/>
      <w:r w:rsidR="005C1991">
        <w:t>1.Organization</w:t>
      </w:r>
      <w:proofErr w:type="gramEnd"/>
      <w:r w:rsidR="005C1991">
        <w:t xml:space="preserve"> Administrator, 4.Organization </w:t>
      </w:r>
      <w:proofErr w:type="spellStart"/>
      <w:r w:rsidR="005C1991">
        <w:t>Configs</w:t>
      </w:r>
      <w:proofErr w:type="spellEnd"/>
    </w:p>
    <w:p w14:paraId="0E6ED709" w14:textId="1ADCB8C7" w:rsidR="005C1991" w:rsidRDefault="005C1991" w:rsidP="005C1991">
      <w:pPr>
        <w:pStyle w:val="nnormal"/>
        <w:numPr>
          <w:ilvl w:val="1"/>
          <w:numId w:val="40"/>
        </w:numPr>
      </w:pPr>
      <w:r>
        <w:t xml:space="preserve">Setting up 2 organizations, 1 for the ‘Customer’ and one for </w:t>
      </w:r>
      <w:proofErr w:type="gramStart"/>
      <w:r>
        <w:t>a  ‘</w:t>
      </w:r>
      <w:proofErr w:type="gramEnd"/>
      <w:r>
        <w:t>Provider’</w:t>
      </w:r>
    </w:p>
    <w:p w14:paraId="20A95AC6" w14:textId="70A83A74" w:rsidR="005C1991" w:rsidRDefault="005C1991" w:rsidP="005C1991">
      <w:pPr>
        <w:pStyle w:val="nnormal"/>
        <w:numPr>
          <w:ilvl w:val="1"/>
          <w:numId w:val="40"/>
        </w:numPr>
      </w:pPr>
      <w:r>
        <w:t>Configuring basic network related settings for each organization</w:t>
      </w:r>
    </w:p>
    <w:p w14:paraId="05D6F764" w14:textId="51DD3FD4" w:rsidR="005C1991" w:rsidRDefault="005C1991" w:rsidP="005C1991">
      <w:pPr>
        <w:pStyle w:val="nnormal"/>
        <w:numPr>
          <w:ilvl w:val="0"/>
          <w:numId w:val="41"/>
        </w:numPr>
      </w:pPr>
      <w:r>
        <w:t>Controller Configuration</w:t>
      </w:r>
    </w:p>
    <w:p w14:paraId="00D76476" w14:textId="75A03262" w:rsidR="005C1991" w:rsidRDefault="00486E60" w:rsidP="005C1991">
      <w:pPr>
        <w:pStyle w:val="nnormal"/>
        <w:numPr>
          <w:ilvl w:val="0"/>
          <w:numId w:val="30"/>
        </w:numPr>
      </w:pPr>
      <w:r>
        <w:t xml:space="preserve">Scripts: </w:t>
      </w:r>
      <w:proofErr w:type="gramStart"/>
      <w:r w:rsidR="005C1991">
        <w:t>2.Create</w:t>
      </w:r>
      <w:proofErr w:type="gramEnd"/>
      <w:r w:rsidR="005C1991">
        <w:t xml:space="preserve"> Controller, 3.Controller Administrator</w:t>
      </w:r>
    </w:p>
    <w:p w14:paraId="3D8C8C3D" w14:textId="1053B623" w:rsidR="005C1991" w:rsidRDefault="005C1991" w:rsidP="005C1991">
      <w:pPr>
        <w:pStyle w:val="nnormal"/>
        <w:numPr>
          <w:ilvl w:val="1"/>
          <w:numId w:val="30"/>
        </w:numPr>
      </w:pPr>
      <w:r>
        <w:t>Adding the deployed Controller to the Director context</w:t>
      </w:r>
    </w:p>
    <w:p w14:paraId="33063609" w14:textId="64056F7F" w:rsidR="005C1991" w:rsidRDefault="005C1991" w:rsidP="005C1991">
      <w:pPr>
        <w:pStyle w:val="nnormal"/>
        <w:numPr>
          <w:ilvl w:val="1"/>
          <w:numId w:val="30"/>
        </w:numPr>
      </w:pPr>
      <w:r>
        <w:t>Associating the Controller to an organization</w:t>
      </w:r>
    </w:p>
    <w:p w14:paraId="2D384D97" w14:textId="0665445C" w:rsidR="005C1991" w:rsidRDefault="005C1991" w:rsidP="005C1991">
      <w:pPr>
        <w:pStyle w:val="nnormal"/>
        <w:numPr>
          <w:ilvl w:val="1"/>
          <w:numId w:val="30"/>
        </w:numPr>
      </w:pPr>
      <w:r>
        <w:t>Configuring the network interfaces &amp; IP addresses for the Controller NICs</w:t>
      </w:r>
    </w:p>
    <w:p w14:paraId="75FC2608" w14:textId="37D131DC" w:rsidR="005C1991" w:rsidRDefault="005C1991" w:rsidP="005C1991">
      <w:pPr>
        <w:pStyle w:val="nnormal"/>
        <w:numPr>
          <w:ilvl w:val="0"/>
          <w:numId w:val="41"/>
        </w:numPr>
      </w:pPr>
      <w:r>
        <w:t>Analytics</w:t>
      </w:r>
    </w:p>
    <w:p w14:paraId="61A9528F" w14:textId="2C7D12C7" w:rsidR="005C1991" w:rsidRDefault="00486E60" w:rsidP="005C1991">
      <w:pPr>
        <w:pStyle w:val="nnormal"/>
        <w:numPr>
          <w:ilvl w:val="0"/>
          <w:numId w:val="30"/>
        </w:numPr>
      </w:pPr>
      <w:r>
        <w:t xml:space="preserve">Script: </w:t>
      </w:r>
      <w:proofErr w:type="gramStart"/>
      <w:r w:rsidR="005C1991">
        <w:t>5.Create</w:t>
      </w:r>
      <w:proofErr w:type="gramEnd"/>
      <w:r w:rsidR="005C1991">
        <w:t xml:space="preserve"> Analytics</w:t>
      </w:r>
    </w:p>
    <w:p w14:paraId="683C7B67" w14:textId="06C322AE" w:rsidR="005C1991" w:rsidRDefault="005C1991" w:rsidP="005C1991">
      <w:pPr>
        <w:pStyle w:val="nnormal"/>
        <w:numPr>
          <w:ilvl w:val="1"/>
          <w:numId w:val="30"/>
        </w:numPr>
      </w:pPr>
      <w:r>
        <w:t>Adding the Analytics VM to the Director context</w:t>
      </w:r>
    </w:p>
    <w:p w14:paraId="366CCB61" w14:textId="6DD348C5" w:rsidR="005C1991" w:rsidRDefault="005C1991" w:rsidP="005C1991">
      <w:pPr>
        <w:pStyle w:val="nnormal"/>
        <w:numPr>
          <w:ilvl w:val="1"/>
          <w:numId w:val="30"/>
        </w:numPr>
      </w:pPr>
      <w:r>
        <w:t>Associating the Analytics to an organization</w:t>
      </w:r>
    </w:p>
    <w:p w14:paraId="09DFE7FB" w14:textId="5EA2A622" w:rsidR="005C1991" w:rsidRDefault="005C1991" w:rsidP="005C1991">
      <w:pPr>
        <w:pStyle w:val="nnormal"/>
        <w:numPr>
          <w:ilvl w:val="1"/>
          <w:numId w:val="30"/>
        </w:numPr>
      </w:pPr>
      <w:r>
        <w:t>Adding log templates</w:t>
      </w:r>
    </w:p>
    <w:p w14:paraId="64E34BAF" w14:textId="74BE2489" w:rsidR="005C1991" w:rsidRDefault="005C1991" w:rsidP="005C1991">
      <w:pPr>
        <w:pStyle w:val="nnormal"/>
        <w:numPr>
          <w:ilvl w:val="0"/>
          <w:numId w:val="41"/>
        </w:numPr>
      </w:pPr>
      <w:r>
        <w:t>IPSec Profiles</w:t>
      </w:r>
    </w:p>
    <w:p w14:paraId="20CC594B" w14:textId="3FDD896D" w:rsidR="005C1991" w:rsidRDefault="00486E60" w:rsidP="005C1991">
      <w:pPr>
        <w:pStyle w:val="nnormal"/>
        <w:numPr>
          <w:ilvl w:val="0"/>
          <w:numId w:val="30"/>
        </w:numPr>
      </w:pPr>
      <w:r>
        <w:t xml:space="preserve">Script: </w:t>
      </w:r>
      <w:proofErr w:type="gramStart"/>
      <w:r w:rsidR="005C1991">
        <w:t>6.IPsec</w:t>
      </w:r>
      <w:proofErr w:type="gramEnd"/>
      <w:r w:rsidR="005C1991">
        <w:t xml:space="preserve"> Profiles</w:t>
      </w:r>
    </w:p>
    <w:p w14:paraId="78024250" w14:textId="37BEA811" w:rsidR="005C1991" w:rsidRDefault="005C1991" w:rsidP="005C1991">
      <w:pPr>
        <w:pStyle w:val="nnormal"/>
        <w:numPr>
          <w:ilvl w:val="1"/>
          <w:numId w:val="30"/>
        </w:numPr>
      </w:pPr>
      <w:r>
        <w:lastRenderedPageBreak/>
        <w:t xml:space="preserve">Adding 3 IPSec profiles to the Controller, pre-staging, staging &amp; </w:t>
      </w:r>
      <w:proofErr w:type="spellStart"/>
      <w:r>
        <w:t>poststaging</w:t>
      </w:r>
      <w:proofErr w:type="spellEnd"/>
    </w:p>
    <w:p w14:paraId="21298B99" w14:textId="37EE2D4B" w:rsidR="005C1991" w:rsidRDefault="005C1991" w:rsidP="005C1991">
      <w:pPr>
        <w:pStyle w:val="nnormal"/>
        <w:numPr>
          <w:ilvl w:val="0"/>
          <w:numId w:val="41"/>
        </w:numPr>
      </w:pPr>
      <w:r>
        <w:t>Branch Configuration</w:t>
      </w:r>
    </w:p>
    <w:p w14:paraId="28427283" w14:textId="44584709" w:rsidR="005C1991" w:rsidRDefault="00486E60" w:rsidP="005C1991">
      <w:pPr>
        <w:pStyle w:val="nnormal"/>
        <w:numPr>
          <w:ilvl w:val="0"/>
          <w:numId w:val="30"/>
        </w:numPr>
      </w:pPr>
      <w:r>
        <w:t xml:space="preserve">Script: </w:t>
      </w:r>
      <w:proofErr w:type="gramStart"/>
      <w:r w:rsidR="005C1991">
        <w:t>7.Branch</w:t>
      </w:r>
      <w:proofErr w:type="gramEnd"/>
      <w:r w:rsidR="005C1991">
        <w:t xml:space="preserve"> Administration </w:t>
      </w:r>
    </w:p>
    <w:p w14:paraId="289B4DD9" w14:textId="7ECB5E10" w:rsidR="005C1991" w:rsidRDefault="005B1413" w:rsidP="005C1991">
      <w:pPr>
        <w:pStyle w:val="nnormal"/>
        <w:numPr>
          <w:ilvl w:val="1"/>
          <w:numId w:val="30"/>
        </w:numPr>
      </w:pPr>
      <w:r>
        <w:t>Adding the Branch VMs to the Director inventory</w:t>
      </w:r>
    </w:p>
    <w:p w14:paraId="5AE4777C" w14:textId="11AC9F96" w:rsidR="005B1413" w:rsidRDefault="005B1413" w:rsidP="005C1991">
      <w:pPr>
        <w:pStyle w:val="nnormal"/>
        <w:numPr>
          <w:ilvl w:val="1"/>
          <w:numId w:val="30"/>
        </w:numPr>
      </w:pPr>
      <w:r>
        <w:t xml:space="preserve">Creating the basic templates for staging &amp; </w:t>
      </w:r>
      <w:proofErr w:type="spellStart"/>
      <w:r>
        <w:t>poststaging</w:t>
      </w:r>
      <w:proofErr w:type="spellEnd"/>
    </w:p>
    <w:p w14:paraId="16E60724" w14:textId="0E539D22" w:rsidR="005B1413" w:rsidRDefault="005B1413" w:rsidP="005B1413">
      <w:pPr>
        <w:pStyle w:val="nnormal"/>
        <w:numPr>
          <w:ilvl w:val="1"/>
          <w:numId w:val="30"/>
        </w:numPr>
      </w:pPr>
      <w:r>
        <w:t>Creating device groups of the branches for the templates</w:t>
      </w:r>
    </w:p>
    <w:p w14:paraId="2FE67A4A" w14:textId="474C69DE" w:rsidR="005C1991" w:rsidRDefault="005C1991" w:rsidP="005C1991">
      <w:pPr>
        <w:pStyle w:val="nnormal"/>
        <w:numPr>
          <w:ilvl w:val="0"/>
          <w:numId w:val="41"/>
        </w:numPr>
      </w:pPr>
      <w:r>
        <w:t>Template Configuration</w:t>
      </w:r>
    </w:p>
    <w:p w14:paraId="38BFDD72" w14:textId="09A9FB57" w:rsidR="005B1413" w:rsidRDefault="00486E60" w:rsidP="005B1413">
      <w:pPr>
        <w:pStyle w:val="nnormal"/>
        <w:numPr>
          <w:ilvl w:val="0"/>
          <w:numId w:val="30"/>
        </w:numPr>
      </w:pPr>
      <w:r>
        <w:t xml:space="preserve">Scripts: </w:t>
      </w:r>
      <w:proofErr w:type="gramStart"/>
      <w:r w:rsidR="005B1413">
        <w:t>8.Template</w:t>
      </w:r>
      <w:proofErr w:type="gramEnd"/>
      <w:r w:rsidR="005B1413">
        <w:t xml:space="preserve"> </w:t>
      </w:r>
      <w:proofErr w:type="spellStart"/>
      <w:r w:rsidR="005B1413">
        <w:t>configs</w:t>
      </w:r>
      <w:proofErr w:type="spellEnd"/>
      <w:r w:rsidR="005B1413">
        <w:t>, 9.Template config_part2</w:t>
      </w:r>
    </w:p>
    <w:p w14:paraId="26360B10" w14:textId="64D73A34" w:rsidR="005B1413" w:rsidRDefault="005B1413" w:rsidP="005B1413">
      <w:pPr>
        <w:pStyle w:val="nnormal"/>
        <w:numPr>
          <w:ilvl w:val="1"/>
          <w:numId w:val="30"/>
        </w:numPr>
      </w:pPr>
      <w:r>
        <w:t xml:space="preserve">Adding network settings, interfaces </w:t>
      </w:r>
      <w:proofErr w:type="spellStart"/>
      <w:r>
        <w:t>configs</w:t>
      </w:r>
      <w:proofErr w:type="spellEnd"/>
      <w:r>
        <w:t xml:space="preserve">, IPSec profiles, name and role to the staging and </w:t>
      </w:r>
      <w:proofErr w:type="spellStart"/>
      <w:r>
        <w:t>poststaging</w:t>
      </w:r>
      <w:proofErr w:type="spellEnd"/>
      <w:r>
        <w:t xml:space="preserve"> templates</w:t>
      </w:r>
    </w:p>
    <w:p w14:paraId="410F8EDE" w14:textId="7BC7E7AA" w:rsidR="005B1413" w:rsidRDefault="005B1413" w:rsidP="005B1413">
      <w:pPr>
        <w:pStyle w:val="nnormal"/>
        <w:numPr>
          <w:ilvl w:val="0"/>
          <w:numId w:val="35"/>
        </w:numPr>
      </w:pPr>
      <w:r>
        <w:t>Steps 3-9 are being done using the Versa Director REST API</w:t>
      </w:r>
    </w:p>
    <w:p w14:paraId="2FE0BBE7" w14:textId="0CFB9B2B" w:rsidR="005B1413" w:rsidRDefault="005B1413" w:rsidP="005B1413">
      <w:pPr>
        <w:pStyle w:val="nnormal"/>
        <w:numPr>
          <w:ilvl w:val="0"/>
          <w:numId w:val="41"/>
        </w:numPr>
      </w:pPr>
      <w:r>
        <w:t xml:space="preserve">Branches initializing </w:t>
      </w:r>
    </w:p>
    <w:p w14:paraId="2B7C7B71" w14:textId="1C117AA6" w:rsidR="005B1413" w:rsidRDefault="00486E60" w:rsidP="005B1413">
      <w:pPr>
        <w:pStyle w:val="nnormal"/>
        <w:numPr>
          <w:ilvl w:val="0"/>
          <w:numId w:val="30"/>
        </w:numPr>
      </w:pPr>
      <w:r>
        <w:t xml:space="preserve">Script: </w:t>
      </w:r>
      <w:proofErr w:type="gramStart"/>
      <w:r w:rsidR="005B1413">
        <w:t>10.Branches</w:t>
      </w:r>
      <w:proofErr w:type="gramEnd"/>
      <w:r w:rsidR="005B1413">
        <w:t xml:space="preserve"> Start-up config</w:t>
      </w:r>
    </w:p>
    <w:p w14:paraId="0A20BBF7" w14:textId="1D5FFFEE" w:rsidR="005B1413" w:rsidRDefault="005B1413" w:rsidP="005B1413">
      <w:pPr>
        <w:pStyle w:val="nnormal"/>
        <w:numPr>
          <w:ilvl w:val="1"/>
          <w:numId w:val="30"/>
        </w:numPr>
      </w:pPr>
      <w:r>
        <w:t>Sending basic IPSec information to connect to the Controller</w:t>
      </w:r>
    </w:p>
    <w:p w14:paraId="2207B964" w14:textId="79A27053" w:rsidR="005B1413" w:rsidRDefault="005B1413" w:rsidP="002A59AA">
      <w:pPr>
        <w:pStyle w:val="nnormal"/>
        <w:numPr>
          <w:ilvl w:val="1"/>
          <w:numId w:val="30"/>
        </w:numPr>
      </w:pPr>
      <w:r>
        <w:t xml:space="preserve">Suppling each Branch VM with its own unique name &amp; serial to be </w:t>
      </w:r>
      <w:r w:rsidR="002A59AA">
        <w:t xml:space="preserve">recognized </w:t>
      </w:r>
      <w:r>
        <w:t>by the Director</w:t>
      </w:r>
    </w:p>
    <w:p w14:paraId="7D3A412D" w14:textId="075A48ED" w:rsidR="005B1413" w:rsidRPr="00FA444B" w:rsidRDefault="005B1413" w:rsidP="005B1413">
      <w:pPr>
        <w:pStyle w:val="nnormal"/>
        <w:ind w:left="1440"/>
      </w:pPr>
      <w:r>
        <w:t>** The commands are being sent using SSH.</w:t>
      </w:r>
    </w:p>
    <w:p w14:paraId="07BABAA5" w14:textId="5FC25662" w:rsidR="004E1394" w:rsidRDefault="004E1394" w:rsidP="00CB0D7A">
      <w:pPr>
        <w:pStyle w:val="Heading2"/>
      </w:pPr>
      <w:bookmarkStart w:id="42" w:name="_Toc454211962"/>
      <w:r>
        <w:t>Nagios</w:t>
      </w:r>
      <w:bookmarkEnd w:id="42"/>
      <w:r>
        <w:t xml:space="preserve"> </w:t>
      </w:r>
    </w:p>
    <w:p w14:paraId="6F38592F" w14:textId="6233D5EC" w:rsidR="004E1394" w:rsidRDefault="004E1394" w:rsidP="00CB0D7A">
      <w:pPr>
        <w:pStyle w:val="nnormal"/>
      </w:pPr>
      <w:r>
        <w:t>The Nagios Shell is in charge of everything Nagios related;</w:t>
      </w:r>
    </w:p>
    <w:p w14:paraId="3D78E69C" w14:textId="5E9E4DC5" w:rsidR="004E1394" w:rsidRDefault="004E1394" w:rsidP="00CB0D7A">
      <w:pPr>
        <w:pStyle w:val="nnormal"/>
        <w:numPr>
          <w:ilvl w:val="0"/>
          <w:numId w:val="35"/>
        </w:numPr>
      </w:pPr>
      <w:r>
        <w:t>Deployment</w:t>
      </w:r>
    </w:p>
    <w:p w14:paraId="6C2B9274" w14:textId="63A6B272" w:rsidR="004E1394" w:rsidRDefault="004E1394" w:rsidP="00CB0D7A">
      <w:pPr>
        <w:pStyle w:val="nnormal"/>
        <w:numPr>
          <w:ilvl w:val="0"/>
          <w:numId w:val="35"/>
        </w:numPr>
      </w:pPr>
      <w:r>
        <w:t>Network configuration</w:t>
      </w:r>
    </w:p>
    <w:p w14:paraId="7A1A727A" w14:textId="073CFBF0" w:rsidR="004E1394" w:rsidRDefault="004E1394" w:rsidP="00CB0D7A">
      <w:pPr>
        <w:pStyle w:val="nnormal"/>
        <w:numPr>
          <w:ilvl w:val="0"/>
          <w:numId w:val="35"/>
        </w:numPr>
      </w:pPr>
      <w:r>
        <w:t>Commands to collect logs</w:t>
      </w:r>
    </w:p>
    <w:p w14:paraId="0D18B0A2" w14:textId="54ABA39D" w:rsidR="004E1394" w:rsidRDefault="004E1394" w:rsidP="00CB0D7A">
      <w:pPr>
        <w:pStyle w:val="nnormal"/>
        <w:numPr>
          <w:ilvl w:val="0"/>
          <w:numId w:val="35"/>
        </w:numPr>
      </w:pPr>
      <w:r>
        <w:t>Group based log collection</w:t>
      </w:r>
    </w:p>
    <w:p w14:paraId="4FD25FA2" w14:textId="57B0AF1A" w:rsidR="004E1394" w:rsidRDefault="004E1394" w:rsidP="00CB0D7A">
      <w:pPr>
        <w:pStyle w:val="nnormal"/>
        <w:numPr>
          <w:ilvl w:val="0"/>
          <w:numId w:val="35"/>
        </w:numPr>
      </w:pPr>
      <w:r>
        <w:t>Displaying the information on the CloudShell Portal</w:t>
      </w:r>
    </w:p>
    <w:p w14:paraId="34525C8E" w14:textId="0BF2B40B" w:rsidR="00695C3C" w:rsidRDefault="00695C3C" w:rsidP="00CC7CDA">
      <w:pPr>
        <w:pStyle w:val="nnormal"/>
      </w:pPr>
    </w:p>
    <w:p w14:paraId="303A55F5" w14:textId="77777777" w:rsidR="004E1394" w:rsidRDefault="004E1394" w:rsidP="00CB0D7A">
      <w:pPr>
        <w:pStyle w:val="nnormal"/>
      </w:pPr>
    </w:p>
    <w:p w14:paraId="7609D4EE" w14:textId="2EE12358" w:rsidR="004E1394" w:rsidRDefault="004E1394" w:rsidP="002A59AA">
      <w:pPr>
        <w:pStyle w:val="Heading3"/>
        <w:ind w:left="810" w:hanging="810"/>
      </w:pPr>
      <w:bookmarkStart w:id="43" w:name="_Toc454211963"/>
      <w:r>
        <w:t>Nagios relationship with CloudShell</w:t>
      </w:r>
      <w:bookmarkEnd w:id="43"/>
    </w:p>
    <w:p w14:paraId="72A6E179" w14:textId="41C77EA1" w:rsidR="004E1394" w:rsidRDefault="008D486A" w:rsidP="00467178">
      <w:pPr>
        <w:pStyle w:val="nnormal"/>
      </w:pPr>
      <w:r>
        <w:t xml:space="preserve">Nagios is retrieving information from the </w:t>
      </w:r>
      <w:proofErr w:type="spellStart"/>
      <w:r>
        <w:t>ESXi</w:t>
      </w:r>
      <w:proofErr w:type="spellEnd"/>
      <w:r>
        <w:t xml:space="preserve"> servers using </w:t>
      </w:r>
      <w:r w:rsidR="00467178">
        <w:t>scripts</w:t>
      </w:r>
      <w:r>
        <w:t>, this information is displayed in the Nagios web portal.</w:t>
      </w:r>
    </w:p>
    <w:p w14:paraId="3BEC5AB8" w14:textId="4A83D018" w:rsidR="008D486A" w:rsidRDefault="008D486A" w:rsidP="00CB0D7A">
      <w:pPr>
        <w:pStyle w:val="nnormal"/>
      </w:pPr>
      <w:r>
        <w:lastRenderedPageBreak/>
        <w:t>CloudShell pulls information from the Nagios and display it in user-friendly way in the CloudShell Portal.</w:t>
      </w:r>
    </w:p>
    <w:p w14:paraId="33A48B61" w14:textId="77777777" w:rsidR="008D486A" w:rsidRPr="006B76F8" w:rsidRDefault="008D486A" w:rsidP="00CB0D7A">
      <w:pPr>
        <w:pStyle w:val="nnormal"/>
      </w:pPr>
    </w:p>
    <w:p w14:paraId="78F1D2E6" w14:textId="7C31029B" w:rsidR="00695C3C" w:rsidRDefault="00695C3C" w:rsidP="00CC7CDA">
      <w:pPr>
        <w:pStyle w:val="Heading3"/>
        <w:tabs>
          <w:tab w:val="left" w:pos="900"/>
        </w:tabs>
        <w:ind w:left="810" w:hanging="810"/>
      </w:pPr>
      <w:bookmarkStart w:id="44" w:name="_Toc454211964"/>
      <w:r>
        <w:t>Quick overview on Nagios component &amp; how-to</w:t>
      </w:r>
      <w:bookmarkEnd w:id="44"/>
    </w:p>
    <w:p w14:paraId="5EE116B5" w14:textId="321FF211" w:rsidR="00695C3C" w:rsidRDefault="00695C3C" w:rsidP="00CC7CDA">
      <w:pPr>
        <w:pStyle w:val="nnormal"/>
      </w:pPr>
      <w:r>
        <w:t>The Nagios Shell is composed from 3 main components,</w:t>
      </w:r>
    </w:p>
    <w:p w14:paraId="73918ECB" w14:textId="7338A10F" w:rsidR="00695C3C" w:rsidRDefault="00695C3C" w:rsidP="00CC7CDA">
      <w:pPr>
        <w:pStyle w:val="nnormal"/>
        <w:numPr>
          <w:ilvl w:val="0"/>
          <w:numId w:val="35"/>
        </w:numPr>
      </w:pPr>
      <w:r>
        <w:t xml:space="preserve">Nagios Server </w:t>
      </w:r>
    </w:p>
    <w:p w14:paraId="04B01C41" w14:textId="489EE165" w:rsidR="00695C3C" w:rsidRDefault="00695C3C" w:rsidP="00CC7CDA">
      <w:pPr>
        <w:pStyle w:val="nnormal"/>
        <w:numPr>
          <w:ilvl w:val="1"/>
          <w:numId w:val="30"/>
        </w:numPr>
      </w:pPr>
      <w:r>
        <w:t xml:space="preserve">A Resource representing the actual Nagios machine </w:t>
      </w:r>
    </w:p>
    <w:p w14:paraId="75D6B306" w14:textId="5024B712" w:rsidR="00695C3C" w:rsidRDefault="00695C3C" w:rsidP="00CC7CDA">
      <w:pPr>
        <w:pStyle w:val="nnormal"/>
        <w:numPr>
          <w:ilvl w:val="1"/>
          <w:numId w:val="30"/>
        </w:numPr>
      </w:pPr>
      <w:r>
        <w:t>The resource also contains group, template &amp; other general Nagios information</w:t>
      </w:r>
    </w:p>
    <w:p w14:paraId="479C3EDE" w14:textId="3E5D8743" w:rsidR="00695C3C" w:rsidRDefault="00695C3C" w:rsidP="00CC7CDA">
      <w:pPr>
        <w:pStyle w:val="nnormal"/>
        <w:numPr>
          <w:ilvl w:val="0"/>
          <w:numId w:val="35"/>
        </w:numPr>
      </w:pPr>
      <w:r>
        <w:t>Nagios Monitor Service</w:t>
      </w:r>
    </w:p>
    <w:p w14:paraId="285ACC54" w14:textId="4B138ED4" w:rsidR="00695C3C" w:rsidRDefault="00695C3C" w:rsidP="00CC7CDA">
      <w:pPr>
        <w:pStyle w:val="nnormal"/>
        <w:numPr>
          <w:ilvl w:val="1"/>
          <w:numId w:val="35"/>
        </w:numPr>
      </w:pPr>
      <w:r>
        <w:t>The Monitor Service is in charge of periodically checking and updating the information from the Nagios Server to the resources that we want to monitor</w:t>
      </w:r>
    </w:p>
    <w:p w14:paraId="485B3B60" w14:textId="175342B7" w:rsidR="00695C3C" w:rsidRDefault="00695C3C" w:rsidP="00CC7CDA">
      <w:pPr>
        <w:pStyle w:val="nnormal"/>
        <w:numPr>
          <w:ilvl w:val="1"/>
          <w:numId w:val="35"/>
        </w:numPr>
      </w:pPr>
      <w:r>
        <w:t>There’s a main excel sheet that the monitor service use for knowing which Nagios information to which CloudShell resource &amp; attribute to update</w:t>
      </w:r>
    </w:p>
    <w:p w14:paraId="4E1BB09C" w14:textId="582474E8" w:rsidR="00695C3C" w:rsidRDefault="00695C3C" w:rsidP="00CC7CDA">
      <w:pPr>
        <w:pStyle w:val="nnormal"/>
        <w:numPr>
          <w:ilvl w:val="0"/>
          <w:numId w:val="35"/>
        </w:numPr>
      </w:pPr>
      <w:r>
        <w:t>Nagios Registration Service</w:t>
      </w:r>
    </w:p>
    <w:p w14:paraId="64E7169A" w14:textId="77777777" w:rsidR="00695C3C" w:rsidRDefault="00695C3C" w:rsidP="00CC7CDA">
      <w:pPr>
        <w:pStyle w:val="nnormal"/>
        <w:numPr>
          <w:ilvl w:val="1"/>
          <w:numId w:val="35"/>
        </w:numPr>
      </w:pPr>
      <w:r>
        <w:t>The Nagios Registration Service is in charge of ‘registering’ new VMs or physical machine to the Nagios server to monitor</w:t>
      </w:r>
    </w:p>
    <w:p w14:paraId="32C020B5" w14:textId="5C9AEE83" w:rsidR="00695C3C" w:rsidRDefault="00695C3C" w:rsidP="00CC7CDA">
      <w:pPr>
        <w:pStyle w:val="nnormal"/>
        <w:numPr>
          <w:ilvl w:val="1"/>
          <w:numId w:val="35"/>
        </w:numPr>
      </w:pPr>
      <w:r>
        <w:t xml:space="preserve">Machines can be added to a predefined Nagios group or template </w:t>
      </w:r>
    </w:p>
    <w:p w14:paraId="3EBD05CF" w14:textId="337527BD" w:rsidR="00695C3C" w:rsidRDefault="00695C3C" w:rsidP="00CC7CDA">
      <w:pPr>
        <w:pStyle w:val="nnormal"/>
      </w:pPr>
      <w:r>
        <w:t xml:space="preserve">For more information about Nagios, please refer to the Nagios </w:t>
      </w:r>
      <w:r w:rsidR="00CC7CDA">
        <w:t>documentation</w:t>
      </w:r>
    </w:p>
    <w:p w14:paraId="1D605FBE" w14:textId="6A397FE1" w:rsidR="00695C3C" w:rsidRDefault="00695C3C" w:rsidP="00CC7CDA">
      <w:pPr>
        <w:pStyle w:val="nnormal"/>
      </w:pPr>
      <w:r w:rsidRPr="00695C3C">
        <w:t>https://support.qualisystems.com/entries/50010383?Solution%20Packs/Nagios/6.3%20CloudShell%20Integration%20with%20Nagios%20Solution%20Pack%20v1.4.pdf</w:t>
      </w:r>
    </w:p>
    <w:p w14:paraId="1B4599A8" w14:textId="62749584" w:rsidR="00695C3C" w:rsidRPr="00B01725" w:rsidRDefault="00695C3C" w:rsidP="00CC7CDA">
      <w:pPr>
        <w:pStyle w:val="nnormal"/>
        <w:ind w:left="1440"/>
      </w:pPr>
    </w:p>
    <w:p w14:paraId="2272A45B" w14:textId="231804E9" w:rsidR="006B76F8" w:rsidRDefault="006B76F8" w:rsidP="00CB0D7A">
      <w:pPr>
        <w:pStyle w:val="Heading2"/>
      </w:pPr>
      <w:bookmarkStart w:id="45" w:name="_Toc454211965"/>
      <w:r>
        <w:t>vROPS</w:t>
      </w:r>
      <w:bookmarkEnd w:id="45"/>
    </w:p>
    <w:p w14:paraId="4447403A" w14:textId="6F9CAD4C" w:rsidR="004C7391" w:rsidRDefault="004C7391" w:rsidP="00CB0D7A">
      <w:pPr>
        <w:pStyle w:val="nnormal"/>
      </w:pPr>
      <w:r>
        <w:t>The vROPS Shell will deploy &amp; configure the vROPS VM, as well as connect to it to the vCenter, to achieve that, we have several steps;</w:t>
      </w:r>
    </w:p>
    <w:p w14:paraId="5D67DD79" w14:textId="6056E150" w:rsidR="004C7391" w:rsidRDefault="004C7391" w:rsidP="00CB0D7A">
      <w:pPr>
        <w:pStyle w:val="nnormal"/>
        <w:numPr>
          <w:ilvl w:val="0"/>
          <w:numId w:val="45"/>
        </w:numPr>
      </w:pPr>
      <w:r>
        <w:t>Deployment</w:t>
      </w:r>
    </w:p>
    <w:p w14:paraId="58E4E5F6" w14:textId="26A8F725" w:rsidR="004C7391" w:rsidRDefault="004C7391" w:rsidP="00CB0D7A">
      <w:pPr>
        <w:pStyle w:val="nnormal"/>
        <w:numPr>
          <w:ilvl w:val="0"/>
          <w:numId w:val="30"/>
        </w:numPr>
      </w:pPr>
      <w:r>
        <w:t xml:space="preserve">Script: </w:t>
      </w:r>
      <w:proofErr w:type="spellStart"/>
      <w:r>
        <w:t>vrops_deploy</w:t>
      </w:r>
      <w:proofErr w:type="spellEnd"/>
    </w:p>
    <w:p w14:paraId="7607DCA7" w14:textId="38632BD7" w:rsidR="004C7391" w:rsidRDefault="004C7391" w:rsidP="00CB0D7A">
      <w:pPr>
        <w:pStyle w:val="nnormal"/>
        <w:numPr>
          <w:ilvl w:val="1"/>
          <w:numId w:val="35"/>
        </w:numPr>
      </w:pPr>
      <w:r>
        <w:t>Deployment of the vROPS VM</w:t>
      </w:r>
      <w:r w:rsidR="001877AF">
        <w:t xml:space="preserve"> using </w:t>
      </w:r>
      <w:proofErr w:type="spellStart"/>
      <w:r w:rsidR="001877AF">
        <w:t>ovftools</w:t>
      </w:r>
      <w:proofErr w:type="spellEnd"/>
      <w:r>
        <w:t>, as well as configuring network settings, time zone and deployment location</w:t>
      </w:r>
    </w:p>
    <w:p w14:paraId="05BC6B52" w14:textId="32B507AD" w:rsidR="004C7391" w:rsidRDefault="004C7391" w:rsidP="00CB0D7A">
      <w:pPr>
        <w:pStyle w:val="nnormal"/>
        <w:numPr>
          <w:ilvl w:val="0"/>
          <w:numId w:val="45"/>
        </w:numPr>
      </w:pPr>
      <w:r>
        <w:t>Initial setup wizard</w:t>
      </w:r>
      <w:r w:rsidR="001877AF">
        <w:t xml:space="preserve"> &amp; License</w:t>
      </w:r>
    </w:p>
    <w:p w14:paraId="269AD042" w14:textId="4C67585A" w:rsidR="004C7391" w:rsidRDefault="004C7391" w:rsidP="00CB0D7A">
      <w:pPr>
        <w:pStyle w:val="nnormal"/>
        <w:numPr>
          <w:ilvl w:val="0"/>
          <w:numId w:val="30"/>
        </w:numPr>
      </w:pPr>
      <w:r>
        <w:t>Script</w:t>
      </w:r>
      <w:r w:rsidR="001877AF">
        <w:t>s</w:t>
      </w:r>
      <w:r>
        <w:t>: vrops_configure1</w:t>
      </w:r>
      <w:r w:rsidR="001877AF">
        <w:t>,</w:t>
      </w:r>
      <w:r w:rsidR="001877AF" w:rsidRPr="001877AF">
        <w:t xml:space="preserve"> </w:t>
      </w:r>
      <w:r w:rsidR="001877AF">
        <w:t>vrops_configure2,</w:t>
      </w:r>
      <w:r w:rsidR="001877AF" w:rsidRPr="001877AF">
        <w:t xml:space="preserve"> </w:t>
      </w:r>
      <w:r w:rsidR="001877AF">
        <w:t>vrops_configure3</w:t>
      </w:r>
    </w:p>
    <w:p w14:paraId="5C58345E" w14:textId="0B3E0390" w:rsidR="004C7391" w:rsidRDefault="001877AF" w:rsidP="00CB0D7A">
      <w:pPr>
        <w:pStyle w:val="nnormal"/>
        <w:numPr>
          <w:ilvl w:val="1"/>
          <w:numId w:val="30"/>
        </w:numPr>
      </w:pPr>
      <w:r>
        <w:lastRenderedPageBreak/>
        <w:t>Completing the first time installation wizard, setting admin password, NTP servers &amp; cluster information</w:t>
      </w:r>
    </w:p>
    <w:p w14:paraId="1168A3D8" w14:textId="76624319" w:rsidR="001877AF" w:rsidRDefault="001877AF" w:rsidP="00CB0D7A">
      <w:pPr>
        <w:pStyle w:val="nnormal"/>
        <w:numPr>
          <w:ilvl w:val="1"/>
          <w:numId w:val="30"/>
        </w:numPr>
      </w:pPr>
      <w:r>
        <w:t>Starting the vROPS service</w:t>
      </w:r>
    </w:p>
    <w:p w14:paraId="0D3AD064" w14:textId="245955C3" w:rsidR="001877AF" w:rsidRDefault="001877AF" w:rsidP="00CB0D7A">
      <w:pPr>
        <w:pStyle w:val="nnormal"/>
        <w:numPr>
          <w:ilvl w:val="1"/>
          <w:numId w:val="30"/>
        </w:numPr>
      </w:pPr>
      <w:r>
        <w:t>Configuring the vROPS license</w:t>
      </w:r>
    </w:p>
    <w:p w14:paraId="651B55A5" w14:textId="7CB3C6FD" w:rsidR="001877AF" w:rsidRDefault="001877AF" w:rsidP="00CB0D7A">
      <w:pPr>
        <w:pStyle w:val="nnormal"/>
        <w:numPr>
          <w:ilvl w:val="0"/>
          <w:numId w:val="45"/>
        </w:numPr>
      </w:pPr>
      <w:r>
        <w:t>Configuring vROPS with vCenter</w:t>
      </w:r>
    </w:p>
    <w:p w14:paraId="123BCD9E" w14:textId="4F5A0B11" w:rsidR="001877AF" w:rsidRDefault="001877AF" w:rsidP="00CB0D7A">
      <w:pPr>
        <w:pStyle w:val="nnormal"/>
        <w:numPr>
          <w:ilvl w:val="0"/>
          <w:numId w:val="30"/>
        </w:numPr>
      </w:pPr>
      <w:r>
        <w:t>Script: vrops_configure4</w:t>
      </w:r>
    </w:p>
    <w:p w14:paraId="33B551FB" w14:textId="1F3E8ABB" w:rsidR="001877AF" w:rsidRDefault="001877AF" w:rsidP="00CB0D7A">
      <w:pPr>
        <w:pStyle w:val="nnormal"/>
        <w:numPr>
          <w:ilvl w:val="1"/>
          <w:numId w:val="30"/>
        </w:numPr>
      </w:pPr>
      <w:r>
        <w:t>Adding the vCenter information to the vROPS system</w:t>
      </w:r>
    </w:p>
    <w:p w14:paraId="664C7FCF" w14:textId="77777777" w:rsidR="004C7391" w:rsidRPr="00CB0D7A" w:rsidRDefault="004C7391" w:rsidP="00CB0D7A">
      <w:pPr>
        <w:pStyle w:val="nnormal"/>
      </w:pPr>
    </w:p>
    <w:p w14:paraId="6B812DEB" w14:textId="55CB70F4" w:rsidR="006B76F8" w:rsidRDefault="006B76F8" w:rsidP="00CB0D7A">
      <w:pPr>
        <w:pStyle w:val="Heading2"/>
      </w:pPr>
      <w:bookmarkStart w:id="46" w:name="_Toc454211966"/>
      <w:proofErr w:type="spellStart"/>
      <w:r>
        <w:t>vLog</w:t>
      </w:r>
      <w:proofErr w:type="spellEnd"/>
      <w:r>
        <w:t xml:space="preserve"> Insight</w:t>
      </w:r>
      <w:bookmarkEnd w:id="46"/>
    </w:p>
    <w:p w14:paraId="45017592" w14:textId="050374B7" w:rsidR="00D75738" w:rsidRPr="00B01725" w:rsidRDefault="00D75738" w:rsidP="00CC7CDA">
      <w:pPr>
        <w:pStyle w:val="nnormal"/>
      </w:pPr>
      <w:r>
        <w:t xml:space="preserve">The </w:t>
      </w:r>
      <w:proofErr w:type="spellStart"/>
      <w:r>
        <w:t>vLog</w:t>
      </w:r>
      <w:proofErr w:type="spellEnd"/>
      <w:r>
        <w:t xml:space="preserve"> Shell will deploy, configure &amp; connect the </w:t>
      </w:r>
      <w:proofErr w:type="spellStart"/>
      <w:r>
        <w:t>vLog</w:t>
      </w:r>
      <w:proofErr w:type="spellEnd"/>
      <w:r>
        <w:t xml:space="preserve"> to both vROPS and vCenter for log collection. </w:t>
      </w:r>
    </w:p>
    <w:p w14:paraId="7DD90CD9" w14:textId="21270F1E" w:rsidR="00E86633" w:rsidRDefault="00E86633" w:rsidP="00CC7CDA">
      <w:pPr>
        <w:pStyle w:val="nnormal"/>
        <w:numPr>
          <w:ilvl w:val="0"/>
          <w:numId w:val="47"/>
        </w:numPr>
      </w:pPr>
      <w:r>
        <w:t>Deployment</w:t>
      </w:r>
    </w:p>
    <w:p w14:paraId="0ACEE8E8" w14:textId="5D4007F6" w:rsidR="00E86633" w:rsidRDefault="00E86633">
      <w:pPr>
        <w:pStyle w:val="nnormal"/>
        <w:numPr>
          <w:ilvl w:val="0"/>
          <w:numId w:val="30"/>
        </w:numPr>
      </w:pPr>
      <w:r>
        <w:t xml:space="preserve">Script: </w:t>
      </w:r>
      <w:proofErr w:type="spellStart"/>
      <w:r>
        <w:t>vra_log_insight_deploy</w:t>
      </w:r>
      <w:proofErr w:type="spellEnd"/>
    </w:p>
    <w:p w14:paraId="3EC9BA5D" w14:textId="71956D22" w:rsidR="00E86633" w:rsidRDefault="00E86633">
      <w:pPr>
        <w:pStyle w:val="nnormal"/>
        <w:numPr>
          <w:ilvl w:val="1"/>
          <w:numId w:val="35"/>
        </w:numPr>
      </w:pPr>
      <w:r>
        <w:t xml:space="preserve">Deployment of the </w:t>
      </w:r>
      <w:proofErr w:type="spellStart"/>
      <w:r>
        <w:t>vLog</w:t>
      </w:r>
      <w:proofErr w:type="spellEnd"/>
      <w:r>
        <w:t xml:space="preserve"> VM using </w:t>
      </w:r>
      <w:proofErr w:type="spellStart"/>
      <w:r>
        <w:t>ovftools</w:t>
      </w:r>
      <w:proofErr w:type="spellEnd"/>
      <w:r>
        <w:t>, as well as configuring network settings and deployment location</w:t>
      </w:r>
    </w:p>
    <w:p w14:paraId="5BFF5075" w14:textId="77777777" w:rsidR="00E86633" w:rsidRDefault="00E86633" w:rsidP="00CC7CDA">
      <w:pPr>
        <w:pStyle w:val="nnormal"/>
        <w:numPr>
          <w:ilvl w:val="0"/>
          <w:numId w:val="47"/>
        </w:numPr>
      </w:pPr>
      <w:r>
        <w:t>Initial setup wizard &amp; License</w:t>
      </w:r>
    </w:p>
    <w:p w14:paraId="6CBE8E10" w14:textId="5083E589" w:rsidR="00E86633" w:rsidRDefault="00E86633">
      <w:pPr>
        <w:pStyle w:val="nnormal"/>
        <w:numPr>
          <w:ilvl w:val="0"/>
          <w:numId w:val="30"/>
        </w:numPr>
      </w:pPr>
      <w:r>
        <w:t>Scripts: vra_log_insight_configure1</w:t>
      </w:r>
    </w:p>
    <w:p w14:paraId="655CFBCA" w14:textId="719D9717" w:rsidR="00E86633" w:rsidRDefault="00E86633">
      <w:pPr>
        <w:pStyle w:val="nnormal"/>
        <w:numPr>
          <w:ilvl w:val="1"/>
          <w:numId w:val="30"/>
        </w:numPr>
      </w:pPr>
      <w:r>
        <w:t>Completing the first time installation wizard, setting admin password, NTP servers &amp; SMTP information</w:t>
      </w:r>
    </w:p>
    <w:p w14:paraId="620E2257" w14:textId="5F63C428" w:rsidR="00E86633" w:rsidRDefault="00E86633">
      <w:pPr>
        <w:pStyle w:val="nnormal"/>
        <w:numPr>
          <w:ilvl w:val="1"/>
          <w:numId w:val="30"/>
        </w:numPr>
      </w:pPr>
      <w:r>
        <w:t xml:space="preserve">Configuring the </w:t>
      </w:r>
      <w:proofErr w:type="spellStart"/>
      <w:r>
        <w:t>vLog</w:t>
      </w:r>
      <w:proofErr w:type="spellEnd"/>
      <w:r>
        <w:t xml:space="preserve"> license</w:t>
      </w:r>
    </w:p>
    <w:p w14:paraId="53485712" w14:textId="0B3C6E70" w:rsidR="00E86633" w:rsidRDefault="00E86633" w:rsidP="00CC7CDA">
      <w:pPr>
        <w:pStyle w:val="nnormal"/>
        <w:numPr>
          <w:ilvl w:val="0"/>
          <w:numId w:val="47"/>
        </w:numPr>
      </w:pPr>
      <w:r>
        <w:t xml:space="preserve">Configuring </w:t>
      </w:r>
      <w:proofErr w:type="spellStart"/>
      <w:r>
        <w:t>vLog</w:t>
      </w:r>
      <w:proofErr w:type="spellEnd"/>
      <w:r>
        <w:t xml:space="preserve"> with vCenter</w:t>
      </w:r>
    </w:p>
    <w:p w14:paraId="194123DC" w14:textId="4D5B4CEE" w:rsidR="00E86633" w:rsidRDefault="00E86633" w:rsidP="00E86633">
      <w:pPr>
        <w:pStyle w:val="nnormal"/>
        <w:numPr>
          <w:ilvl w:val="0"/>
          <w:numId w:val="30"/>
        </w:numPr>
      </w:pPr>
      <w:r>
        <w:t>Script: vra_log_insight_configure3</w:t>
      </w:r>
    </w:p>
    <w:p w14:paraId="73096BFC" w14:textId="077417A4" w:rsidR="00E86633" w:rsidRDefault="00E86633">
      <w:pPr>
        <w:pStyle w:val="nnormal"/>
        <w:numPr>
          <w:ilvl w:val="1"/>
          <w:numId w:val="30"/>
        </w:numPr>
      </w:pPr>
      <w:r>
        <w:t xml:space="preserve">Adding the vCenter information to the </w:t>
      </w:r>
      <w:proofErr w:type="spellStart"/>
      <w:r>
        <w:t>vLog</w:t>
      </w:r>
      <w:proofErr w:type="spellEnd"/>
      <w:r>
        <w:t xml:space="preserve"> system</w:t>
      </w:r>
    </w:p>
    <w:p w14:paraId="0BBB94F2" w14:textId="4384048E" w:rsidR="00E86633" w:rsidRDefault="00E86633" w:rsidP="00CC7CDA">
      <w:pPr>
        <w:pStyle w:val="nnormal"/>
        <w:numPr>
          <w:ilvl w:val="0"/>
          <w:numId w:val="47"/>
        </w:numPr>
      </w:pPr>
      <w:r>
        <w:t>Configuring vROPS info</w:t>
      </w:r>
    </w:p>
    <w:p w14:paraId="1FD18264" w14:textId="61720482" w:rsidR="00E86633" w:rsidRDefault="00E86633" w:rsidP="00CC7CDA">
      <w:pPr>
        <w:pStyle w:val="nnormal"/>
        <w:numPr>
          <w:ilvl w:val="0"/>
          <w:numId w:val="30"/>
        </w:numPr>
      </w:pPr>
      <w:r>
        <w:t>Script: vra_log_insight_configure4</w:t>
      </w:r>
    </w:p>
    <w:p w14:paraId="2566525A" w14:textId="1840397D" w:rsidR="00E86633" w:rsidRDefault="00E86633">
      <w:pPr>
        <w:pStyle w:val="nnormal"/>
        <w:numPr>
          <w:ilvl w:val="1"/>
          <w:numId w:val="30"/>
        </w:numPr>
      </w:pPr>
      <w:r>
        <w:t xml:space="preserve">Adding vROPS information to the </w:t>
      </w:r>
      <w:proofErr w:type="spellStart"/>
      <w:r>
        <w:t>vLog</w:t>
      </w:r>
      <w:proofErr w:type="spellEnd"/>
      <w:r>
        <w:t xml:space="preserve"> system</w:t>
      </w:r>
    </w:p>
    <w:p w14:paraId="1CFA83F0" w14:textId="77777777" w:rsidR="004C7391" w:rsidRPr="00CB0D7A" w:rsidRDefault="004C7391" w:rsidP="00CB0D7A">
      <w:pPr>
        <w:pStyle w:val="nnormal"/>
      </w:pPr>
    </w:p>
    <w:p w14:paraId="78B91FB9" w14:textId="7102E94D" w:rsidR="006B76F8" w:rsidRDefault="006B76F8" w:rsidP="00CB0D7A">
      <w:pPr>
        <w:pStyle w:val="Heading2"/>
      </w:pPr>
      <w:bookmarkStart w:id="47" w:name="_Toc454211967"/>
      <w:r>
        <w:t>NSX</w:t>
      </w:r>
      <w:bookmarkEnd w:id="47"/>
    </w:p>
    <w:p w14:paraId="70A13305" w14:textId="72C2CADD" w:rsidR="00D75738" w:rsidRDefault="00D75738" w:rsidP="00CC7CDA">
      <w:pPr>
        <w:pStyle w:val="nnormal"/>
      </w:pPr>
      <w:r>
        <w:t>The NSX Shell will deploy the NSX Manager, and with REST API will configure the Manager to deploy a Controller and configure the NSX appliance.</w:t>
      </w:r>
    </w:p>
    <w:p w14:paraId="07D78981" w14:textId="66EECE62" w:rsidR="00D75738" w:rsidRDefault="00D75738" w:rsidP="00CC7CDA">
      <w:pPr>
        <w:pStyle w:val="nnormal"/>
        <w:numPr>
          <w:ilvl w:val="0"/>
          <w:numId w:val="48"/>
        </w:numPr>
      </w:pPr>
      <w:r>
        <w:t>Deployment</w:t>
      </w:r>
    </w:p>
    <w:p w14:paraId="41975D9B" w14:textId="42A16258" w:rsidR="00D75738" w:rsidRDefault="00D75738" w:rsidP="00CC7CDA">
      <w:pPr>
        <w:pStyle w:val="nnormal"/>
        <w:numPr>
          <w:ilvl w:val="0"/>
          <w:numId w:val="30"/>
        </w:numPr>
      </w:pPr>
      <w:r>
        <w:lastRenderedPageBreak/>
        <w:t xml:space="preserve">Script: </w:t>
      </w:r>
      <w:proofErr w:type="spellStart"/>
      <w:r>
        <w:t>nsx_deploy</w:t>
      </w:r>
      <w:proofErr w:type="spellEnd"/>
    </w:p>
    <w:p w14:paraId="52091CC4" w14:textId="12BB71EF" w:rsidR="00D75738" w:rsidRDefault="00D75738" w:rsidP="00CC7CDA">
      <w:pPr>
        <w:pStyle w:val="nnormal"/>
        <w:numPr>
          <w:ilvl w:val="1"/>
          <w:numId w:val="30"/>
        </w:numPr>
      </w:pPr>
      <w:r>
        <w:t>Deployment of the NSX Manager appliance, as well as configuring the network setting</w:t>
      </w:r>
    </w:p>
    <w:p w14:paraId="3C0EA921" w14:textId="1C1579E3" w:rsidR="00D75738" w:rsidRDefault="00D75738" w:rsidP="00CC7CDA">
      <w:pPr>
        <w:pStyle w:val="nnormal"/>
        <w:numPr>
          <w:ilvl w:val="0"/>
          <w:numId w:val="48"/>
        </w:numPr>
      </w:pPr>
      <w:r>
        <w:t>Configuring vCenter connection</w:t>
      </w:r>
    </w:p>
    <w:p w14:paraId="7EF1A944" w14:textId="4E09A40D" w:rsidR="00D75738" w:rsidRDefault="00D75738" w:rsidP="00CC7CDA">
      <w:pPr>
        <w:pStyle w:val="nnormal"/>
        <w:numPr>
          <w:ilvl w:val="0"/>
          <w:numId w:val="30"/>
        </w:numPr>
      </w:pPr>
      <w:r>
        <w:t>Scripts: nsx_configure1, nsx_configure2</w:t>
      </w:r>
    </w:p>
    <w:p w14:paraId="62E767FA" w14:textId="628CD92E" w:rsidR="00D75738" w:rsidRDefault="00D75738" w:rsidP="00CC7CDA">
      <w:pPr>
        <w:pStyle w:val="nnormal"/>
        <w:numPr>
          <w:ilvl w:val="1"/>
          <w:numId w:val="30"/>
        </w:numPr>
      </w:pPr>
      <w:r>
        <w:t>Configuring the vCenter SSO information and vCenter info on the NSX Manager</w:t>
      </w:r>
    </w:p>
    <w:p w14:paraId="54381CF4" w14:textId="495B73F6" w:rsidR="00DA11A7" w:rsidRDefault="00DA11A7" w:rsidP="00CC7CDA">
      <w:pPr>
        <w:pStyle w:val="nnormal"/>
        <w:numPr>
          <w:ilvl w:val="0"/>
          <w:numId w:val="48"/>
        </w:numPr>
      </w:pPr>
      <w:r>
        <w:t>Configuring NSX network related settings</w:t>
      </w:r>
    </w:p>
    <w:p w14:paraId="7D413356" w14:textId="4E5BF294" w:rsidR="00DA11A7" w:rsidRDefault="00DA11A7" w:rsidP="00CC7CDA">
      <w:pPr>
        <w:pStyle w:val="nnormal"/>
        <w:numPr>
          <w:ilvl w:val="0"/>
          <w:numId w:val="30"/>
        </w:numPr>
      </w:pPr>
      <w:r>
        <w:t>Scripts: nsx_configure4, nsx_configure6, nsx_configure7, nsx_configure8</w:t>
      </w:r>
      <w:r w:rsidR="00D72E43">
        <w:t>,</w:t>
      </w:r>
      <w:r w:rsidR="00D72E43" w:rsidRPr="00D72E43">
        <w:t xml:space="preserve"> </w:t>
      </w:r>
      <w:r w:rsidR="00D72E43">
        <w:t>nsx_configure9</w:t>
      </w:r>
    </w:p>
    <w:p w14:paraId="6985D57C" w14:textId="2A79076D" w:rsidR="00D72E43" w:rsidRDefault="00D72E43" w:rsidP="00CC7CDA">
      <w:pPr>
        <w:pStyle w:val="nnormal"/>
        <w:numPr>
          <w:ilvl w:val="1"/>
          <w:numId w:val="30"/>
        </w:numPr>
      </w:pPr>
      <w:r>
        <w:t>Create IP pools for each MGMT, Edge &amp; Compute VDS</w:t>
      </w:r>
    </w:p>
    <w:p w14:paraId="6B294CED" w14:textId="32EC4E81" w:rsidR="00D72E43" w:rsidRDefault="00D72E43" w:rsidP="00CC7CDA">
      <w:pPr>
        <w:pStyle w:val="nnormal"/>
        <w:numPr>
          <w:ilvl w:val="1"/>
          <w:numId w:val="30"/>
        </w:numPr>
      </w:pPr>
      <w:r>
        <w:t>Create VXVLAN segments for the IP pools</w:t>
      </w:r>
    </w:p>
    <w:p w14:paraId="001EA6A9" w14:textId="3E333A66" w:rsidR="00D72E43" w:rsidRDefault="00D72E43" w:rsidP="00CC7CDA">
      <w:pPr>
        <w:pStyle w:val="nnormal"/>
        <w:numPr>
          <w:ilvl w:val="1"/>
          <w:numId w:val="30"/>
        </w:numPr>
      </w:pPr>
      <w:r>
        <w:t>Create transport zone between the segments</w:t>
      </w:r>
    </w:p>
    <w:p w14:paraId="48B761E4" w14:textId="232F52B5" w:rsidR="00D72E43" w:rsidRDefault="00D72E43" w:rsidP="00CC7CDA">
      <w:pPr>
        <w:pStyle w:val="nnormal"/>
        <w:numPr>
          <w:ilvl w:val="0"/>
          <w:numId w:val="48"/>
        </w:numPr>
      </w:pPr>
      <w:r>
        <w:t>Adding Admin group to manage the NSX</w:t>
      </w:r>
    </w:p>
    <w:p w14:paraId="3583FA8A" w14:textId="77968A4F" w:rsidR="00D72E43" w:rsidRDefault="00D72E43" w:rsidP="00CC7CDA">
      <w:pPr>
        <w:pStyle w:val="nnormal"/>
        <w:numPr>
          <w:ilvl w:val="0"/>
          <w:numId w:val="30"/>
        </w:numPr>
      </w:pPr>
      <w:r>
        <w:t>Script: nsx_configure3</w:t>
      </w:r>
    </w:p>
    <w:p w14:paraId="304C3B95" w14:textId="09106E36" w:rsidR="00D72E43" w:rsidRDefault="00D72E43" w:rsidP="00CC7CDA">
      <w:pPr>
        <w:pStyle w:val="nnormal"/>
        <w:numPr>
          <w:ilvl w:val="1"/>
          <w:numId w:val="30"/>
        </w:numPr>
      </w:pPr>
      <w:r>
        <w:t>Add the desire group name to the NSX Administrators</w:t>
      </w:r>
    </w:p>
    <w:p w14:paraId="1B28D8C3" w14:textId="54A1D889" w:rsidR="00D72E43" w:rsidRDefault="00D72E43" w:rsidP="00CC7CDA">
      <w:pPr>
        <w:pStyle w:val="nnormal"/>
        <w:numPr>
          <w:ilvl w:val="0"/>
          <w:numId w:val="48"/>
        </w:numPr>
      </w:pPr>
      <w:r>
        <w:t xml:space="preserve">Deploying NSX Controller &amp; configuring </w:t>
      </w:r>
      <w:proofErr w:type="spellStart"/>
      <w:r>
        <w:t>ESXi</w:t>
      </w:r>
      <w:proofErr w:type="spellEnd"/>
      <w:r>
        <w:t xml:space="preserve"> hosts</w:t>
      </w:r>
    </w:p>
    <w:p w14:paraId="7FFAD3F2" w14:textId="273009E6" w:rsidR="00D72E43" w:rsidRDefault="00D72E43" w:rsidP="00CC7CDA">
      <w:pPr>
        <w:pStyle w:val="nnormal"/>
        <w:numPr>
          <w:ilvl w:val="0"/>
          <w:numId w:val="30"/>
        </w:numPr>
      </w:pPr>
      <w:r>
        <w:t>Scripts: nsx_configure5, nsx_configure7</w:t>
      </w:r>
    </w:p>
    <w:p w14:paraId="07B789D9" w14:textId="5D7D9121" w:rsidR="00D72E43" w:rsidRDefault="00D72E43" w:rsidP="00CC7CDA">
      <w:pPr>
        <w:pStyle w:val="nnormal"/>
        <w:numPr>
          <w:ilvl w:val="1"/>
          <w:numId w:val="30"/>
        </w:numPr>
      </w:pPr>
      <w:r>
        <w:t>Deploy NSX Controller using NSX Manager REST API</w:t>
      </w:r>
    </w:p>
    <w:p w14:paraId="6D8B2C13" w14:textId="0C807C15" w:rsidR="00D72E43" w:rsidRPr="00B01725" w:rsidRDefault="00D72E43" w:rsidP="00855D09">
      <w:pPr>
        <w:pStyle w:val="nnormal"/>
        <w:numPr>
          <w:ilvl w:val="1"/>
          <w:numId w:val="30"/>
        </w:numPr>
      </w:pPr>
      <w:r>
        <w:t xml:space="preserve">Make the necessary </w:t>
      </w:r>
      <w:proofErr w:type="spellStart"/>
      <w:r>
        <w:t>vibs</w:t>
      </w:r>
      <w:proofErr w:type="spellEnd"/>
      <w:r>
        <w:t xml:space="preserve"> installation on each </w:t>
      </w:r>
      <w:proofErr w:type="spellStart"/>
      <w:r>
        <w:t>ESXi</w:t>
      </w:r>
      <w:proofErr w:type="spellEnd"/>
      <w:r>
        <w:t xml:space="preserve"> in the NSX scope</w:t>
      </w:r>
    </w:p>
    <w:p w14:paraId="77665148" w14:textId="5FB6FDB3" w:rsidR="0082686C" w:rsidRDefault="00E604E6" w:rsidP="0082686C">
      <w:pPr>
        <w:pStyle w:val="Heading1"/>
      </w:pPr>
      <w:bookmarkStart w:id="48" w:name="_Toc454211968"/>
      <w:r>
        <w:lastRenderedPageBreak/>
        <w:t>Relevant HW/SW compatibility</w:t>
      </w:r>
      <w:bookmarkEnd w:id="48"/>
    </w:p>
    <w:p w14:paraId="16AD759B" w14:textId="494111BD" w:rsidR="00990F36" w:rsidRDefault="003850F5" w:rsidP="00E51A84">
      <w:pPr>
        <w:pStyle w:val="nbullet"/>
        <w:numPr>
          <w:ilvl w:val="0"/>
          <w:numId w:val="0"/>
        </w:numPr>
        <w:ind w:right="0"/>
      </w:pPr>
      <w:r>
        <w:t xml:space="preserve">All of the above </w:t>
      </w:r>
      <w:r w:rsidR="00E51A84">
        <w:t>shells</w:t>
      </w:r>
      <w:r>
        <w:t xml:space="preserve"> and </w:t>
      </w:r>
      <w:r w:rsidR="00E51A84">
        <w:t xml:space="preserve">workflows </w:t>
      </w:r>
      <w:r>
        <w:t xml:space="preserve">were tested and </w:t>
      </w:r>
      <w:r w:rsidR="00990F36">
        <w:t xml:space="preserve">validated </w:t>
      </w:r>
      <w:r w:rsidR="00C902D9">
        <w:t>with:</w:t>
      </w:r>
    </w:p>
    <w:p w14:paraId="5C488857" w14:textId="2CA1C72B" w:rsidR="00EA5286" w:rsidRDefault="003B3C91">
      <w:pPr>
        <w:pStyle w:val="nbullet"/>
        <w:numPr>
          <w:ilvl w:val="0"/>
          <w:numId w:val="30"/>
        </w:numPr>
        <w:ind w:right="0"/>
      </w:pPr>
      <w:r>
        <w:t>7</w:t>
      </w:r>
      <w:r w:rsidR="00990F36">
        <w:t xml:space="preserve"> </w:t>
      </w:r>
      <w:r>
        <w:t xml:space="preserve">C41 </w:t>
      </w:r>
      <w:proofErr w:type="spellStart"/>
      <w:r w:rsidR="00990F36">
        <w:t>ESXi</w:t>
      </w:r>
      <w:proofErr w:type="spellEnd"/>
      <w:r w:rsidR="00990F36">
        <w:t xml:space="preserve"> hosts</w:t>
      </w:r>
    </w:p>
    <w:p w14:paraId="08409744" w14:textId="30F7AF5F" w:rsidR="003B3C91" w:rsidRPr="000F27CF" w:rsidRDefault="003B3C91">
      <w:pPr>
        <w:pStyle w:val="nbullet"/>
        <w:numPr>
          <w:ilvl w:val="0"/>
          <w:numId w:val="30"/>
        </w:numPr>
        <w:ind w:right="0"/>
        <w:rPr>
          <w:color w:val="C4BC96" w:themeColor="background2" w:themeShade="BF"/>
        </w:rPr>
      </w:pPr>
      <w:r w:rsidRPr="000F27CF">
        <w:rPr>
          <w:color w:val="C4BC96" w:themeColor="background2" w:themeShade="BF"/>
        </w:rPr>
        <w:t>C51 hosts</w:t>
      </w:r>
    </w:p>
    <w:p w14:paraId="5D931867" w14:textId="55628A05" w:rsidR="00C902D9" w:rsidRDefault="00C902D9">
      <w:pPr>
        <w:pStyle w:val="nbullet"/>
        <w:numPr>
          <w:ilvl w:val="0"/>
          <w:numId w:val="30"/>
        </w:numPr>
        <w:ind w:right="0"/>
      </w:pPr>
      <w:r>
        <w:t xml:space="preserve">vCenter </w:t>
      </w:r>
      <w:r w:rsidR="003B3C91">
        <w:t>6</w:t>
      </w:r>
    </w:p>
    <w:p w14:paraId="12960B2D" w14:textId="2A199F50" w:rsidR="00D37051" w:rsidRDefault="00D37051">
      <w:pPr>
        <w:pStyle w:val="nbullet"/>
        <w:numPr>
          <w:ilvl w:val="0"/>
          <w:numId w:val="30"/>
        </w:numPr>
        <w:ind w:right="0"/>
      </w:pPr>
      <w:r>
        <w:t>CloudShell 6.4</w:t>
      </w:r>
      <w:r w:rsidR="006F6E30">
        <w:t xml:space="preserve"> Patch 4</w:t>
      </w:r>
    </w:p>
    <w:p w14:paraId="5C8C751B" w14:textId="5BDB391D" w:rsidR="00AB38D9" w:rsidRDefault="00AB38D9">
      <w:pPr>
        <w:rPr>
          <w:rFonts w:eastAsiaTheme="minorEastAsia" w:cs="Times New Roman"/>
          <w:szCs w:val="18"/>
          <w:lang w:eastAsia="zh-CN"/>
        </w:rPr>
      </w:pPr>
      <w:r>
        <w:br w:type="page"/>
      </w:r>
    </w:p>
    <w:p w14:paraId="47D4216F" w14:textId="00A02B63" w:rsidR="00AB38D9" w:rsidRDefault="00AB38D9" w:rsidP="00AB38D9">
      <w:pPr>
        <w:pStyle w:val="Heading1"/>
      </w:pPr>
      <w:bookmarkStart w:id="49" w:name="_Toc454211969"/>
      <w:r>
        <w:lastRenderedPageBreak/>
        <w:t>Managing scripts and drivers</w:t>
      </w:r>
      <w:bookmarkEnd w:id="49"/>
    </w:p>
    <w:p w14:paraId="598BECBA" w14:textId="77777777" w:rsidR="00AB38D9" w:rsidRDefault="00AB38D9" w:rsidP="00855D09">
      <w:pPr>
        <w:pStyle w:val="Heading1"/>
        <w:pageBreakBefore w:val="0"/>
        <w:numPr>
          <w:ilvl w:val="0"/>
          <w:numId w:val="0"/>
        </w:numPr>
      </w:pPr>
    </w:p>
    <w:p w14:paraId="594E9FD1" w14:textId="77777777" w:rsidR="00AB38D9" w:rsidRDefault="00AB38D9" w:rsidP="00B35EAD">
      <w:pPr>
        <w:pStyle w:val="nnormal"/>
      </w:pPr>
      <w:bookmarkStart w:id="50" w:name="_Toc354056032"/>
      <w:bookmarkStart w:id="51" w:name="_Toc354056685"/>
      <w:bookmarkStart w:id="52" w:name="_Toc333422506"/>
      <w:bookmarkEnd w:id="28"/>
      <w:bookmarkEnd w:id="29"/>
      <w:bookmarkEnd w:id="30"/>
      <w:bookmarkEnd w:id="31"/>
      <w:r>
        <w:t>All the scripts and drivers are managed by system administrators.</w:t>
      </w:r>
    </w:p>
    <w:p w14:paraId="32CADA0E" w14:textId="77777777" w:rsidR="00AB38D9" w:rsidRDefault="00AB38D9" w:rsidP="00B35EAD">
      <w:pPr>
        <w:pStyle w:val="nnormal"/>
      </w:pPr>
      <w:r>
        <w:t>Once logged in as admin, you’ll be able to go to the Manage page:</w:t>
      </w:r>
    </w:p>
    <w:p w14:paraId="3001FFDE" w14:textId="77777777" w:rsidR="00AB38D9" w:rsidRDefault="00AB38D9" w:rsidP="00B35EAD">
      <w:pPr>
        <w:pStyle w:val="nnormal"/>
      </w:pPr>
      <w:r w:rsidRPr="00AB38D9">
        <w:rPr>
          <w:noProof/>
          <w:lang w:eastAsia="en-US"/>
        </w:rPr>
        <w:drawing>
          <wp:inline distT="0" distB="0" distL="0" distR="0" wp14:anchorId="39181070" wp14:editId="6B3B73F3">
            <wp:extent cx="4848902" cy="52394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8902" cy="523948"/>
                    </a:xfrm>
                    <a:prstGeom prst="rect">
                      <a:avLst/>
                    </a:prstGeom>
                  </pic:spPr>
                </pic:pic>
              </a:graphicData>
            </a:graphic>
          </wp:inline>
        </w:drawing>
      </w:r>
    </w:p>
    <w:p w14:paraId="62A1CE27" w14:textId="77777777" w:rsidR="00FC3B37" w:rsidRDefault="00FC3B37" w:rsidP="00B35EAD">
      <w:pPr>
        <w:pStyle w:val="nnormal"/>
      </w:pPr>
      <w:r>
        <w:t>There, under the Automation sub-menu on the left, you’ll be able to manage both the environment drivers/scripts and the resource drivers/scripts.</w:t>
      </w:r>
    </w:p>
    <w:p w14:paraId="330F187E" w14:textId="77777777" w:rsidR="00FC3B37" w:rsidRDefault="00FC3B37" w:rsidP="00B35EAD">
      <w:pPr>
        <w:pStyle w:val="nnormal"/>
      </w:pPr>
      <w:r w:rsidRPr="00FC3B37">
        <w:rPr>
          <w:noProof/>
          <w:lang w:eastAsia="en-US"/>
        </w:rPr>
        <w:drawing>
          <wp:inline distT="0" distB="0" distL="0" distR="0" wp14:anchorId="21376C4C" wp14:editId="6642746D">
            <wp:extent cx="2229161" cy="126700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29161" cy="1267002"/>
                    </a:xfrm>
                    <a:prstGeom prst="rect">
                      <a:avLst/>
                    </a:prstGeom>
                  </pic:spPr>
                </pic:pic>
              </a:graphicData>
            </a:graphic>
          </wp:inline>
        </w:drawing>
      </w:r>
    </w:p>
    <w:p w14:paraId="7A7507F2" w14:textId="18156C27" w:rsidR="00FC3B37" w:rsidRDefault="00FC3B37" w:rsidP="00855D09">
      <w:pPr>
        <w:pStyle w:val="nnormal"/>
      </w:pPr>
      <w:r>
        <w:t>For each script/driver, you can open the properties page</w:t>
      </w:r>
      <w:r w:rsidR="00B27CDF">
        <w:t xml:space="preserve"> (either by clicking on the script name, or by the Edit option in the context menu on the right side of each script). This allows </w:t>
      </w:r>
      <w:r>
        <w:t>you to edit their name/alias/description/version:</w:t>
      </w:r>
    </w:p>
    <w:p w14:paraId="7938F677" w14:textId="77777777" w:rsidR="00FC3B37" w:rsidRDefault="00FC3B37" w:rsidP="00B35EAD">
      <w:pPr>
        <w:pStyle w:val="nnormal"/>
      </w:pPr>
      <w:r w:rsidRPr="00FC3B37">
        <w:rPr>
          <w:noProof/>
          <w:lang w:eastAsia="en-US"/>
        </w:rPr>
        <w:drawing>
          <wp:inline distT="0" distB="0" distL="0" distR="0" wp14:anchorId="6450B81A" wp14:editId="6BF78327">
            <wp:extent cx="3458311" cy="3768918"/>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7112" cy="3778509"/>
                    </a:xfrm>
                    <a:prstGeom prst="rect">
                      <a:avLst/>
                    </a:prstGeom>
                  </pic:spPr>
                </pic:pic>
              </a:graphicData>
            </a:graphic>
          </wp:inline>
        </w:drawing>
      </w:r>
    </w:p>
    <w:p w14:paraId="606ECD21" w14:textId="6CC800AF" w:rsidR="00FC3B37" w:rsidRDefault="00FC3B37" w:rsidP="00B35EAD">
      <w:pPr>
        <w:pStyle w:val="nnormal"/>
      </w:pPr>
      <w:r w:rsidRPr="00855D09">
        <w:rPr>
          <w:b/>
          <w:bCs/>
        </w:rPr>
        <w:lastRenderedPageBreak/>
        <w:t>Note:</w:t>
      </w:r>
      <w:r>
        <w:t xml:space="preserve"> the environment driver is using the names of the scripts to execute the commands in a correct sequence. You should not change the name of the scripts without updating the environment driver as well.</w:t>
      </w:r>
      <w:r>
        <w:br/>
        <w:t>Changing the alias, description, category and version does not affect the automation.</w:t>
      </w:r>
    </w:p>
    <w:p w14:paraId="5A86C8DF" w14:textId="4B5F9D6E" w:rsidR="00FC3B37" w:rsidRDefault="00FC3B37" w:rsidP="00B35EAD">
      <w:pPr>
        <w:pStyle w:val="nnormal"/>
      </w:pPr>
    </w:p>
    <w:p w14:paraId="2E27518A" w14:textId="4085DF5E" w:rsidR="00FC3B37" w:rsidRDefault="00FC3B37" w:rsidP="00855D09">
      <w:pPr>
        <w:pStyle w:val="Heading2"/>
      </w:pPr>
      <w:bookmarkStart w:id="53" w:name="_Toc454211970"/>
      <w:r>
        <w:t>Downloading a script</w:t>
      </w:r>
      <w:r w:rsidR="00B27CDF">
        <w:t>/driver</w:t>
      </w:r>
      <w:r>
        <w:t xml:space="preserve"> file from CloudShell</w:t>
      </w:r>
      <w:bookmarkEnd w:id="53"/>
    </w:p>
    <w:p w14:paraId="2746B840" w14:textId="1DEE5815" w:rsidR="00FC3B37" w:rsidRDefault="00B27CDF" w:rsidP="00855D09">
      <w:pPr>
        <w:pStyle w:val="nnormal"/>
      </w:pPr>
      <w:r>
        <w:t>Each row in the scripts/</w:t>
      </w:r>
      <w:proofErr w:type="spellStart"/>
      <w:r>
        <w:t>drivers</w:t>
      </w:r>
      <w:proofErr w:type="spellEnd"/>
      <w:r>
        <w:t xml:space="preserve"> window has a context menu on the right side, that allows you to download the script/driver:</w:t>
      </w:r>
    </w:p>
    <w:p w14:paraId="6C2545A6" w14:textId="17183076" w:rsidR="00B27CDF" w:rsidRDefault="00B27CDF" w:rsidP="00B35EAD">
      <w:pPr>
        <w:pStyle w:val="nnormal"/>
      </w:pPr>
      <w:r w:rsidRPr="00B27CDF">
        <w:rPr>
          <w:noProof/>
          <w:lang w:eastAsia="en-US"/>
        </w:rPr>
        <w:drawing>
          <wp:inline distT="0" distB="0" distL="0" distR="0" wp14:anchorId="2A531CC9" wp14:editId="6D3A5E4F">
            <wp:extent cx="6362963" cy="9780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6989" cy="984778"/>
                    </a:xfrm>
                    <a:prstGeom prst="rect">
                      <a:avLst/>
                    </a:prstGeom>
                  </pic:spPr>
                </pic:pic>
              </a:graphicData>
            </a:graphic>
          </wp:inline>
        </w:drawing>
      </w:r>
    </w:p>
    <w:p w14:paraId="305C064B" w14:textId="3824F597" w:rsidR="00FC3B37" w:rsidRDefault="00FC3B37" w:rsidP="00855D09">
      <w:pPr>
        <w:pStyle w:val="Heading2"/>
      </w:pPr>
      <w:bookmarkStart w:id="54" w:name="_Toc454211971"/>
      <w:r>
        <w:t>Updating a script file</w:t>
      </w:r>
      <w:bookmarkEnd w:id="54"/>
      <w:r w:rsidR="00AB38D9">
        <w:t xml:space="preserve"> </w:t>
      </w:r>
    </w:p>
    <w:p w14:paraId="6490C0B6" w14:textId="4468B688" w:rsidR="00FC3B37" w:rsidRDefault="00FC3B37" w:rsidP="00855D09">
      <w:pPr>
        <w:pStyle w:val="nnormal"/>
      </w:pPr>
      <w:r>
        <w:t>If you got a new version of a script file, or would like to update one of the script files, open the properties windows of that script as shown above, then press on the browse button in the “Script file” field and select a .</w:t>
      </w:r>
      <w:proofErr w:type="spellStart"/>
      <w:r>
        <w:t>py</w:t>
      </w:r>
      <w:proofErr w:type="spellEnd"/>
      <w:r>
        <w:t xml:space="preserve"> or .zip file.</w:t>
      </w:r>
    </w:p>
    <w:p w14:paraId="3563DF51" w14:textId="7F5B6F7B" w:rsidR="00C902D9" w:rsidRDefault="00FC3B37" w:rsidP="00855D09">
      <w:pPr>
        <w:pStyle w:val="nnormal"/>
      </w:pPr>
      <w:r>
        <w:t>When</w:t>
      </w:r>
      <w:r w:rsidR="00B27CDF">
        <w:t xml:space="preserve"> done, click on the Save button to upload the new file.</w:t>
      </w:r>
    </w:p>
    <w:p w14:paraId="2DE381E4" w14:textId="74281EAD" w:rsidR="00B27CDF" w:rsidRDefault="00B27CDF" w:rsidP="00855D09">
      <w:pPr>
        <w:pStyle w:val="Heading2"/>
      </w:pPr>
      <w:bookmarkStart w:id="55" w:name="_Toc454211972"/>
      <w:r>
        <w:t>Updating a driver</w:t>
      </w:r>
      <w:bookmarkEnd w:id="55"/>
    </w:p>
    <w:p w14:paraId="422DDAFE" w14:textId="03AD7876" w:rsidR="00B27CDF" w:rsidRDefault="00B27CDF" w:rsidP="00855D09">
      <w:pPr>
        <w:pStyle w:val="nnormal"/>
      </w:pPr>
      <w:r>
        <w:t>To create a new version of a driver, you’ll need access to the project files to be able to open, modify and compile the project in CloudShell Authoring.</w:t>
      </w:r>
    </w:p>
    <w:p w14:paraId="30F30BCD" w14:textId="1525978B" w:rsidR="00B27CDF" w:rsidRDefault="00B27CDF" w:rsidP="00855D09">
      <w:pPr>
        <w:pStyle w:val="nnormal"/>
      </w:pPr>
      <w:r>
        <w:t xml:space="preserve">The latest projects and scripts are available in a private </w:t>
      </w:r>
      <w:proofErr w:type="spellStart"/>
      <w:r>
        <w:t>github</w:t>
      </w:r>
      <w:proofErr w:type="spellEnd"/>
      <w:r>
        <w:t xml:space="preserve"> repository, and you’ll need to get access to this repository first.</w:t>
      </w:r>
    </w:p>
    <w:p w14:paraId="04159C1D" w14:textId="45DEA983" w:rsidR="00B27CDF" w:rsidRDefault="00B27CDF" w:rsidP="00B35EAD">
      <w:pPr>
        <w:pStyle w:val="nnormal"/>
      </w:pPr>
      <w:r>
        <w:t>Once you got access to such a driver project, you’ll be able to open it in CloudShell Authoring, and when done modifying the driver, you’ll be able to compile it:</w:t>
      </w:r>
    </w:p>
    <w:p w14:paraId="0A19EFCB" w14:textId="46FD721A" w:rsidR="00B27CDF" w:rsidRDefault="00B27CDF" w:rsidP="00B35EAD">
      <w:pPr>
        <w:pStyle w:val="nnormal"/>
      </w:pPr>
      <w:r w:rsidRPr="00B27CDF">
        <w:rPr>
          <w:noProof/>
          <w:lang w:eastAsia="en-US"/>
        </w:rPr>
        <w:drawing>
          <wp:inline distT="0" distB="0" distL="0" distR="0" wp14:anchorId="784FBE3B" wp14:editId="2641D7B8">
            <wp:extent cx="2676899" cy="105742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6899" cy="1057423"/>
                    </a:xfrm>
                    <a:prstGeom prst="rect">
                      <a:avLst/>
                    </a:prstGeom>
                  </pic:spPr>
                </pic:pic>
              </a:graphicData>
            </a:graphic>
          </wp:inline>
        </w:drawing>
      </w:r>
    </w:p>
    <w:p w14:paraId="040F3B7F" w14:textId="55DFCF43" w:rsidR="00B27CDF" w:rsidRDefault="00B27CDF" w:rsidP="00B35EAD">
      <w:pPr>
        <w:pStyle w:val="nnormal"/>
      </w:pPr>
      <w:r>
        <w:t>This will create a new folder with the compiled project (a .</w:t>
      </w:r>
      <w:proofErr w:type="spellStart"/>
      <w:r>
        <w:t>dll</w:t>
      </w:r>
      <w:proofErr w:type="spellEnd"/>
      <w:r>
        <w:t xml:space="preserve"> or .exe file, depends on the project type).</w:t>
      </w:r>
    </w:p>
    <w:p w14:paraId="061F129D" w14:textId="49D227BC" w:rsidR="00B27CDF" w:rsidRDefault="00B27CDF" w:rsidP="00855D09">
      <w:pPr>
        <w:pStyle w:val="nnormal"/>
      </w:pPr>
      <w:r>
        <w:t>Once the new version of the driver was compiled, you’</w:t>
      </w:r>
      <w:r w:rsidR="00855D09">
        <w:t xml:space="preserve">ll be able to upload it to the portal. </w:t>
      </w:r>
    </w:p>
    <w:p w14:paraId="03FCDF89" w14:textId="747C6C22" w:rsidR="00B27CDF" w:rsidRDefault="00855D09" w:rsidP="00B35EAD">
      <w:pPr>
        <w:pStyle w:val="nnormal"/>
      </w:pPr>
      <w:r>
        <w:lastRenderedPageBreak/>
        <w:t>Make sure that you first show the resource/environment drivers list by selecting “Drivers” in the “Show” drop down:</w:t>
      </w:r>
    </w:p>
    <w:p w14:paraId="644D4125" w14:textId="1883872A" w:rsidR="00855D09" w:rsidRDefault="00855D09" w:rsidP="00B35EAD">
      <w:pPr>
        <w:pStyle w:val="nnormal"/>
      </w:pPr>
      <w:r w:rsidRPr="00855D09">
        <w:rPr>
          <w:noProof/>
          <w:lang w:eastAsia="en-US"/>
        </w:rPr>
        <w:drawing>
          <wp:inline distT="0" distB="0" distL="0" distR="0" wp14:anchorId="434A79FC" wp14:editId="1B369875">
            <wp:extent cx="3600953" cy="1124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953" cy="1124107"/>
                    </a:xfrm>
                    <a:prstGeom prst="rect">
                      <a:avLst/>
                    </a:prstGeom>
                  </pic:spPr>
                </pic:pic>
              </a:graphicData>
            </a:graphic>
          </wp:inline>
        </w:drawing>
      </w:r>
    </w:p>
    <w:p w14:paraId="08E514C0" w14:textId="77777777" w:rsidR="00855D09" w:rsidRPr="00B35EAD" w:rsidRDefault="00855D09" w:rsidP="00B35EAD">
      <w:pPr>
        <w:pStyle w:val="nnormal"/>
      </w:pPr>
    </w:p>
    <w:p w14:paraId="2AEA0E30" w14:textId="5C63AF5B" w:rsidR="005502D1" w:rsidRDefault="005502D1">
      <w:pPr>
        <w:pStyle w:val="Heading1"/>
        <w:rPr>
          <w:ins w:id="56" w:author="Omri Avraham" w:date="2016-07-05T17:59:00Z"/>
        </w:rPr>
      </w:pPr>
      <w:bookmarkStart w:id="57" w:name="_Known_Gaps"/>
      <w:bookmarkStart w:id="58" w:name="_Toc354056033"/>
      <w:bookmarkStart w:id="59" w:name="_Toc354056686"/>
      <w:bookmarkStart w:id="60" w:name="_Toc454211973"/>
      <w:bookmarkEnd w:id="50"/>
      <w:bookmarkEnd w:id="51"/>
      <w:bookmarkEnd w:id="57"/>
      <w:ins w:id="61" w:author="Omri Avraham" w:date="2016-07-05T17:59:00Z">
        <w:r>
          <w:lastRenderedPageBreak/>
          <w:t>Post-Deployment How-to and extra steps</w:t>
        </w:r>
      </w:ins>
    </w:p>
    <w:p w14:paraId="774B23E7" w14:textId="0E984040" w:rsidR="005502D1" w:rsidRPr="005502D1" w:rsidRDefault="005502D1">
      <w:pPr>
        <w:pStyle w:val="nnormal"/>
        <w:rPr>
          <w:ins w:id="62" w:author="Omri Avraham" w:date="2016-07-05T17:59:00Z"/>
          <w:rPrChange w:id="63" w:author="Omri Avraham" w:date="2016-07-05T18:00:00Z">
            <w:rPr>
              <w:ins w:id="64" w:author="Omri Avraham" w:date="2016-07-05T17:59:00Z"/>
            </w:rPr>
          </w:rPrChange>
        </w:rPr>
        <w:pPrChange w:id="65" w:author="Omri Avraham" w:date="2016-07-05T18:00:00Z">
          <w:pPr>
            <w:pStyle w:val="Heading1"/>
          </w:pPr>
        </w:pPrChange>
      </w:pPr>
    </w:p>
    <w:p w14:paraId="01E597D8" w14:textId="66BF6F0A" w:rsidR="005502D1" w:rsidRDefault="005502D1">
      <w:pPr>
        <w:pStyle w:val="Heading2"/>
        <w:rPr>
          <w:ins w:id="66" w:author="Omri Avraham" w:date="2016-07-05T18:01:00Z"/>
        </w:rPr>
        <w:pPrChange w:id="67" w:author="Omri Avraham" w:date="2016-07-05T18:00:00Z">
          <w:pPr>
            <w:pStyle w:val="Heading1"/>
          </w:pPr>
        </w:pPrChange>
      </w:pPr>
      <w:ins w:id="68" w:author="Omri Avraham" w:date="2016-07-05T18:00:00Z">
        <w:r>
          <w:t>ScaleIO –</w:t>
        </w:r>
      </w:ins>
      <w:ins w:id="69" w:author="Omri Avraham" w:date="2016-07-05T18:01:00Z">
        <w:r>
          <w:t xml:space="preserve"> To register the deployed ScaleIO environment with the installed vCenter ScaleIO Plugin, a user must go to the vCenter Web, and do the following steps:</w:t>
        </w:r>
      </w:ins>
    </w:p>
    <w:p w14:paraId="5913C57F" w14:textId="169128AB" w:rsidR="005502D1" w:rsidRDefault="005502D1">
      <w:pPr>
        <w:pStyle w:val="nnormal"/>
        <w:numPr>
          <w:ilvl w:val="0"/>
          <w:numId w:val="50"/>
        </w:numPr>
        <w:rPr>
          <w:ins w:id="70" w:author="Omri Avraham" w:date="2016-07-05T18:02:00Z"/>
        </w:rPr>
        <w:pPrChange w:id="71" w:author="Omri Avraham" w:date="2016-07-05T18:02:00Z">
          <w:pPr>
            <w:pStyle w:val="Heading1"/>
          </w:pPr>
        </w:pPrChange>
      </w:pPr>
      <w:ins w:id="72" w:author="Omri Avraham" w:date="2016-07-05T18:02:00Z">
        <w:r>
          <w:t>Login to the vCenter Web</w:t>
        </w:r>
      </w:ins>
    </w:p>
    <w:p w14:paraId="59D1DD9E" w14:textId="56C1F4C2" w:rsidR="005502D1" w:rsidRDefault="005502D1">
      <w:pPr>
        <w:pStyle w:val="nnormal"/>
        <w:numPr>
          <w:ilvl w:val="0"/>
          <w:numId w:val="50"/>
        </w:numPr>
        <w:rPr>
          <w:ins w:id="73" w:author="Omri Avraham" w:date="2016-07-05T18:05:00Z"/>
        </w:rPr>
        <w:pPrChange w:id="74" w:author="Omri Avraham" w:date="2016-07-05T18:02:00Z">
          <w:pPr>
            <w:pStyle w:val="Heading1"/>
          </w:pPr>
        </w:pPrChange>
      </w:pPr>
      <w:ins w:id="75" w:author="Omri Avraham" w:date="2016-07-05T18:02:00Z">
        <w:r>
          <w:t>Open the ScaleIO Plugin</w:t>
        </w:r>
      </w:ins>
    </w:p>
    <w:p w14:paraId="69D78ED1" w14:textId="526E8096" w:rsidR="005502D1" w:rsidRDefault="005502D1">
      <w:pPr>
        <w:pStyle w:val="nnormal"/>
        <w:ind w:left="720"/>
        <w:rPr>
          <w:ins w:id="76" w:author="Omri Avraham" w:date="2016-07-05T18:03:00Z"/>
        </w:rPr>
        <w:pPrChange w:id="77" w:author="Omri Avraham" w:date="2016-07-05T18:05:00Z">
          <w:pPr>
            <w:pStyle w:val="Heading1"/>
          </w:pPr>
        </w:pPrChange>
      </w:pPr>
      <w:ins w:id="78" w:author="Omri Avraham" w:date="2016-07-05T18:05:00Z">
        <w:r>
          <w:rPr>
            <w:noProof/>
            <w:lang w:eastAsia="en-US"/>
          </w:rPr>
          <w:drawing>
            <wp:inline distT="0" distB="0" distL="0" distR="0" wp14:anchorId="7447EB68" wp14:editId="061EEAB9">
              <wp:extent cx="981075" cy="89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81075" cy="895350"/>
                      </a:xfrm>
                      <a:prstGeom prst="rect">
                        <a:avLst/>
                      </a:prstGeom>
                    </pic:spPr>
                  </pic:pic>
                </a:graphicData>
              </a:graphic>
            </wp:inline>
          </w:drawing>
        </w:r>
      </w:ins>
    </w:p>
    <w:p w14:paraId="575C470A" w14:textId="20CECF68" w:rsidR="005502D1" w:rsidRDefault="005502D1">
      <w:pPr>
        <w:pStyle w:val="nnormal"/>
        <w:numPr>
          <w:ilvl w:val="0"/>
          <w:numId w:val="50"/>
        </w:numPr>
        <w:rPr>
          <w:ins w:id="79" w:author="Omri Avraham" w:date="2016-07-05T18:03:00Z"/>
        </w:rPr>
        <w:pPrChange w:id="80" w:author="Omri Avraham" w:date="2016-07-05T18:03:00Z">
          <w:pPr>
            <w:pStyle w:val="Heading1"/>
          </w:pPr>
        </w:pPrChange>
      </w:pPr>
      <w:ins w:id="81" w:author="Omri Avraham" w:date="2016-07-05T18:03:00Z">
        <w:r>
          <w:t>Select “Register ScaleIO System”</w:t>
        </w:r>
      </w:ins>
    </w:p>
    <w:p w14:paraId="40E1F3C3" w14:textId="5F8B329D" w:rsidR="005502D1" w:rsidRDefault="005502D1">
      <w:pPr>
        <w:pStyle w:val="nnormal"/>
        <w:numPr>
          <w:ilvl w:val="0"/>
          <w:numId w:val="50"/>
        </w:numPr>
        <w:rPr>
          <w:ins w:id="82" w:author="Omri Avraham" w:date="2016-07-05T18:03:00Z"/>
        </w:rPr>
        <w:pPrChange w:id="83" w:author="Omri Avraham" w:date="2016-07-05T18:02:00Z">
          <w:pPr>
            <w:pStyle w:val="Heading1"/>
          </w:pPr>
        </w:pPrChange>
      </w:pPr>
      <w:ins w:id="84" w:author="Omri Avraham" w:date="2016-07-05T18:03:00Z">
        <w:r>
          <w:t>Fill in the relevant info</w:t>
        </w:r>
      </w:ins>
      <w:ins w:id="85" w:author="Omri Avraham" w:date="2016-07-05T18:04:00Z">
        <w:r>
          <w:t xml:space="preserve"> (ScaleIO Username = ‘admin’</w:t>
        </w:r>
      </w:ins>
      <w:ins w:id="86" w:author="Omri Avraham" w:date="2016-07-05T18:12:00Z">
        <w:r w:rsidR="001E2F5B">
          <w:t>, Primary IP = Info from Excel sheet \ vCenter view of “SIOVM-Primary”, password = Info from Excel</w:t>
        </w:r>
      </w:ins>
      <w:ins w:id="87" w:author="Omri Avraham" w:date="2016-07-05T18:04:00Z">
        <w:r>
          <w:t>)</w:t>
        </w:r>
      </w:ins>
    </w:p>
    <w:p w14:paraId="30C31786" w14:textId="476A46D2" w:rsidR="005502D1" w:rsidRPr="005502D1" w:rsidRDefault="005502D1">
      <w:pPr>
        <w:pStyle w:val="nnormal"/>
        <w:ind w:left="720"/>
        <w:rPr>
          <w:ins w:id="88" w:author="Omri Avraham" w:date="2016-07-05T18:00:00Z"/>
          <w:rPrChange w:id="89" w:author="Omri Avraham" w:date="2016-07-05T18:01:00Z">
            <w:rPr>
              <w:ins w:id="90" w:author="Omri Avraham" w:date="2016-07-05T18:00:00Z"/>
            </w:rPr>
          </w:rPrChange>
        </w:rPr>
        <w:pPrChange w:id="91" w:author="Omri Avraham" w:date="2016-07-05T18:03:00Z">
          <w:pPr>
            <w:pStyle w:val="Heading1"/>
          </w:pPr>
        </w:pPrChange>
      </w:pPr>
      <w:ins w:id="92" w:author="Omri Avraham" w:date="2016-07-05T18:03:00Z">
        <w:r>
          <w:rPr>
            <w:noProof/>
            <w:lang w:eastAsia="en-US"/>
          </w:rPr>
          <w:drawing>
            <wp:inline distT="0" distB="0" distL="0" distR="0" wp14:anchorId="532BC9A5" wp14:editId="601E40AC">
              <wp:extent cx="5486400" cy="2012313"/>
              <wp:effectExtent l="0" t="0" r="0" b="7620"/>
              <wp:docPr id="33" name="Picture 33" descr="cid:image001.jpg@01D1D613.B39C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1D613.B39C426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486400" cy="2012313"/>
                      </a:xfrm>
                      <a:prstGeom prst="rect">
                        <a:avLst/>
                      </a:prstGeom>
                      <a:noFill/>
                      <a:ln>
                        <a:noFill/>
                      </a:ln>
                    </pic:spPr>
                  </pic:pic>
                </a:graphicData>
              </a:graphic>
            </wp:inline>
          </w:drawing>
        </w:r>
      </w:ins>
    </w:p>
    <w:p w14:paraId="7A219104" w14:textId="0BC5A348" w:rsidR="001E2F5B" w:rsidRDefault="001E2F5B">
      <w:pPr>
        <w:pStyle w:val="Heading2"/>
        <w:rPr>
          <w:ins w:id="93" w:author="Omri Avraham" w:date="2016-07-05T18:17:00Z"/>
        </w:rPr>
        <w:pPrChange w:id="94" w:author="Omri Avraham" w:date="2016-07-05T18:13:00Z">
          <w:pPr>
            <w:pStyle w:val="Heading1"/>
          </w:pPr>
        </w:pPrChange>
      </w:pPr>
      <w:ins w:id="95" w:author="Omri Avraham" w:date="2016-07-05T18:13:00Z">
        <w:r>
          <w:t>Nagios</w:t>
        </w:r>
      </w:ins>
    </w:p>
    <w:p w14:paraId="3815B921" w14:textId="6025E128" w:rsidR="001E2F5B" w:rsidRDefault="001E2F5B">
      <w:pPr>
        <w:pStyle w:val="nnormal"/>
        <w:numPr>
          <w:ilvl w:val="0"/>
          <w:numId w:val="35"/>
        </w:numPr>
        <w:rPr>
          <w:ins w:id="96" w:author="Omri Avraham" w:date="2016-07-05T18:19:00Z"/>
        </w:rPr>
        <w:pPrChange w:id="97" w:author="Omri Avraham" w:date="2016-07-05T18:17:00Z">
          <w:pPr>
            <w:pStyle w:val="Heading1"/>
          </w:pPr>
        </w:pPrChange>
      </w:pPr>
      <w:ins w:id="98" w:author="Omri Avraham" w:date="2016-07-05T18:17:00Z">
        <w:r>
          <w:t xml:space="preserve">To open the Nagios Server website, please go to </w:t>
        </w:r>
      </w:ins>
      <w:ins w:id="99" w:author="Omri Avraham" w:date="2016-07-05T18:19:00Z">
        <w:r>
          <w:fldChar w:fldCharType="begin"/>
        </w:r>
        <w:r>
          <w:instrText xml:space="preserve"> HYPERLINK "</w:instrText>
        </w:r>
      </w:ins>
      <w:ins w:id="100" w:author="Omri Avraham" w:date="2016-07-05T18:17:00Z">
        <w:r>
          <w:instrText>http://&lt;Nagios_IP&gt;/</w:instrText>
        </w:r>
      </w:ins>
      <w:ins w:id="101" w:author="Omri Avraham" w:date="2016-07-05T18:19:00Z">
        <w:r>
          <w:instrText xml:space="preserve">nagios" </w:instrText>
        </w:r>
        <w:r>
          <w:fldChar w:fldCharType="separate"/>
        </w:r>
      </w:ins>
      <w:ins w:id="102" w:author="Omri Avraham" w:date="2016-07-05T18:17:00Z">
        <w:r w:rsidRPr="00FC7489">
          <w:rPr>
            <w:rStyle w:val="Hyperlink"/>
          </w:rPr>
          <w:t>http://&lt;Nagios_IP&gt;/</w:t>
        </w:r>
      </w:ins>
      <w:ins w:id="103" w:author="Omri Avraham" w:date="2016-07-05T18:19:00Z">
        <w:r w:rsidRPr="00FC7489">
          <w:rPr>
            <w:rStyle w:val="Hyperlink"/>
          </w:rPr>
          <w:t>nagios</w:t>
        </w:r>
        <w:r>
          <w:fldChar w:fldCharType="end"/>
        </w:r>
      </w:ins>
    </w:p>
    <w:p w14:paraId="0C639FFF" w14:textId="3C132CFF" w:rsidR="001E2F5B" w:rsidRDefault="001E2F5B">
      <w:pPr>
        <w:pStyle w:val="nnormal"/>
        <w:ind w:left="720"/>
        <w:rPr>
          <w:ins w:id="104" w:author="Omri Avraham" w:date="2016-07-05T18:20:00Z"/>
        </w:rPr>
        <w:pPrChange w:id="105" w:author="Omri Avraham" w:date="2016-07-05T18:19:00Z">
          <w:pPr>
            <w:pStyle w:val="Heading1"/>
          </w:pPr>
        </w:pPrChange>
      </w:pPr>
      <w:ins w:id="106" w:author="Omri Avraham" w:date="2016-07-05T18:19:00Z">
        <w:r>
          <w:t>&lt;</w:t>
        </w:r>
        <w:proofErr w:type="spellStart"/>
        <w:r>
          <w:t>Nagios_IP</w:t>
        </w:r>
        <w:proofErr w:type="spellEnd"/>
        <w:r>
          <w:t xml:space="preserve">&gt; can be taken from the excel or from the vCenter view of the Nagios VM. The Credentials </w:t>
        </w:r>
        <w:proofErr w:type="gramStart"/>
        <w:r>
          <w:t>are</w:t>
        </w:r>
        <w:proofErr w:type="gramEnd"/>
        <w:r>
          <w:t xml:space="preserve"> Username: ‘</w:t>
        </w:r>
        <w:proofErr w:type="spellStart"/>
        <w:r>
          <w:t>nagiosadmin</w:t>
        </w:r>
        <w:proofErr w:type="spellEnd"/>
        <w:r>
          <w:t>’</w:t>
        </w:r>
      </w:ins>
      <w:ins w:id="107" w:author="Omri Avraham" w:date="2016-07-05T18:20:00Z">
        <w:r>
          <w:t>, Password:’Password1’</w:t>
        </w:r>
      </w:ins>
    </w:p>
    <w:p w14:paraId="5BC176E3" w14:textId="77777777" w:rsidR="00A00BB2" w:rsidRDefault="001E2F5B">
      <w:pPr>
        <w:pStyle w:val="nnormal"/>
        <w:numPr>
          <w:ilvl w:val="0"/>
          <w:numId w:val="35"/>
        </w:numPr>
        <w:rPr>
          <w:ins w:id="108" w:author="Omri Avraham" w:date="2016-07-05T18:24:00Z"/>
        </w:rPr>
        <w:pPrChange w:id="109" w:author="Omri Avraham" w:date="2016-07-05T18:24:00Z">
          <w:pPr>
            <w:pStyle w:val="Heading1"/>
          </w:pPr>
        </w:pPrChange>
      </w:pPr>
      <w:ins w:id="110" w:author="Omri Avraham" w:date="2016-07-05T18:20:00Z">
        <w:r>
          <w:t xml:space="preserve">To view the </w:t>
        </w:r>
        <w:proofErr w:type="spellStart"/>
        <w:r>
          <w:t>livestatus</w:t>
        </w:r>
        <w:proofErr w:type="spellEnd"/>
        <w:r>
          <w:t xml:space="preserve"> of the attributes we monitor using </w:t>
        </w:r>
      </w:ins>
      <w:ins w:id="111" w:author="Omri Avraham" w:date="2016-07-05T18:21:00Z">
        <w:r>
          <w:t>Nagios</w:t>
        </w:r>
      </w:ins>
      <w:ins w:id="112" w:author="Omri Avraham" w:date="2016-07-05T18:20:00Z">
        <w:r>
          <w:t>,</w:t>
        </w:r>
      </w:ins>
      <w:ins w:id="113" w:author="Omri Avraham" w:date="2016-07-05T18:21:00Z">
        <w:r>
          <w:t xml:space="preserve"> go to the CloudShell Portal and select the ESX you wish to see, opening the “Attributes” tab</w:t>
        </w:r>
      </w:ins>
      <w:ins w:id="114" w:author="Omri Avraham" w:date="2016-07-05T18:22:00Z">
        <w:r w:rsidR="00A00BB2">
          <w:t xml:space="preserve">. </w:t>
        </w:r>
      </w:ins>
      <w:ins w:id="115" w:author="Omri Avraham" w:date="2016-07-05T18:23:00Z">
        <w:r w:rsidR="00A00BB2">
          <w:t xml:space="preserve">From there clicking on the </w:t>
        </w:r>
      </w:ins>
      <w:ins w:id="116" w:author="Omri Avraham" w:date="2016-07-05T18:24:00Z">
        <w:r w:rsidR="00A00BB2">
          <w:t>Clock icon will open the monitoring window.</w:t>
        </w:r>
      </w:ins>
    </w:p>
    <w:p w14:paraId="46B20775" w14:textId="29A64AE3" w:rsidR="001E2F5B" w:rsidRPr="001E2F5B" w:rsidRDefault="00A00BB2">
      <w:pPr>
        <w:pStyle w:val="nnormal"/>
        <w:ind w:left="720"/>
        <w:rPr>
          <w:ins w:id="117" w:author="Omri Avraham" w:date="2016-07-05T18:13:00Z"/>
          <w:rPrChange w:id="118" w:author="Omri Avraham" w:date="2016-07-05T18:17:00Z">
            <w:rPr>
              <w:ins w:id="119" w:author="Omri Avraham" w:date="2016-07-05T18:13:00Z"/>
            </w:rPr>
          </w:rPrChange>
        </w:rPr>
        <w:pPrChange w:id="120" w:author="Omri Avraham" w:date="2016-07-05T18:24:00Z">
          <w:pPr>
            <w:pStyle w:val="Heading1"/>
          </w:pPr>
        </w:pPrChange>
      </w:pPr>
      <w:ins w:id="121" w:author="Omri Avraham" w:date="2016-07-05T18:24:00Z">
        <w:r>
          <w:rPr>
            <w:noProof/>
            <w:lang w:eastAsia="en-US"/>
          </w:rPr>
          <w:lastRenderedPageBreak/>
          <w:drawing>
            <wp:inline distT="0" distB="0" distL="0" distR="0" wp14:anchorId="6B93BDE7" wp14:editId="6F859859">
              <wp:extent cx="5486400" cy="23355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335530"/>
                      </a:xfrm>
                      <a:prstGeom prst="rect">
                        <a:avLst/>
                      </a:prstGeom>
                    </pic:spPr>
                  </pic:pic>
                </a:graphicData>
              </a:graphic>
            </wp:inline>
          </w:drawing>
        </w:r>
        <w:r>
          <w:t xml:space="preserve"> </w:t>
        </w:r>
      </w:ins>
    </w:p>
    <w:p w14:paraId="0EF659DA" w14:textId="77777777" w:rsidR="001E2F5B" w:rsidRPr="001E2F5B" w:rsidRDefault="001E2F5B">
      <w:pPr>
        <w:pStyle w:val="nnormal"/>
        <w:rPr>
          <w:ins w:id="122" w:author="Omri Avraham" w:date="2016-07-05T18:13:00Z"/>
          <w:rPrChange w:id="123" w:author="Omri Avraham" w:date="2016-07-05T18:13:00Z">
            <w:rPr>
              <w:ins w:id="124" w:author="Omri Avraham" w:date="2016-07-05T18:13:00Z"/>
            </w:rPr>
          </w:rPrChange>
        </w:rPr>
        <w:pPrChange w:id="125" w:author="Omri Avraham" w:date="2016-07-05T18:13:00Z">
          <w:pPr>
            <w:pStyle w:val="Heading1"/>
          </w:pPr>
        </w:pPrChange>
      </w:pPr>
    </w:p>
    <w:p w14:paraId="7332889D" w14:textId="310A4CC7" w:rsidR="00A00BB2" w:rsidRDefault="00A00BB2">
      <w:pPr>
        <w:pStyle w:val="Heading2"/>
        <w:rPr>
          <w:ins w:id="126" w:author="Omri Avraham" w:date="2016-07-05T18:24:00Z"/>
        </w:rPr>
        <w:pPrChange w:id="127" w:author="Omri Avraham" w:date="2016-07-05T18:24:00Z">
          <w:pPr>
            <w:pStyle w:val="Heading1"/>
          </w:pPr>
        </w:pPrChange>
      </w:pPr>
      <w:proofErr w:type="spellStart"/>
      <w:ins w:id="128" w:author="Omri Avraham" w:date="2016-07-05T18:24:00Z">
        <w:r>
          <w:t>vLog</w:t>
        </w:r>
        <w:proofErr w:type="spellEnd"/>
        <w:r>
          <w:t>, vROPS &amp; NSX</w:t>
        </w:r>
      </w:ins>
    </w:p>
    <w:p w14:paraId="733032A0" w14:textId="4B5A3B1D" w:rsidR="00A00BB2" w:rsidRDefault="00A00BB2">
      <w:pPr>
        <w:pStyle w:val="nnormal"/>
        <w:numPr>
          <w:ilvl w:val="0"/>
          <w:numId w:val="35"/>
        </w:numPr>
        <w:rPr>
          <w:ins w:id="129" w:author="Omri Avraham" w:date="2016-07-05T18:25:00Z"/>
        </w:rPr>
        <w:pPrChange w:id="130" w:author="Omri Avraham" w:date="2016-07-05T18:25:00Z">
          <w:pPr>
            <w:pStyle w:val="Heading1"/>
          </w:pPr>
        </w:pPrChange>
      </w:pPr>
      <w:ins w:id="131" w:author="Omri Avraham" w:date="2016-07-05T18:25:00Z">
        <w:r>
          <w:t xml:space="preserve">as part of the Automation, only the deployment of the above is being done. </w:t>
        </w:r>
      </w:ins>
    </w:p>
    <w:p w14:paraId="5F9A9562" w14:textId="5E8F6C49" w:rsidR="00A00BB2" w:rsidRDefault="00A00BB2">
      <w:pPr>
        <w:pStyle w:val="nnormal"/>
        <w:numPr>
          <w:ilvl w:val="0"/>
          <w:numId w:val="35"/>
        </w:numPr>
        <w:rPr>
          <w:ins w:id="132" w:author="Omri Avraham" w:date="2016-07-05T18:25:00Z"/>
        </w:rPr>
        <w:pPrChange w:id="133" w:author="Omri Avraham" w:date="2016-07-05T18:25:00Z">
          <w:pPr>
            <w:pStyle w:val="Heading1"/>
          </w:pPr>
        </w:pPrChange>
      </w:pPr>
      <w:ins w:id="134" w:author="Omri Avraham" w:date="2016-07-05T18:25:00Z">
        <w:r>
          <w:t>To fully utilize the above, a user must login to each corresponding IP address web and configure the VM.</w:t>
        </w:r>
      </w:ins>
    </w:p>
    <w:p w14:paraId="3F3A1831" w14:textId="77777777" w:rsidR="00A00BB2" w:rsidRPr="00A00BB2" w:rsidRDefault="00A00BB2">
      <w:pPr>
        <w:pStyle w:val="nnormal"/>
        <w:ind w:left="720"/>
        <w:rPr>
          <w:ins w:id="135" w:author="Omri Avraham" w:date="2016-07-05T18:24:00Z"/>
          <w:rPrChange w:id="136" w:author="Omri Avraham" w:date="2016-07-05T18:25:00Z">
            <w:rPr>
              <w:ins w:id="137" w:author="Omri Avraham" w:date="2016-07-05T18:24:00Z"/>
            </w:rPr>
          </w:rPrChange>
        </w:rPr>
        <w:pPrChange w:id="138" w:author="Omri Avraham" w:date="2016-07-05T18:26:00Z">
          <w:pPr>
            <w:pStyle w:val="Heading1"/>
          </w:pPr>
        </w:pPrChange>
      </w:pPr>
    </w:p>
    <w:p w14:paraId="03F24C8C" w14:textId="6AA4C78A" w:rsidR="00D65A58" w:rsidRDefault="00D65A58" w:rsidP="001167D1">
      <w:pPr>
        <w:pStyle w:val="Heading1"/>
      </w:pPr>
      <w:r>
        <w:lastRenderedPageBreak/>
        <w:t xml:space="preserve">Known </w:t>
      </w:r>
      <w:bookmarkEnd w:id="58"/>
      <w:bookmarkEnd w:id="59"/>
      <w:r w:rsidR="001167D1">
        <w:t>Gaps</w:t>
      </w:r>
      <w:bookmarkEnd w:id="60"/>
    </w:p>
    <w:p w14:paraId="3D6EA784" w14:textId="386BDAF4" w:rsidR="004E1394" w:rsidRPr="006B76F8" w:rsidRDefault="004E1394" w:rsidP="00CB0D7A">
      <w:pPr>
        <w:pStyle w:val="nnormal"/>
      </w:pPr>
    </w:p>
    <w:tbl>
      <w:tblPr>
        <w:tblStyle w:val="TestShell1"/>
        <w:tblW w:w="8640" w:type="dxa"/>
        <w:tblLook w:val="04A0" w:firstRow="1" w:lastRow="0" w:firstColumn="1" w:lastColumn="0" w:noHBand="0" w:noVBand="1"/>
      </w:tblPr>
      <w:tblGrid>
        <w:gridCol w:w="4225"/>
        <w:gridCol w:w="4415"/>
      </w:tblGrid>
      <w:tr w:rsidR="00D65A58" w:rsidRPr="00CD5679" w14:paraId="18F471B7" w14:textId="77777777" w:rsidTr="00074A28">
        <w:trPr>
          <w:cnfStyle w:val="100000000000" w:firstRow="1" w:lastRow="0" w:firstColumn="0" w:lastColumn="0" w:oddVBand="0" w:evenVBand="0" w:oddHBand="0" w:evenHBand="0" w:firstRowFirstColumn="0" w:firstRowLastColumn="0" w:lastRowFirstColumn="0" w:lastRowLastColumn="0"/>
        </w:trPr>
        <w:tc>
          <w:tcPr>
            <w:tcW w:w="2445" w:type="pct"/>
          </w:tcPr>
          <w:p w14:paraId="016F4971" w14:textId="1A68074E" w:rsidR="00D65A58" w:rsidRPr="00CD5679" w:rsidRDefault="00074A28" w:rsidP="006E5F55">
            <w:pPr>
              <w:pStyle w:val="tabletext"/>
            </w:pPr>
            <w:r>
              <w:t>Gap</w:t>
            </w:r>
          </w:p>
        </w:tc>
        <w:tc>
          <w:tcPr>
            <w:tcW w:w="2555" w:type="pct"/>
          </w:tcPr>
          <w:p w14:paraId="25611878" w14:textId="2A7BD28C" w:rsidR="00D65A58" w:rsidRPr="00CD5679" w:rsidRDefault="00074A28" w:rsidP="006E5F55">
            <w:pPr>
              <w:pStyle w:val="tabletext"/>
            </w:pPr>
            <w:r w:rsidRPr="00CD5679">
              <w:t>Description</w:t>
            </w:r>
          </w:p>
        </w:tc>
      </w:tr>
      <w:tr w:rsidR="00D65A58" w:rsidRPr="00CD5679" w14:paraId="02DC4A14" w14:textId="77777777" w:rsidTr="00074A28">
        <w:tc>
          <w:tcPr>
            <w:tcW w:w="2445" w:type="pct"/>
          </w:tcPr>
          <w:p w14:paraId="74BB2858" w14:textId="4E61CAFE" w:rsidR="00D65A58" w:rsidRPr="001167D1" w:rsidRDefault="004E1394" w:rsidP="006B76F8">
            <w:pPr>
              <w:pStyle w:val="tabletext"/>
              <w:rPr>
                <w:rFonts w:eastAsia="Times New Roman"/>
                <w:sz w:val="22"/>
              </w:rPr>
            </w:pPr>
            <w:r>
              <w:rPr>
                <w:rFonts w:eastAsia="Times New Roman"/>
                <w:sz w:val="22"/>
              </w:rPr>
              <w:t>Deployment &amp; VM configuration only supported on vCenter version 6.</w:t>
            </w:r>
          </w:p>
        </w:tc>
        <w:tc>
          <w:tcPr>
            <w:tcW w:w="2555" w:type="pct"/>
          </w:tcPr>
          <w:p w14:paraId="4B07BCA1" w14:textId="2385D120" w:rsidR="00D65A58" w:rsidRPr="001167D1" w:rsidRDefault="004E1394" w:rsidP="001167D1">
            <w:pPr>
              <w:pStyle w:val="tabletext"/>
              <w:rPr>
                <w:rFonts w:eastAsia="Times New Roman"/>
                <w:sz w:val="22"/>
              </w:rPr>
            </w:pPr>
            <w:r>
              <w:rPr>
                <w:rFonts w:eastAsia="Times New Roman"/>
                <w:sz w:val="22"/>
              </w:rPr>
              <w:t>Deployment, Network, Storage and other VM related tasks are supported only on vCenter environment.</w:t>
            </w:r>
          </w:p>
        </w:tc>
      </w:tr>
      <w:tr w:rsidR="00486E60" w:rsidRPr="00CD5679" w14:paraId="3E717C11" w14:textId="77777777" w:rsidTr="00074A28">
        <w:tc>
          <w:tcPr>
            <w:tcW w:w="2445" w:type="pct"/>
          </w:tcPr>
          <w:p w14:paraId="4BD222EF" w14:textId="3DD309FA" w:rsidR="00486E60" w:rsidDel="00990F36" w:rsidRDefault="008D486A" w:rsidP="00486E60">
            <w:pPr>
              <w:pStyle w:val="tabletext"/>
              <w:rPr>
                <w:rFonts w:eastAsia="Times New Roman"/>
                <w:sz w:val="22"/>
              </w:rPr>
            </w:pPr>
            <w:r>
              <w:rPr>
                <w:rFonts w:eastAsia="Times New Roman"/>
                <w:sz w:val="22"/>
              </w:rPr>
              <w:t>Order of the orchestration cannot be changed</w:t>
            </w:r>
          </w:p>
        </w:tc>
        <w:tc>
          <w:tcPr>
            <w:tcW w:w="2555" w:type="pct"/>
          </w:tcPr>
          <w:p w14:paraId="5793069C" w14:textId="455B2639" w:rsidR="00486E60" w:rsidDel="00990F36" w:rsidRDefault="008D486A" w:rsidP="00486E60">
            <w:pPr>
              <w:pStyle w:val="tabletext"/>
              <w:rPr>
                <w:rFonts w:eastAsia="Times New Roman"/>
                <w:sz w:val="22"/>
                <w:rtl/>
              </w:rPr>
            </w:pPr>
            <w:r>
              <w:rPr>
                <w:rFonts w:eastAsia="Times New Roman"/>
                <w:sz w:val="22"/>
              </w:rPr>
              <w:t>The order of each Shell, i.e. deploying the NSX before SIO is not supported, due to the fact that each step depends on the step before, for example, vROPS require SIO storage to be present for the deployment.</w:t>
            </w:r>
          </w:p>
        </w:tc>
      </w:tr>
      <w:tr w:rsidR="00486E60" w:rsidRPr="00CD5679" w14:paraId="4C6DEAD2" w14:textId="77777777" w:rsidTr="00074A28">
        <w:tc>
          <w:tcPr>
            <w:tcW w:w="2445" w:type="pct"/>
          </w:tcPr>
          <w:p w14:paraId="1AD6BA47" w14:textId="6E6C5A3E" w:rsidR="00486E60" w:rsidDel="00990F36" w:rsidRDefault="00486E60" w:rsidP="00486E60">
            <w:pPr>
              <w:pStyle w:val="tabletext"/>
              <w:rPr>
                <w:rFonts w:eastAsia="Times New Roman"/>
                <w:sz w:val="22"/>
              </w:rPr>
            </w:pPr>
          </w:p>
        </w:tc>
        <w:tc>
          <w:tcPr>
            <w:tcW w:w="2555" w:type="pct"/>
          </w:tcPr>
          <w:p w14:paraId="3AB4FD80" w14:textId="7B019A54" w:rsidR="00486E60" w:rsidDel="00990F36" w:rsidRDefault="00486E60" w:rsidP="00486E60">
            <w:pPr>
              <w:pStyle w:val="tabletext"/>
              <w:rPr>
                <w:rFonts w:eastAsia="Times New Roman"/>
                <w:sz w:val="22"/>
              </w:rPr>
            </w:pPr>
          </w:p>
        </w:tc>
      </w:tr>
      <w:tr w:rsidR="00486E60" w:rsidRPr="00CD5679" w14:paraId="6D661D28" w14:textId="77777777" w:rsidTr="00074A28">
        <w:tc>
          <w:tcPr>
            <w:tcW w:w="2445" w:type="pct"/>
          </w:tcPr>
          <w:p w14:paraId="42485B63" w14:textId="4DCEF7C8" w:rsidR="00486E60" w:rsidDel="00990F36" w:rsidRDefault="00486E60" w:rsidP="00486E60">
            <w:pPr>
              <w:pStyle w:val="tabletext"/>
              <w:rPr>
                <w:rFonts w:eastAsia="Times New Roman"/>
                <w:sz w:val="22"/>
              </w:rPr>
            </w:pPr>
          </w:p>
        </w:tc>
        <w:tc>
          <w:tcPr>
            <w:tcW w:w="2555" w:type="pct"/>
          </w:tcPr>
          <w:p w14:paraId="6CE6CD7D" w14:textId="77777777" w:rsidR="00486E60" w:rsidRDefault="00486E60" w:rsidP="00486E60">
            <w:pPr>
              <w:pStyle w:val="tabletext"/>
              <w:rPr>
                <w:rFonts w:eastAsia="Times New Roman"/>
                <w:sz w:val="22"/>
              </w:rPr>
            </w:pPr>
          </w:p>
        </w:tc>
      </w:tr>
      <w:tr w:rsidR="00486E60" w:rsidRPr="00CD5679" w14:paraId="7E462150" w14:textId="77777777" w:rsidTr="00074A28">
        <w:tc>
          <w:tcPr>
            <w:tcW w:w="2445" w:type="pct"/>
          </w:tcPr>
          <w:p w14:paraId="5C48250E" w14:textId="180485DB" w:rsidR="00486E60" w:rsidRDefault="00486E60" w:rsidP="00486E60">
            <w:pPr>
              <w:pStyle w:val="tabletext"/>
              <w:rPr>
                <w:rFonts w:eastAsia="Times New Roman"/>
                <w:sz w:val="22"/>
              </w:rPr>
            </w:pPr>
          </w:p>
        </w:tc>
        <w:tc>
          <w:tcPr>
            <w:tcW w:w="2555" w:type="pct"/>
          </w:tcPr>
          <w:p w14:paraId="56C27D1A" w14:textId="77777777" w:rsidR="00486E60" w:rsidRDefault="00486E60" w:rsidP="00486E60">
            <w:pPr>
              <w:pStyle w:val="tabletext"/>
              <w:rPr>
                <w:rFonts w:eastAsia="Times New Roman"/>
                <w:sz w:val="22"/>
              </w:rPr>
            </w:pPr>
          </w:p>
        </w:tc>
      </w:tr>
      <w:tr w:rsidR="00486E60" w:rsidRPr="00CD5679" w14:paraId="28227DBE" w14:textId="77777777" w:rsidTr="00074A28">
        <w:tc>
          <w:tcPr>
            <w:tcW w:w="2445" w:type="pct"/>
          </w:tcPr>
          <w:p w14:paraId="04A90A3F" w14:textId="77777777" w:rsidR="00486E60" w:rsidRDefault="00486E60" w:rsidP="00486E60">
            <w:pPr>
              <w:pStyle w:val="tabletext"/>
              <w:rPr>
                <w:rFonts w:eastAsia="Times New Roman"/>
                <w:sz w:val="22"/>
              </w:rPr>
            </w:pPr>
          </w:p>
        </w:tc>
        <w:tc>
          <w:tcPr>
            <w:tcW w:w="2555" w:type="pct"/>
          </w:tcPr>
          <w:p w14:paraId="63FAD0A0" w14:textId="77777777" w:rsidR="00486E60" w:rsidRDefault="00486E60" w:rsidP="00486E60">
            <w:pPr>
              <w:pStyle w:val="tabletext"/>
              <w:rPr>
                <w:rFonts w:eastAsia="Times New Roman"/>
                <w:sz w:val="22"/>
              </w:rPr>
            </w:pPr>
          </w:p>
        </w:tc>
      </w:tr>
    </w:tbl>
    <w:p w14:paraId="54CFD124" w14:textId="5A3B850B" w:rsidR="004E1394" w:rsidRDefault="004E1394" w:rsidP="00CB0D7A">
      <w:pPr>
        <w:pStyle w:val="Heading2"/>
      </w:pPr>
      <w:bookmarkStart w:id="139" w:name="_Toc454211974"/>
      <w:bookmarkEnd w:id="1"/>
      <w:bookmarkEnd w:id="52"/>
      <w:r>
        <w:t>Versa Gaps</w:t>
      </w:r>
      <w:bookmarkEnd w:id="139"/>
    </w:p>
    <w:tbl>
      <w:tblPr>
        <w:tblStyle w:val="TestShell1"/>
        <w:tblW w:w="8640" w:type="dxa"/>
        <w:tblLook w:val="04A0" w:firstRow="1" w:lastRow="0" w:firstColumn="1" w:lastColumn="0" w:noHBand="0" w:noVBand="1"/>
      </w:tblPr>
      <w:tblGrid>
        <w:gridCol w:w="4225"/>
        <w:gridCol w:w="4415"/>
      </w:tblGrid>
      <w:tr w:rsidR="004E1394" w:rsidRPr="00CD5679" w14:paraId="0278DA12"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2A598BE4" w14:textId="77777777" w:rsidR="004E1394" w:rsidRPr="00CD5679" w:rsidRDefault="004E1394" w:rsidP="00966BED">
            <w:pPr>
              <w:pStyle w:val="tabletext"/>
            </w:pPr>
            <w:r>
              <w:t>Gap</w:t>
            </w:r>
          </w:p>
        </w:tc>
        <w:tc>
          <w:tcPr>
            <w:tcW w:w="2555" w:type="pct"/>
          </w:tcPr>
          <w:p w14:paraId="4858671F" w14:textId="77777777" w:rsidR="004E1394" w:rsidRPr="00CD5679" w:rsidRDefault="004E1394" w:rsidP="00966BED">
            <w:pPr>
              <w:pStyle w:val="tabletext"/>
            </w:pPr>
            <w:r w:rsidRPr="00CD5679">
              <w:t>Description</w:t>
            </w:r>
          </w:p>
        </w:tc>
      </w:tr>
      <w:tr w:rsidR="004E1394" w:rsidRPr="00CD5679" w14:paraId="431129B8" w14:textId="77777777" w:rsidTr="00966BED">
        <w:tc>
          <w:tcPr>
            <w:tcW w:w="2445" w:type="pct"/>
          </w:tcPr>
          <w:p w14:paraId="715294CA" w14:textId="1CD19FE5" w:rsidR="004E1394" w:rsidRPr="001167D1" w:rsidRDefault="004E1394" w:rsidP="00966BED">
            <w:pPr>
              <w:pStyle w:val="tabletext"/>
              <w:rPr>
                <w:rFonts w:eastAsia="Times New Roman"/>
                <w:sz w:val="22"/>
              </w:rPr>
            </w:pPr>
            <w:r>
              <w:rPr>
                <w:rFonts w:eastAsia="Times New Roman"/>
                <w:sz w:val="22"/>
              </w:rPr>
              <w:t>Deployment &amp; configuration only support 2 Branch VMs and a single Controller, Analytics and Director VMs</w:t>
            </w:r>
          </w:p>
        </w:tc>
        <w:tc>
          <w:tcPr>
            <w:tcW w:w="2555" w:type="pct"/>
          </w:tcPr>
          <w:p w14:paraId="2E4C8CAA" w14:textId="77777777" w:rsidR="004E1394" w:rsidRDefault="004E1394" w:rsidP="00966BED">
            <w:pPr>
              <w:pStyle w:val="tabletext"/>
              <w:rPr>
                <w:rFonts w:eastAsia="Times New Roman"/>
                <w:sz w:val="22"/>
              </w:rPr>
            </w:pPr>
            <w:r>
              <w:rPr>
                <w:rFonts w:eastAsia="Times New Roman"/>
                <w:sz w:val="22"/>
              </w:rPr>
              <w:t>The Versa Shell support a single fixed use case of 2 Branches as VMs and single deployment of other Versa components.</w:t>
            </w:r>
          </w:p>
          <w:p w14:paraId="082308B1" w14:textId="540966D4" w:rsidR="004E1394" w:rsidRPr="001167D1" w:rsidRDefault="004E1394" w:rsidP="00966BED">
            <w:pPr>
              <w:pStyle w:val="tabletext"/>
              <w:rPr>
                <w:rFonts w:eastAsia="Times New Roman"/>
                <w:sz w:val="22"/>
              </w:rPr>
            </w:pPr>
            <w:r>
              <w:rPr>
                <w:rFonts w:eastAsia="Times New Roman"/>
                <w:sz w:val="22"/>
              </w:rPr>
              <w:t>Different uses cases are not support at the moment.</w:t>
            </w:r>
          </w:p>
        </w:tc>
      </w:tr>
      <w:tr w:rsidR="004E1394" w:rsidRPr="00CD5679" w14:paraId="108491FC" w14:textId="77777777" w:rsidTr="00966BED">
        <w:tc>
          <w:tcPr>
            <w:tcW w:w="2445" w:type="pct"/>
          </w:tcPr>
          <w:p w14:paraId="047A5343" w14:textId="77777777" w:rsidR="004E1394" w:rsidDel="00990F36" w:rsidRDefault="004E1394" w:rsidP="00966BED">
            <w:pPr>
              <w:pStyle w:val="tabletext"/>
              <w:rPr>
                <w:rFonts w:eastAsia="Times New Roman"/>
                <w:sz w:val="22"/>
              </w:rPr>
            </w:pPr>
          </w:p>
        </w:tc>
        <w:tc>
          <w:tcPr>
            <w:tcW w:w="2555" w:type="pct"/>
          </w:tcPr>
          <w:p w14:paraId="63D8D587" w14:textId="77777777" w:rsidR="004E1394" w:rsidDel="00990F36" w:rsidRDefault="004E1394" w:rsidP="00966BED">
            <w:pPr>
              <w:pStyle w:val="tabletext"/>
              <w:rPr>
                <w:rFonts w:eastAsia="Times New Roman"/>
                <w:sz w:val="22"/>
              </w:rPr>
            </w:pPr>
          </w:p>
        </w:tc>
      </w:tr>
      <w:tr w:rsidR="004E1394" w:rsidRPr="00CD5679" w14:paraId="3AEB950D" w14:textId="77777777" w:rsidTr="00966BED">
        <w:tc>
          <w:tcPr>
            <w:tcW w:w="2445" w:type="pct"/>
          </w:tcPr>
          <w:p w14:paraId="48E12047" w14:textId="77777777" w:rsidR="004E1394" w:rsidDel="00990F36" w:rsidRDefault="004E1394" w:rsidP="00966BED">
            <w:pPr>
              <w:pStyle w:val="tabletext"/>
              <w:rPr>
                <w:rFonts w:eastAsia="Times New Roman"/>
                <w:sz w:val="22"/>
              </w:rPr>
            </w:pPr>
          </w:p>
        </w:tc>
        <w:tc>
          <w:tcPr>
            <w:tcW w:w="2555" w:type="pct"/>
          </w:tcPr>
          <w:p w14:paraId="7FA01250" w14:textId="77777777" w:rsidR="004E1394" w:rsidDel="00990F36" w:rsidRDefault="004E1394" w:rsidP="00966BED">
            <w:pPr>
              <w:pStyle w:val="tabletext"/>
              <w:rPr>
                <w:rFonts w:eastAsia="Times New Roman"/>
                <w:sz w:val="22"/>
              </w:rPr>
            </w:pPr>
          </w:p>
        </w:tc>
      </w:tr>
      <w:tr w:rsidR="004E1394" w:rsidRPr="00CD5679" w14:paraId="78A00F46" w14:textId="77777777" w:rsidTr="00966BED">
        <w:tc>
          <w:tcPr>
            <w:tcW w:w="2445" w:type="pct"/>
          </w:tcPr>
          <w:p w14:paraId="7AC1F5A7" w14:textId="77777777" w:rsidR="004E1394" w:rsidDel="00990F36" w:rsidRDefault="004E1394" w:rsidP="00966BED">
            <w:pPr>
              <w:pStyle w:val="tabletext"/>
              <w:rPr>
                <w:rFonts w:eastAsia="Times New Roman"/>
                <w:sz w:val="22"/>
              </w:rPr>
            </w:pPr>
          </w:p>
        </w:tc>
        <w:tc>
          <w:tcPr>
            <w:tcW w:w="2555" w:type="pct"/>
          </w:tcPr>
          <w:p w14:paraId="7DF9F104" w14:textId="77777777" w:rsidR="004E1394" w:rsidRDefault="004E1394" w:rsidP="00966BED">
            <w:pPr>
              <w:pStyle w:val="tabletext"/>
              <w:rPr>
                <w:rFonts w:eastAsia="Times New Roman"/>
                <w:sz w:val="22"/>
              </w:rPr>
            </w:pPr>
          </w:p>
        </w:tc>
      </w:tr>
      <w:tr w:rsidR="004E1394" w:rsidRPr="00CD5679" w14:paraId="7540C760" w14:textId="77777777" w:rsidTr="00966BED">
        <w:tc>
          <w:tcPr>
            <w:tcW w:w="2445" w:type="pct"/>
          </w:tcPr>
          <w:p w14:paraId="2F76F521" w14:textId="77777777" w:rsidR="004E1394" w:rsidRDefault="004E1394" w:rsidP="00966BED">
            <w:pPr>
              <w:pStyle w:val="tabletext"/>
              <w:rPr>
                <w:rFonts w:eastAsia="Times New Roman"/>
                <w:sz w:val="22"/>
              </w:rPr>
            </w:pPr>
          </w:p>
        </w:tc>
        <w:tc>
          <w:tcPr>
            <w:tcW w:w="2555" w:type="pct"/>
          </w:tcPr>
          <w:p w14:paraId="01A6C0D8" w14:textId="77777777" w:rsidR="004E1394" w:rsidRDefault="004E1394" w:rsidP="00966BED">
            <w:pPr>
              <w:pStyle w:val="tabletext"/>
              <w:rPr>
                <w:rFonts w:eastAsia="Times New Roman"/>
                <w:sz w:val="22"/>
              </w:rPr>
            </w:pPr>
          </w:p>
        </w:tc>
      </w:tr>
      <w:tr w:rsidR="004E1394" w:rsidRPr="00CD5679" w14:paraId="57A1C4B1" w14:textId="77777777" w:rsidTr="00966BED">
        <w:tc>
          <w:tcPr>
            <w:tcW w:w="2445" w:type="pct"/>
          </w:tcPr>
          <w:p w14:paraId="512DB4D2" w14:textId="77777777" w:rsidR="004E1394" w:rsidRDefault="004E1394" w:rsidP="00966BED">
            <w:pPr>
              <w:pStyle w:val="tabletext"/>
              <w:rPr>
                <w:rFonts w:eastAsia="Times New Roman"/>
                <w:sz w:val="22"/>
              </w:rPr>
            </w:pPr>
          </w:p>
        </w:tc>
        <w:tc>
          <w:tcPr>
            <w:tcW w:w="2555" w:type="pct"/>
          </w:tcPr>
          <w:p w14:paraId="617EC6E9" w14:textId="77777777" w:rsidR="004E1394" w:rsidRDefault="004E1394" w:rsidP="00966BED">
            <w:pPr>
              <w:pStyle w:val="tabletext"/>
              <w:rPr>
                <w:rFonts w:eastAsia="Times New Roman"/>
                <w:sz w:val="22"/>
              </w:rPr>
            </w:pPr>
          </w:p>
        </w:tc>
      </w:tr>
    </w:tbl>
    <w:p w14:paraId="31F8A187" w14:textId="77777777" w:rsidR="004E1394" w:rsidRPr="006B76F8" w:rsidRDefault="004E1394" w:rsidP="00CB0D7A">
      <w:pPr>
        <w:pStyle w:val="nnormal"/>
      </w:pPr>
    </w:p>
    <w:p w14:paraId="54D64175" w14:textId="1F8FF0B0" w:rsidR="008D486A" w:rsidRDefault="008D486A" w:rsidP="00CB0D7A">
      <w:pPr>
        <w:pStyle w:val="Heading2"/>
      </w:pPr>
      <w:bookmarkStart w:id="140" w:name="_Toc454211975"/>
      <w:r>
        <w:t>vCenter Gaps</w:t>
      </w:r>
      <w:bookmarkEnd w:id="140"/>
    </w:p>
    <w:tbl>
      <w:tblPr>
        <w:tblStyle w:val="TestShell1"/>
        <w:tblW w:w="8640" w:type="dxa"/>
        <w:tblLook w:val="04A0" w:firstRow="1" w:lastRow="0" w:firstColumn="1" w:lastColumn="0" w:noHBand="0" w:noVBand="1"/>
      </w:tblPr>
      <w:tblGrid>
        <w:gridCol w:w="4225"/>
        <w:gridCol w:w="4415"/>
      </w:tblGrid>
      <w:tr w:rsidR="008D486A" w:rsidRPr="00CD5679" w14:paraId="1ADA7D80"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3F161D22" w14:textId="77777777" w:rsidR="008D486A" w:rsidRPr="00CD5679" w:rsidRDefault="008D486A" w:rsidP="00966BED">
            <w:pPr>
              <w:pStyle w:val="tabletext"/>
            </w:pPr>
            <w:r>
              <w:t>Gap</w:t>
            </w:r>
          </w:p>
        </w:tc>
        <w:tc>
          <w:tcPr>
            <w:tcW w:w="2555" w:type="pct"/>
          </w:tcPr>
          <w:p w14:paraId="4E68859B" w14:textId="77777777" w:rsidR="008D486A" w:rsidRPr="00CD5679" w:rsidRDefault="008D486A" w:rsidP="00966BED">
            <w:pPr>
              <w:pStyle w:val="tabletext"/>
            </w:pPr>
            <w:r w:rsidRPr="00CD5679">
              <w:t>Description</w:t>
            </w:r>
          </w:p>
        </w:tc>
      </w:tr>
      <w:tr w:rsidR="008D486A" w:rsidRPr="00CD5679" w14:paraId="1D4497A6" w14:textId="77777777" w:rsidTr="00966BED">
        <w:tc>
          <w:tcPr>
            <w:tcW w:w="2445" w:type="pct"/>
          </w:tcPr>
          <w:p w14:paraId="4B0D6A72" w14:textId="1BAA3F60" w:rsidR="008D486A" w:rsidRPr="001167D1" w:rsidRDefault="008D486A" w:rsidP="006B76F8">
            <w:pPr>
              <w:pStyle w:val="tabletext"/>
              <w:rPr>
                <w:rFonts w:eastAsia="Times New Roman"/>
                <w:sz w:val="22"/>
              </w:rPr>
            </w:pPr>
            <w:r>
              <w:rPr>
                <w:rFonts w:eastAsia="Times New Roman"/>
                <w:sz w:val="22"/>
              </w:rPr>
              <w:t xml:space="preserve">Configuring the vCenter with more than </w:t>
            </w:r>
            <w:r w:rsidR="00FD361C">
              <w:rPr>
                <w:rFonts w:eastAsia="Times New Roman"/>
                <w:sz w:val="22"/>
              </w:rPr>
              <w:t>4</w:t>
            </w:r>
            <w:r>
              <w:rPr>
                <w:rFonts w:eastAsia="Times New Roman"/>
                <w:sz w:val="22"/>
              </w:rPr>
              <w:t xml:space="preserve"> VDS is not supported</w:t>
            </w:r>
          </w:p>
        </w:tc>
        <w:tc>
          <w:tcPr>
            <w:tcW w:w="2555" w:type="pct"/>
          </w:tcPr>
          <w:p w14:paraId="51AAB73E" w14:textId="634424CA" w:rsidR="008D486A" w:rsidRPr="001167D1" w:rsidRDefault="008D486A">
            <w:pPr>
              <w:pStyle w:val="tabletext"/>
              <w:rPr>
                <w:rFonts w:eastAsia="Times New Roman"/>
                <w:sz w:val="22"/>
              </w:rPr>
            </w:pPr>
            <w:r>
              <w:rPr>
                <w:rFonts w:eastAsia="Times New Roman"/>
                <w:sz w:val="22"/>
              </w:rPr>
              <w:t xml:space="preserve">At the moment, only up to </w:t>
            </w:r>
            <w:r w:rsidR="00FD361C">
              <w:rPr>
                <w:rFonts w:eastAsia="Times New Roman"/>
                <w:sz w:val="22"/>
              </w:rPr>
              <w:t>4</w:t>
            </w:r>
            <w:r>
              <w:rPr>
                <w:rFonts w:eastAsia="Times New Roman"/>
                <w:sz w:val="22"/>
              </w:rPr>
              <w:t xml:space="preserve"> VDS are supported in the automation workflow.</w:t>
            </w:r>
          </w:p>
        </w:tc>
      </w:tr>
      <w:tr w:rsidR="008D486A" w:rsidRPr="00CD5679" w14:paraId="66F7BBAE" w14:textId="77777777" w:rsidTr="00966BED">
        <w:tc>
          <w:tcPr>
            <w:tcW w:w="2445" w:type="pct"/>
          </w:tcPr>
          <w:p w14:paraId="6B7A71C6" w14:textId="29ED4002" w:rsidR="008D486A" w:rsidDel="00990F36" w:rsidRDefault="00FD361C" w:rsidP="00966BED">
            <w:pPr>
              <w:pStyle w:val="tabletext"/>
              <w:rPr>
                <w:rFonts w:eastAsia="Times New Roman"/>
                <w:sz w:val="22"/>
              </w:rPr>
            </w:pPr>
            <w:r>
              <w:rPr>
                <w:rFonts w:eastAsia="Times New Roman"/>
                <w:sz w:val="22"/>
              </w:rPr>
              <w:t>Configuring the vCenter with more than 5 Clusters is not supported</w:t>
            </w:r>
          </w:p>
        </w:tc>
        <w:tc>
          <w:tcPr>
            <w:tcW w:w="2555" w:type="pct"/>
          </w:tcPr>
          <w:p w14:paraId="536BBB27" w14:textId="4A531434" w:rsidR="008D486A" w:rsidDel="00990F36" w:rsidRDefault="00FD361C" w:rsidP="006B76F8">
            <w:pPr>
              <w:pStyle w:val="tabletext"/>
              <w:rPr>
                <w:rFonts w:eastAsia="Times New Roman"/>
                <w:sz w:val="22"/>
              </w:rPr>
            </w:pPr>
            <w:r>
              <w:rPr>
                <w:rFonts w:eastAsia="Times New Roman"/>
                <w:sz w:val="22"/>
              </w:rPr>
              <w:t>At the moment, only up to 5 Clusters are supported in the automation workflow.</w:t>
            </w:r>
          </w:p>
        </w:tc>
      </w:tr>
      <w:tr w:rsidR="008D486A" w:rsidRPr="00CD5679" w14:paraId="319278D3" w14:textId="77777777" w:rsidTr="00966BED">
        <w:tc>
          <w:tcPr>
            <w:tcW w:w="2445" w:type="pct"/>
          </w:tcPr>
          <w:p w14:paraId="48E7ED5C" w14:textId="77777777" w:rsidR="008D486A" w:rsidDel="00990F36" w:rsidRDefault="008D486A" w:rsidP="00966BED">
            <w:pPr>
              <w:pStyle w:val="tabletext"/>
              <w:rPr>
                <w:rFonts w:eastAsia="Times New Roman"/>
                <w:sz w:val="22"/>
              </w:rPr>
            </w:pPr>
          </w:p>
        </w:tc>
        <w:tc>
          <w:tcPr>
            <w:tcW w:w="2555" w:type="pct"/>
          </w:tcPr>
          <w:p w14:paraId="0489B286" w14:textId="77777777" w:rsidR="008D486A" w:rsidDel="00990F36" w:rsidRDefault="008D486A" w:rsidP="00966BED">
            <w:pPr>
              <w:pStyle w:val="tabletext"/>
              <w:rPr>
                <w:rFonts w:eastAsia="Times New Roman"/>
                <w:sz w:val="22"/>
              </w:rPr>
            </w:pPr>
          </w:p>
        </w:tc>
      </w:tr>
      <w:tr w:rsidR="008D486A" w:rsidRPr="00CD5679" w14:paraId="53B8986D" w14:textId="77777777" w:rsidTr="00966BED">
        <w:tc>
          <w:tcPr>
            <w:tcW w:w="2445" w:type="pct"/>
          </w:tcPr>
          <w:p w14:paraId="5B320EB1" w14:textId="77777777" w:rsidR="008D486A" w:rsidDel="00990F36" w:rsidRDefault="008D486A" w:rsidP="00966BED">
            <w:pPr>
              <w:pStyle w:val="tabletext"/>
              <w:rPr>
                <w:rFonts w:eastAsia="Times New Roman"/>
                <w:sz w:val="22"/>
              </w:rPr>
            </w:pPr>
          </w:p>
        </w:tc>
        <w:tc>
          <w:tcPr>
            <w:tcW w:w="2555" w:type="pct"/>
          </w:tcPr>
          <w:p w14:paraId="2A6A868D" w14:textId="77777777" w:rsidR="008D486A" w:rsidRDefault="008D486A" w:rsidP="00966BED">
            <w:pPr>
              <w:pStyle w:val="tabletext"/>
              <w:rPr>
                <w:rFonts w:eastAsia="Times New Roman"/>
                <w:sz w:val="22"/>
              </w:rPr>
            </w:pPr>
          </w:p>
        </w:tc>
      </w:tr>
      <w:tr w:rsidR="008D486A" w:rsidRPr="00CD5679" w14:paraId="78DF7BF8" w14:textId="77777777" w:rsidTr="00966BED">
        <w:tc>
          <w:tcPr>
            <w:tcW w:w="2445" w:type="pct"/>
          </w:tcPr>
          <w:p w14:paraId="6BBC7931" w14:textId="77777777" w:rsidR="008D486A" w:rsidRDefault="008D486A" w:rsidP="00966BED">
            <w:pPr>
              <w:pStyle w:val="tabletext"/>
              <w:rPr>
                <w:rFonts w:eastAsia="Times New Roman"/>
                <w:sz w:val="22"/>
              </w:rPr>
            </w:pPr>
          </w:p>
        </w:tc>
        <w:tc>
          <w:tcPr>
            <w:tcW w:w="2555" w:type="pct"/>
          </w:tcPr>
          <w:p w14:paraId="388246B6" w14:textId="77777777" w:rsidR="008D486A" w:rsidRDefault="008D486A" w:rsidP="00966BED">
            <w:pPr>
              <w:pStyle w:val="tabletext"/>
              <w:rPr>
                <w:rFonts w:eastAsia="Times New Roman"/>
                <w:sz w:val="22"/>
              </w:rPr>
            </w:pPr>
          </w:p>
        </w:tc>
      </w:tr>
      <w:tr w:rsidR="008D486A" w:rsidRPr="00CD5679" w14:paraId="3EDBF877" w14:textId="77777777" w:rsidTr="00966BED">
        <w:tc>
          <w:tcPr>
            <w:tcW w:w="2445" w:type="pct"/>
          </w:tcPr>
          <w:p w14:paraId="30A3E0B7" w14:textId="77777777" w:rsidR="008D486A" w:rsidRDefault="008D486A" w:rsidP="00966BED">
            <w:pPr>
              <w:pStyle w:val="tabletext"/>
              <w:rPr>
                <w:rFonts w:eastAsia="Times New Roman"/>
                <w:sz w:val="22"/>
              </w:rPr>
            </w:pPr>
          </w:p>
        </w:tc>
        <w:tc>
          <w:tcPr>
            <w:tcW w:w="2555" w:type="pct"/>
          </w:tcPr>
          <w:p w14:paraId="19F09DA1" w14:textId="77777777" w:rsidR="008D486A" w:rsidRDefault="008D486A" w:rsidP="00966BED">
            <w:pPr>
              <w:pStyle w:val="tabletext"/>
              <w:rPr>
                <w:rFonts w:eastAsia="Times New Roman"/>
                <w:sz w:val="22"/>
              </w:rPr>
            </w:pPr>
          </w:p>
        </w:tc>
      </w:tr>
    </w:tbl>
    <w:p w14:paraId="02818D4B" w14:textId="77777777" w:rsidR="008D486A" w:rsidRPr="006B76F8" w:rsidRDefault="008D486A" w:rsidP="00CB0D7A">
      <w:pPr>
        <w:pStyle w:val="nnormal"/>
      </w:pPr>
    </w:p>
    <w:p w14:paraId="138BEA48" w14:textId="1660E0BB" w:rsidR="003A5185" w:rsidRDefault="00FC0652" w:rsidP="00CC7CDA">
      <w:pPr>
        <w:pStyle w:val="Heading2"/>
      </w:pPr>
      <w:bookmarkStart w:id="141" w:name="_Toc454211976"/>
      <w:r>
        <w:t>Nagios Gaps</w:t>
      </w:r>
      <w:bookmarkEnd w:id="141"/>
    </w:p>
    <w:tbl>
      <w:tblPr>
        <w:tblStyle w:val="TestShell1"/>
        <w:tblW w:w="8640" w:type="dxa"/>
        <w:tblLook w:val="04A0" w:firstRow="1" w:lastRow="0" w:firstColumn="1" w:lastColumn="0" w:noHBand="0" w:noVBand="1"/>
      </w:tblPr>
      <w:tblGrid>
        <w:gridCol w:w="4225"/>
        <w:gridCol w:w="4415"/>
      </w:tblGrid>
      <w:tr w:rsidR="00FC0652" w:rsidRPr="00CD5679" w14:paraId="6F5BE5B0" w14:textId="77777777" w:rsidTr="0023704E">
        <w:trPr>
          <w:cnfStyle w:val="100000000000" w:firstRow="1" w:lastRow="0" w:firstColumn="0" w:lastColumn="0" w:oddVBand="0" w:evenVBand="0" w:oddHBand="0" w:evenHBand="0" w:firstRowFirstColumn="0" w:firstRowLastColumn="0" w:lastRowFirstColumn="0" w:lastRowLastColumn="0"/>
        </w:trPr>
        <w:tc>
          <w:tcPr>
            <w:tcW w:w="2445" w:type="pct"/>
          </w:tcPr>
          <w:p w14:paraId="3BDA5437" w14:textId="77777777" w:rsidR="00FC0652" w:rsidRPr="00CD5679" w:rsidRDefault="00FC0652" w:rsidP="0023704E">
            <w:pPr>
              <w:pStyle w:val="tabletext"/>
            </w:pPr>
            <w:r>
              <w:t>Gap</w:t>
            </w:r>
          </w:p>
        </w:tc>
        <w:tc>
          <w:tcPr>
            <w:tcW w:w="2555" w:type="pct"/>
          </w:tcPr>
          <w:p w14:paraId="41DDA6FC" w14:textId="77777777" w:rsidR="00FC0652" w:rsidRPr="00CD5679" w:rsidRDefault="00FC0652" w:rsidP="0023704E">
            <w:pPr>
              <w:pStyle w:val="tabletext"/>
            </w:pPr>
            <w:r w:rsidRPr="00CD5679">
              <w:t>Description</w:t>
            </w:r>
          </w:p>
        </w:tc>
      </w:tr>
      <w:tr w:rsidR="00FC0652" w:rsidRPr="00CD5679" w14:paraId="7ED51CDD" w14:textId="77777777" w:rsidTr="0023704E">
        <w:tc>
          <w:tcPr>
            <w:tcW w:w="2445" w:type="pct"/>
          </w:tcPr>
          <w:p w14:paraId="33879077" w14:textId="1C116FE8" w:rsidR="00FC0652" w:rsidRPr="001167D1" w:rsidRDefault="00FC0652" w:rsidP="0023704E">
            <w:pPr>
              <w:pStyle w:val="tabletext"/>
              <w:rPr>
                <w:rFonts w:eastAsia="Times New Roman"/>
                <w:sz w:val="22"/>
              </w:rPr>
            </w:pPr>
            <w:r>
              <w:rPr>
                <w:rFonts w:eastAsia="Times New Roman"/>
                <w:sz w:val="22"/>
              </w:rPr>
              <w:t>Only Memory usage is operational</w:t>
            </w:r>
          </w:p>
        </w:tc>
        <w:tc>
          <w:tcPr>
            <w:tcW w:w="2555" w:type="pct"/>
          </w:tcPr>
          <w:p w14:paraId="72BE0510" w14:textId="3F3CCD72" w:rsidR="00FC0652" w:rsidRPr="001167D1" w:rsidRDefault="00FC0652" w:rsidP="0023704E">
            <w:pPr>
              <w:pStyle w:val="tabletext"/>
              <w:rPr>
                <w:rFonts w:eastAsia="Times New Roman"/>
                <w:sz w:val="22"/>
              </w:rPr>
            </w:pPr>
            <w:r>
              <w:rPr>
                <w:rFonts w:eastAsia="Times New Roman"/>
                <w:sz w:val="22"/>
              </w:rPr>
              <w:t xml:space="preserve">You’re only able to see a graph on the Memory usage of the different </w:t>
            </w:r>
            <w:proofErr w:type="spellStart"/>
            <w:r>
              <w:rPr>
                <w:rFonts w:eastAsia="Times New Roman"/>
                <w:sz w:val="22"/>
              </w:rPr>
              <w:t>ESXi</w:t>
            </w:r>
            <w:proofErr w:type="spellEnd"/>
            <w:r>
              <w:rPr>
                <w:rFonts w:eastAsia="Times New Roman"/>
                <w:sz w:val="22"/>
              </w:rPr>
              <w:t xml:space="preserve"> servers</w:t>
            </w:r>
          </w:p>
        </w:tc>
      </w:tr>
      <w:tr w:rsidR="00FC0652" w:rsidRPr="00CD5679" w14:paraId="4924CB91" w14:textId="77777777" w:rsidTr="0023704E">
        <w:tc>
          <w:tcPr>
            <w:tcW w:w="2445" w:type="pct"/>
          </w:tcPr>
          <w:p w14:paraId="50C13369" w14:textId="167D91B7" w:rsidR="00FC0652" w:rsidDel="00990F36" w:rsidRDefault="00FC0652" w:rsidP="0023704E">
            <w:pPr>
              <w:pStyle w:val="tabletext"/>
              <w:rPr>
                <w:rFonts w:eastAsia="Times New Roman"/>
                <w:sz w:val="22"/>
              </w:rPr>
            </w:pPr>
          </w:p>
        </w:tc>
        <w:tc>
          <w:tcPr>
            <w:tcW w:w="2555" w:type="pct"/>
          </w:tcPr>
          <w:p w14:paraId="1EDE16FE" w14:textId="6A4BD964" w:rsidR="00FC0652" w:rsidDel="00990F36" w:rsidRDefault="00FC0652" w:rsidP="0023704E">
            <w:pPr>
              <w:pStyle w:val="tabletext"/>
              <w:rPr>
                <w:rFonts w:eastAsia="Times New Roman"/>
                <w:sz w:val="22"/>
              </w:rPr>
            </w:pPr>
          </w:p>
        </w:tc>
      </w:tr>
      <w:tr w:rsidR="00FC0652" w:rsidRPr="00CD5679" w14:paraId="5C900EE9" w14:textId="77777777" w:rsidTr="0023704E">
        <w:tc>
          <w:tcPr>
            <w:tcW w:w="2445" w:type="pct"/>
          </w:tcPr>
          <w:p w14:paraId="23A2437B" w14:textId="77777777" w:rsidR="00FC0652" w:rsidDel="00990F36" w:rsidRDefault="00FC0652" w:rsidP="0023704E">
            <w:pPr>
              <w:pStyle w:val="tabletext"/>
              <w:rPr>
                <w:rFonts w:eastAsia="Times New Roman"/>
                <w:sz w:val="22"/>
              </w:rPr>
            </w:pPr>
          </w:p>
        </w:tc>
        <w:tc>
          <w:tcPr>
            <w:tcW w:w="2555" w:type="pct"/>
          </w:tcPr>
          <w:p w14:paraId="23039C4E" w14:textId="77777777" w:rsidR="00FC0652" w:rsidDel="00990F36" w:rsidRDefault="00FC0652" w:rsidP="0023704E">
            <w:pPr>
              <w:pStyle w:val="tabletext"/>
              <w:rPr>
                <w:rFonts w:eastAsia="Times New Roman"/>
                <w:sz w:val="22"/>
              </w:rPr>
            </w:pPr>
          </w:p>
        </w:tc>
      </w:tr>
      <w:tr w:rsidR="00FC0652" w:rsidRPr="00CD5679" w14:paraId="5234483B" w14:textId="77777777" w:rsidTr="0023704E">
        <w:tc>
          <w:tcPr>
            <w:tcW w:w="2445" w:type="pct"/>
          </w:tcPr>
          <w:p w14:paraId="1D98F1CA" w14:textId="77777777" w:rsidR="00FC0652" w:rsidDel="00990F36" w:rsidRDefault="00FC0652" w:rsidP="0023704E">
            <w:pPr>
              <w:pStyle w:val="tabletext"/>
              <w:rPr>
                <w:rFonts w:eastAsia="Times New Roman"/>
                <w:sz w:val="22"/>
              </w:rPr>
            </w:pPr>
          </w:p>
        </w:tc>
        <w:tc>
          <w:tcPr>
            <w:tcW w:w="2555" w:type="pct"/>
          </w:tcPr>
          <w:p w14:paraId="0F809080" w14:textId="77777777" w:rsidR="00FC0652" w:rsidRDefault="00FC0652" w:rsidP="0023704E">
            <w:pPr>
              <w:pStyle w:val="tabletext"/>
              <w:rPr>
                <w:rFonts w:eastAsia="Times New Roman"/>
                <w:sz w:val="22"/>
              </w:rPr>
            </w:pPr>
          </w:p>
        </w:tc>
      </w:tr>
      <w:tr w:rsidR="00FC0652" w:rsidRPr="00CD5679" w14:paraId="74D491B4" w14:textId="77777777" w:rsidTr="0023704E">
        <w:tc>
          <w:tcPr>
            <w:tcW w:w="2445" w:type="pct"/>
          </w:tcPr>
          <w:p w14:paraId="3AC3CF15" w14:textId="77777777" w:rsidR="00FC0652" w:rsidRDefault="00FC0652" w:rsidP="0023704E">
            <w:pPr>
              <w:pStyle w:val="tabletext"/>
              <w:rPr>
                <w:rFonts w:eastAsia="Times New Roman"/>
                <w:sz w:val="22"/>
              </w:rPr>
            </w:pPr>
          </w:p>
        </w:tc>
        <w:tc>
          <w:tcPr>
            <w:tcW w:w="2555" w:type="pct"/>
          </w:tcPr>
          <w:p w14:paraId="04EC35B2" w14:textId="77777777" w:rsidR="00FC0652" w:rsidRDefault="00FC0652" w:rsidP="0023704E">
            <w:pPr>
              <w:pStyle w:val="tabletext"/>
              <w:rPr>
                <w:rFonts w:eastAsia="Times New Roman"/>
                <w:sz w:val="22"/>
              </w:rPr>
            </w:pPr>
          </w:p>
        </w:tc>
      </w:tr>
      <w:tr w:rsidR="00FC0652" w:rsidRPr="00CD5679" w14:paraId="157BF789" w14:textId="77777777" w:rsidTr="0023704E">
        <w:tc>
          <w:tcPr>
            <w:tcW w:w="2445" w:type="pct"/>
          </w:tcPr>
          <w:p w14:paraId="19E68E65" w14:textId="77777777" w:rsidR="00FC0652" w:rsidRDefault="00FC0652" w:rsidP="0023704E">
            <w:pPr>
              <w:pStyle w:val="tabletext"/>
              <w:rPr>
                <w:rFonts w:eastAsia="Times New Roman"/>
                <w:sz w:val="22"/>
              </w:rPr>
            </w:pPr>
          </w:p>
        </w:tc>
        <w:tc>
          <w:tcPr>
            <w:tcW w:w="2555" w:type="pct"/>
          </w:tcPr>
          <w:p w14:paraId="3CF170AA" w14:textId="77777777" w:rsidR="00FC0652" w:rsidRDefault="00FC0652" w:rsidP="0023704E">
            <w:pPr>
              <w:pStyle w:val="tabletext"/>
              <w:rPr>
                <w:rFonts w:eastAsia="Times New Roman"/>
                <w:sz w:val="22"/>
              </w:rPr>
            </w:pPr>
          </w:p>
        </w:tc>
      </w:tr>
    </w:tbl>
    <w:p w14:paraId="1754417C" w14:textId="77777777" w:rsidR="00FC0652" w:rsidRPr="00B01725" w:rsidRDefault="00FC0652" w:rsidP="00CC7CDA">
      <w:pPr>
        <w:pStyle w:val="nnormal"/>
      </w:pPr>
    </w:p>
    <w:p w14:paraId="72ECE8B2" w14:textId="734A0C91" w:rsidR="002C22B0" w:rsidRDefault="002C22B0" w:rsidP="002C22B0">
      <w:pPr>
        <w:pStyle w:val="Heading2"/>
      </w:pPr>
      <w:bookmarkStart w:id="142" w:name="_Toc454211977"/>
      <w:r>
        <w:lastRenderedPageBreak/>
        <w:t>ScaleIO Gaps</w:t>
      </w:r>
      <w:bookmarkEnd w:id="142"/>
    </w:p>
    <w:tbl>
      <w:tblPr>
        <w:tblStyle w:val="TestShell1"/>
        <w:tblW w:w="10411" w:type="dxa"/>
        <w:tblLook w:val="04A0" w:firstRow="1" w:lastRow="0" w:firstColumn="1" w:lastColumn="0" w:noHBand="0" w:noVBand="1"/>
        <w:tblPrChange w:id="143" w:author="Omri Avraham" w:date="2016-07-05T18:33:00Z">
          <w:tblPr>
            <w:tblStyle w:val="TestShell1"/>
            <w:tblW w:w="8640" w:type="dxa"/>
            <w:tblLook w:val="04A0" w:firstRow="1" w:lastRow="0" w:firstColumn="1" w:lastColumn="0" w:noHBand="0" w:noVBand="1"/>
          </w:tblPr>
        </w:tblPrChange>
      </w:tblPr>
      <w:tblGrid>
        <w:gridCol w:w="1525"/>
        <w:gridCol w:w="8886"/>
        <w:tblGridChange w:id="144">
          <w:tblGrid>
            <w:gridCol w:w="1525"/>
            <w:gridCol w:w="8886"/>
          </w:tblGrid>
        </w:tblGridChange>
      </w:tblGrid>
      <w:tr w:rsidR="002C22B0" w:rsidRPr="00CD5679" w14:paraId="4C17B402" w14:textId="77777777" w:rsidTr="00467ECE">
        <w:trPr>
          <w:cnfStyle w:val="100000000000" w:firstRow="1" w:lastRow="0" w:firstColumn="0" w:lastColumn="0" w:oddVBand="0" w:evenVBand="0" w:oddHBand="0" w:evenHBand="0" w:firstRowFirstColumn="0" w:firstRowLastColumn="0" w:lastRowFirstColumn="0" w:lastRowLastColumn="0"/>
        </w:trPr>
        <w:tc>
          <w:tcPr>
            <w:tcW w:w="732" w:type="pct"/>
            <w:tcPrChange w:id="145" w:author="Omri Avraham" w:date="2016-07-05T18:33:00Z">
              <w:tcPr>
                <w:tcW w:w="2445" w:type="pct"/>
              </w:tcPr>
            </w:tcPrChange>
          </w:tcPr>
          <w:p w14:paraId="05A7F70B" w14:textId="77777777" w:rsidR="002C22B0" w:rsidRPr="00CD5679" w:rsidRDefault="002C22B0" w:rsidP="002C22B0">
            <w:pPr>
              <w:pStyle w:val="tabletext"/>
              <w:cnfStyle w:val="100000000000" w:firstRow="1" w:lastRow="0" w:firstColumn="0" w:lastColumn="0" w:oddVBand="0" w:evenVBand="0" w:oddHBand="0" w:evenHBand="0" w:firstRowFirstColumn="0" w:firstRowLastColumn="0" w:lastRowFirstColumn="0" w:lastRowLastColumn="0"/>
            </w:pPr>
            <w:r>
              <w:t>Gap</w:t>
            </w:r>
          </w:p>
        </w:tc>
        <w:tc>
          <w:tcPr>
            <w:tcW w:w="4268" w:type="pct"/>
            <w:tcPrChange w:id="146" w:author="Omri Avraham" w:date="2016-07-05T18:33:00Z">
              <w:tcPr>
                <w:tcW w:w="2555" w:type="pct"/>
              </w:tcPr>
            </w:tcPrChange>
          </w:tcPr>
          <w:p w14:paraId="17BD1693" w14:textId="77777777" w:rsidR="002C22B0" w:rsidRPr="00CD5679" w:rsidRDefault="002C22B0" w:rsidP="002C22B0">
            <w:pPr>
              <w:pStyle w:val="tabletext"/>
              <w:cnfStyle w:val="100000000000" w:firstRow="1" w:lastRow="0" w:firstColumn="0" w:lastColumn="0" w:oddVBand="0" w:evenVBand="0" w:oddHBand="0" w:evenHBand="0" w:firstRowFirstColumn="0" w:firstRowLastColumn="0" w:lastRowFirstColumn="0" w:lastRowLastColumn="0"/>
            </w:pPr>
            <w:r w:rsidRPr="00CD5679">
              <w:t>Description</w:t>
            </w:r>
          </w:p>
        </w:tc>
      </w:tr>
      <w:tr w:rsidR="002C22B0" w:rsidRPr="00CD5679" w14:paraId="722642D0" w14:textId="77777777" w:rsidTr="00467ECE">
        <w:tc>
          <w:tcPr>
            <w:tcW w:w="732" w:type="pct"/>
            <w:tcPrChange w:id="147" w:author="Omri Avraham" w:date="2016-07-05T18:33:00Z">
              <w:tcPr>
                <w:tcW w:w="2445" w:type="pct"/>
              </w:tcPr>
            </w:tcPrChange>
          </w:tcPr>
          <w:p w14:paraId="446189D1" w14:textId="02AD767D" w:rsidR="002C22B0" w:rsidRPr="001167D1" w:rsidRDefault="00C71689" w:rsidP="002C22B0">
            <w:pPr>
              <w:pStyle w:val="tabletext"/>
              <w:rPr>
                <w:rFonts w:eastAsia="Times New Roman"/>
                <w:sz w:val="22"/>
              </w:rPr>
            </w:pPr>
            <w:r>
              <w:rPr>
                <w:rFonts w:eastAsia="Times New Roman"/>
                <w:sz w:val="22"/>
              </w:rPr>
              <w:t>Configuration only support using RDM as the method to attach storage to the SVMs</w:t>
            </w:r>
          </w:p>
        </w:tc>
        <w:tc>
          <w:tcPr>
            <w:tcW w:w="4268" w:type="pct"/>
            <w:tcPrChange w:id="148" w:author="Omri Avraham" w:date="2016-07-05T18:33:00Z">
              <w:tcPr>
                <w:tcW w:w="2555" w:type="pct"/>
              </w:tcPr>
            </w:tcPrChange>
          </w:tcPr>
          <w:p w14:paraId="6CF0EFA3" w14:textId="65E6BD0E" w:rsidR="00C71689" w:rsidRPr="001167D1" w:rsidRDefault="002C22B0">
            <w:pPr>
              <w:pStyle w:val="tabletext"/>
              <w:rPr>
                <w:rFonts w:eastAsia="Times New Roman"/>
                <w:sz w:val="22"/>
              </w:rPr>
            </w:pPr>
            <w:r>
              <w:rPr>
                <w:rFonts w:eastAsia="Times New Roman"/>
                <w:sz w:val="22"/>
              </w:rPr>
              <w:t>Unable to use ESX with only 1 local</w:t>
            </w:r>
            <w:r w:rsidR="00F3612E">
              <w:rPr>
                <w:rFonts w:eastAsia="Times New Roman"/>
                <w:sz w:val="22"/>
              </w:rPr>
              <w:t xml:space="preserve"> </w:t>
            </w:r>
            <w:r>
              <w:rPr>
                <w:rFonts w:eastAsia="Times New Roman"/>
                <w:sz w:val="22"/>
              </w:rPr>
              <w:t xml:space="preserve">disk or an ESX with </w:t>
            </w:r>
            <w:r w:rsidR="00C71689">
              <w:rPr>
                <w:rFonts w:eastAsia="Times New Roman"/>
                <w:sz w:val="22"/>
              </w:rPr>
              <w:t xml:space="preserve">an </w:t>
            </w:r>
            <w:r>
              <w:rPr>
                <w:rFonts w:eastAsia="Times New Roman"/>
                <w:sz w:val="22"/>
              </w:rPr>
              <w:t>already configured Datastore</w:t>
            </w:r>
            <w:r w:rsidR="00C71689">
              <w:rPr>
                <w:rFonts w:eastAsia="Times New Roman"/>
                <w:sz w:val="22"/>
              </w:rPr>
              <w:t>, due to inability to configure VMDK.</w:t>
            </w:r>
          </w:p>
        </w:tc>
      </w:tr>
      <w:tr w:rsidR="002C22B0" w:rsidRPr="00CD5679" w14:paraId="674465F0" w14:textId="77777777" w:rsidTr="00467ECE">
        <w:tc>
          <w:tcPr>
            <w:tcW w:w="732" w:type="pct"/>
            <w:tcPrChange w:id="149" w:author="Omri Avraham" w:date="2016-07-05T18:33:00Z">
              <w:tcPr>
                <w:tcW w:w="2445" w:type="pct"/>
              </w:tcPr>
            </w:tcPrChange>
          </w:tcPr>
          <w:p w14:paraId="40DE167B" w14:textId="3ECA6CD9" w:rsidR="002C22B0" w:rsidDel="00990F36" w:rsidRDefault="00F3612E" w:rsidP="002C22B0">
            <w:pPr>
              <w:pStyle w:val="tabletext"/>
              <w:rPr>
                <w:rFonts w:eastAsia="Times New Roman"/>
                <w:sz w:val="22"/>
              </w:rPr>
            </w:pPr>
            <w:r>
              <w:rPr>
                <w:rFonts w:eastAsia="Times New Roman"/>
                <w:sz w:val="22"/>
              </w:rPr>
              <w:t>Required Faultsets number must match the amount of SDS in the SIO system</w:t>
            </w:r>
          </w:p>
        </w:tc>
        <w:tc>
          <w:tcPr>
            <w:tcW w:w="4268" w:type="pct"/>
            <w:tcPrChange w:id="150" w:author="Omri Avraham" w:date="2016-07-05T18:33:00Z">
              <w:tcPr>
                <w:tcW w:w="2555" w:type="pct"/>
              </w:tcPr>
            </w:tcPrChange>
          </w:tcPr>
          <w:p w14:paraId="23113C56" w14:textId="6F86644F" w:rsidR="002C22B0" w:rsidDel="00990F36" w:rsidRDefault="00F3612E" w:rsidP="002C22B0">
            <w:pPr>
              <w:pStyle w:val="tabletext"/>
              <w:rPr>
                <w:rFonts w:eastAsia="Times New Roman"/>
                <w:sz w:val="22"/>
              </w:rPr>
            </w:pPr>
            <w:r>
              <w:rPr>
                <w:rFonts w:eastAsia="Times New Roman"/>
                <w:sz w:val="22"/>
              </w:rPr>
              <w:t>For Faultset use, there must be an exact match in the number of SDS VMs and the number of desired Faultsets.</w:t>
            </w:r>
          </w:p>
        </w:tc>
      </w:tr>
      <w:tr w:rsidR="00467ECE" w:rsidRPr="00CD5679" w14:paraId="531C61E9" w14:textId="77777777" w:rsidTr="00467ECE">
        <w:tc>
          <w:tcPr>
            <w:tcW w:w="732" w:type="pct"/>
            <w:tcPrChange w:id="151" w:author="Omri Avraham" w:date="2016-07-05T18:33:00Z">
              <w:tcPr>
                <w:tcW w:w="2445" w:type="pct"/>
              </w:tcPr>
            </w:tcPrChange>
          </w:tcPr>
          <w:p w14:paraId="460798F4" w14:textId="41C1BEC2" w:rsidR="00467ECE" w:rsidDel="00990F36" w:rsidRDefault="00467ECE" w:rsidP="002C22B0">
            <w:pPr>
              <w:pStyle w:val="tabletext"/>
              <w:rPr>
                <w:rFonts w:eastAsia="Times New Roman"/>
                <w:sz w:val="22"/>
              </w:rPr>
            </w:pPr>
            <w:bookmarkStart w:id="152" w:name="_GoBack"/>
            <w:bookmarkEnd w:id="152"/>
            <w:del w:id="153" w:author="Omri Avraham" w:date="2016-07-05T18:33:00Z">
              <w:r w:rsidDel="00E2710D">
                <w:rPr>
                  <w:rFonts w:eastAsia="Times New Roman"/>
                  <w:sz w:val="22"/>
                </w:rPr>
                <w:delText>vCenter ScaleIO Plugin is not aware of the deployed environment.</w:delText>
              </w:r>
            </w:del>
          </w:p>
        </w:tc>
        <w:tc>
          <w:tcPr>
            <w:tcW w:w="4268" w:type="pct"/>
            <w:tcPrChange w:id="154" w:author="Omri Avraham" w:date="2016-07-05T18:33:00Z">
              <w:tcPr>
                <w:tcW w:w="2555" w:type="pct"/>
              </w:tcPr>
            </w:tcPrChange>
          </w:tcPr>
          <w:p w14:paraId="75C87AF9" w14:textId="65CE3C1E" w:rsidR="00467ECE" w:rsidDel="00E2710D" w:rsidRDefault="00467ECE" w:rsidP="002C22B0">
            <w:pPr>
              <w:pStyle w:val="tabletext"/>
              <w:rPr>
                <w:del w:id="155" w:author="Omri Avraham" w:date="2016-07-05T18:33:00Z"/>
                <w:rFonts w:eastAsia="Times New Roman"/>
                <w:sz w:val="22"/>
              </w:rPr>
            </w:pPr>
            <w:del w:id="156" w:author="Omri Avraham" w:date="2016-07-05T18:33:00Z">
              <w:r w:rsidDel="00E2710D">
                <w:rPr>
                  <w:rFonts w:eastAsia="Times New Roman"/>
                  <w:sz w:val="22"/>
                </w:rPr>
                <w:delText xml:space="preserve">ScaleIO doesn’t support updating the vCenter plugin with an API. Post ScaleIO deployment a user needs to go to the vCenter web and manually register the environment with the plugin. </w:delText>
              </w:r>
            </w:del>
          </w:p>
          <w:p w14:paraId="2C83B0A5" w14:textId="4C4D8877" w:rsidR="00467ECE" w:rsidDel="00990F36" w:rsidRDefault="00467ECE" w:rsidP="002C22B0">
            <w:pPr>
              <w:pStyle w:val="tabletext"/>
              <w:rPr>
                <w:rFonts w:eastAsia="Times New Roman"/>
                <w:sz w:val="22"/>
              </w:rPr>
            </w:pPr>
            <w:del w:id="157" w:author="Omri Avraham" w:date="2016-07-05T18:03:00Z">
              <w:r w:rsidDel="005502D1">
                <w:rPr>
                  <w:noProof/>
                  <w:lang w:eastAsia="en-US"/>
                </w:rPr>
                <w:drawing>
                  <wp:inline distT="0" distB="0" distL="0" distR="0" wp14:anchorId="00A97C3C" wp14:editId="55791DD0">
                    <wp:extent cx="5505450" cy="2019300"/>
                    <wp:effectExtent l="0" t="0" r="0" b="0"/>
                    <wp:docPr id="32" name="Picture 32" descr="cid:image001.jpg@01D1D613.B39C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1D613.B39C426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505450" cy="2019300"/>
                            </a:xfrm>
                            <a:prstGeom prst="rect">
                              <a:avLst/>
                            </a:prstGeom>
                            <a:noFill/>
                            <a:ln>
                              <a:noFill/>
                            </a:ln>
                          </pic:spPr>
                        </pic:pic>
                      </a:graphicData>
                    </a:graphic>
                  </wp:inline>
                </w:drawing>
              </w:r>
            </w:del>
          </w:p>
        </w:tc>
      </w:tr>
      <w:tr w:rsidR="00467ECE" w:rsidRPr="00CD5679" w14:paraId="67CA72DB" w14:textId="77777777" w:rsidTr="00467ECE">
        <w:tc>
          <w:tcPr>
            <w:tcW w:w="732" w:type="pct"/>
            <w:tcPrChange w:id="158" w:author="Omri Avraham" w:date="2016-07-05T18:33:00Z">
              <w:tcPr>
                <w:tcW w:w="2445" w:type="pct"/>
              </w:tcPr>
            </w:tcPrChange>
          </w:tcPr>
          <w:p w14:paraId="02E51BCA" w14:textId="77777777" w:rsidR="00467ECE" w:rsidDel="00990F36" w:rsidRDefault="00467ECE" w:rsidP="002C22B0">
            <w:pPr>
              <w:pStyle w:val="tabletext"/>
              <w:rPr>
                <w:rFonts w:eastAsia="Times New Roman"/>
                <w:sz w:val="22"/>
              </w:rPr>
            </w:pPr>
          </w:p>
        </w:tc>
        <w:tc>
          <w:tcPr>
            <w:tcW w:w="4268" w:type="pct"/>
            <w:tcPrChange w:id="159" w:author="Omri Avraham" w:date="2016-07-05T18:33:00Z">
              <w:tcPr>
                <w:tcW w:w="2555" w:type="pct"/>
              </w:tcPr>
            </w:tcPrChange>
          </w:tcPr>
          <w:p w14:paraId="2A67B654" w14:textId="77777777" w:rsidR="00467ECE" w:rsidRDefault="00467ECE" w:rsidP="002C22B0">
            <w:pPr>
              <w:pStyle w:val="tabletext"/>
              <w:rPr>
                <w:rFonts w:eastAsia="Times New Roman"/>
                <w:sz w:val="22"/>
              </w:rPr>
            </w:pPr>
          </w:p>
        </w:tc>
      </w:tr>
      <w:tr w:rsidR="00467ECE" w:rsidRPr="00CD5679" w14:paraId="39641D66" w14:textId="77777777" w:rsidTr="00467ECE">
        <w:tc>
          <w:tcPr>
            <w:tcW w:w="732" w:type="pct"/>
            <w:tcPrChange w:id="160" w:author="Omri Avraham" w:date="2016-07-05T18:33:00Z">
              <w:tcPr>
                <w:tcW w:w="2445" w:type="pct"/>
              </w:tcPr>
            </w:tcPrChange>
          </w:tcPr>
          <w:p w14:paraId="5CA53132" w14:textId="77777777" w:rsidR="00467ECE" w:rsidRDefault="00467ECE" w:rsidP="002C22B0">
            <w:pPr>
              <w:pStyle w:val="tabletext"/>
              <w:rPr>
                <w:rFonts w:eastAsia="Times New Roman"/>
                <w:sz w:val="22"/>
              </w:rPr>
            </w:pPr>
          </w:p>
        </w:tc>
        <w:tc>
          <w:tcPr>
            <w:tcW w:w="4268" w:type="pct"/>
            <w:tcPrChange w:id="161" w:author="Omri Avraham" w:date="2016-07-05T18:33:00Z">
              <w:tcPr>
                <w:tcW w:w="2555" w:type="pct"/>
              </w:tcPr>
            </w:tcPrChange>
          </w:tcPr>
          <w:p w14:paraId="485D2BBF" w14:textId="77777777" w:rsidR="00467ECE" w:rsidRDefault="00467ECE" w:rsidP="002C22B0">
            <w:pPr>
              <w:pStyle w:val="tabletext"/>
              <w:rPr>
                <w:rFonts w:eastAsia="Times New Roman"/>
                <w:sz w:val="22"/>
              </w:rPr>
            </w:pPr>
          </w:p>
        </w:tc>
      </w:tr>
      <w:tr w:rsidR="00467ECE" w:rsidRPr="00CD5679" w14:paraId="3B6EA2B9" w14:textId="77777777" w:rsidTr="00467ECE">
        <w:tc>
          <w:tcPr>
            <w:tcW w:w="732" w:type="pct"/>
            <w:tcPrChange w:id="162" w:author="Omri Avraham" w:date="2016-07-05T18:33:00Z">
              <w:tcPr>
                <w:tcW w:w="2445" w:type="pct"/>
              </w:tcPr>
            </w:tcPrChange>
          </w:tcPr>
          <w:p w14:paraId="50C891D1" w14:textId="77777777" w:rsidR="00467ECE" w:rsidRDefault="00467ECE" w:rsidP="002C22B0">
            <w:pPr>
              <w:pStyle w:val="tabletext"/>
              <w:rPr>
                <w:rFonts w:eastAsia="Times New Roman"/>
                <w:sz w:val="22"/>
              </w:rPr>
            </w:pPr>
          </w:p>
        </w:tc>
        <w:tc>
          <w:tcPr>
            <w:tcW w:w="4268" w:type="pct"/>
            <w:tcPrChange w:id="163" w:author="Omri Avraham" w:date="2016-07-05T18:33:00Z">
              <w:tcPr>
                <w:tcW w:w="2555" w:type="pct"/>
              </w:tcPr>
            </w:tcPrChange>
          </w:tcPr>
          <w:p w14:paraId="398EEEDF" w14:textId="77777777" w:rsidR="00467ECE" w:rsidRDefault="00467ECE" w:rsidP="002C22B0">
            <w:pPr>
              <w:pStyle w:val="tabletext"/>
              <w:rPr>
                <w:rFonts w:eastAsia="Times New Roman"/>
                <w:sz w:val="22"/>
              </w:rPr>
            </w:pPr>
          </w:p>
        </w:tc>
      </w:tr>
    </w:tbl>
    <w:p w14:paraId="58128FB8" w14:textId="3F9636B2" w:rsidR="00106325" w:rsidRDefault="00E13501" w:rsidP="00E13501">
      <w:pPr>
        <w:pStyle w:val="Heading1"/>
      </w:pPr>
      <w:bookmarkStart w:id="164" w:name="_Toc454211978"/>
      <w:r>
        <w:lastRenderedPageBreak/>
        <w:t>Known Issues</w:t>
      </w:r>
      <w:bookmarkEnd w:id="164"/>
    </w:p>
    <w:tbl>
      <w:tblPr>
        <w:tblStyle w:val="TestShell1"/>
        <w:tblW w:w="8640" w:type="dxa"/>
        <w:tblLook w:val="04A0" w:firstRow="1" w:lastRow="0" w:firstColumn="1" w:lastColumn="0" w:noHBand="0" w:noVBand="1"/>
      </w:tblPr>
      <w:tblGrid>
        <w:gridCol w:w="1329"/>
        <w:gridCol w:w="8856"/>
      </w:tblGrid>
      <w:tr w:rsidR="00E13501" w:rsidRPr="00CD5679" w14:paraId="70031E7B" w14:textId="77777777" w:rsidTr="004A0BD2">
        <w:trPr>
          <w:cnfStyle w:val="100000000000" w:firstRow="1" w:lastRow="0" w:firstColumn="0" w:lastColumn="0" w:oddVBand="0" w:evenVBand="0" w:oddHBand="0" w:evenHBand="0" w:firstRowFirstColumn="0" w:firstRowLastColumn="0" w:lastRowFirstColumn="0" w:lastRowLastColumn="0"/>
        </w:trPr>
        <w:tc>
          <w:tcPr>
            <w:tcW w:w="1521" w:type="pct"/>
            <w:hideMark/>
          </w:tcPr>
          <w:p w14:paraId="50A49426" w14:textId="77777777" w:rsidR="00E13501" w:rsidRPr="00CD5679" w:rsidRDefault="00E13501" w:rsidP="004A0BD2">
            <w:pPr>
              <w:pStyle w:val="tabletext"/>
            </w:pPr>
            <w:r>
              <w:t>Issue</w:t>
            </w:r>
          </w:p>
        </w:tc>
        <w:tc>
          <w:tcPr>
            <w:tcW w:w="3479" w:type="pct"/>
            <w:hideMark/>
          </w:tcPr>
          <w:p w14:paraId="54D44FB8" w14:textId="77777777" w:rsidR="00E13501" w:rsidRPr="00CD5679" w:rsidRDefault="00E13501" w:rsidP="004A0BD2">
            <w:pPr>
              <w:pStyle w:val="tabletext"/>
            </w:pPr>
            <w:r w:rsidRPr="00CD5679">
              <w:t xml:space="preserve">Description </w:t>
            </w:r>
          </w:p>
        </w:tc>
      </w:tr>
      <w:tr w:rsidR="008A187E" w:rsidRPr="00CD5679" w14:paraId="137B4E85" w14:textId="77777777" w:rsidTr="004A0BD2">
        <w:tc>
          <w:tcPr>
            <w:tcW w:w="1521" w:type="pct"/>
          </w:tcPr>
          <w:p w14:paraId="42B55051" w14:textId="4A54331D" w:rsidR="008A187E" w:rsidRPr="001167D1" w:rsidRDefault="00911658" w:rsidP="008A187E">
            <w:pPr>
              <w:pStyle w:val="tabletext"/>
              <w:rPr>
                <w:rFonts w:eastAsia="Times New Roman"/>
                <w:sz w:val="22"/>
              </w:rPr>
            </w:pPr>
            <w:r>
              <w:rPr>
                <w:rFonts w:eastAsia="Times New Roman"/>
                <w:sz w:val="22"/>
              </w:rPr>
              <w:t xml:space="preserve">When Running Versa Automation step, on rare occasion it might fail on step 2 with an “Controller Out of Sync” error. </w:t>
            </w:r>
          </w:p>
        </w:tc>
        <w:tc>
          <w:tcPr>
            <w:tcW w:w="3479" w:type="pct"/>
          </w:tcPr>
          <w:p w14:paraId="376EA6AA" w14:textId="77777777" w:rsidR="008A187E" w:rsidRDefault="00911658" w:rsidP="008A187E">
            <w:pPr>
              <w:pStyle w:val="tabletext"/>
              <w:rPr>
                <w:rFonts w:eastAsia="Times New Roman"/>
                <w:sz w:val="22"/>
              </w:rPr>
            </w:pPr>
            <w:r>
              <w:rPr>
                <w:rFonts w:eastAsia="Times New Roman"/>
                <w:sz w:val="22"/>
              </w:rPr>
              <w:t>Due to unknown issue, the controller sometimes shows as “Out of Sync” and is unable to process any additional commands. The Workaround for it, until Versa will release a fix, is to delete the Controller from the Versa Director WebGUI (</w:t>
            </w:r>
            <w:proofErr w:type="spellStart"/>
            <w:r>
              <w:rPr>
                <w:rFonts w:eastAsia="Times New Roman"/>
                <w:sz w:val="22"/>
              </w:rPr>
              <w:t>Administratorion</w:t>
            </w:r>
            <w:proofErr w:type="spellEnd"/>
            <w:r>
              <w:rPr>
                <w:rFonts w:eastAsia="Times New Roman"/>
                <w:sz w:val="22"/>
              </w:rPr>
              <w:t xml:space="preserve"> &gt; Connectors - &gt; Organization)</w:t>
            </w:r>
          </w:p>
          <w:p w14:paraId="325D8389" w14:textId="77777777" w:rsidR="00911658" w:rsidRDefault="00911658" w:rsidP="008A187E">
            <w:pPr>
              <w:pStyle w:val="tabletext"/>
              <w:rPr>
                <w:rFonts w:eastAsia="Times New Roman"/>
                <w:sz w:val="22"/>
              </w:rPr>
            </w:pPr>
            <w:r>
              <w:rPr>
                <w:noProof/>
                <w:lang w:eastAsia="en-US"/>
              </w:rPr>
              <w:drawing>
                <wp:inline distT="0" distB="0" distL="0" distR="0" wp14:anchorId="53754743" wp14:editId="553BAA02">
                  <wp:extent cx="5486400" cy="2713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713355"/>
                          </a:xfrm>
                          <a:prstGeom prst="rect">
                            <a:avLst/>
                          </a:prstGeom>
                        </pic:spPr>
                      </pic:pic>
                    </a:graphicData>
                  </a:graphic>
                </wp:inline>
              </w:drawing>
            </w:r>
          </w:p>
          <w:p w14:paraId="1AC17D06" w14:textId="77777777" w:rsidR="00911658" w:rsidRDefault="00911658" w:rsidP="008A187E">
            <w:pPr>
              <w:pStyle w:val="tabletext"/>
              <w:rPr>
                <w:rFonts w:eastAsia="Times New Roman"/>
                <w:sz w:val="22"/>
              </w:rPr>
            </w:pPr>
            <w:r>
              <w:rPr>
                <w:rFonts w:eastAsia="Times New Roman"/>
                <w:sz w:val="22"/>
              </w:rPr>
              <w:t>And from the Resource Pool under the same subtree</w:t>
            </w:r>
          </w:p>
          <w:p w14:paraId="6F33BCA6" w14:textId="77777777" w:rsidR="00911658" w:rsidRDefault="00911658" w:rsidP="008A187E">
            <w:pPr>
              <w:pStyle w:val="tabletext"/>
              <w:rPr>
                <w:rFonts w:eastAsia="Times New Roman"/>
                <w:sz w:val="22"/>
              </w:rPr>
            </w:pPr>
            <w:r>
              <w:rPr>
                <w:noProof/>
                <w:lang w:eastAsia="en-US"/>
              </w:rPr>
              <w:drawing>
                <wp:inline distT="0" distB="0" distL="0" distR="0" wp14:anchorId="428D9D06" wp14:editId="4DCDD575">
                  <wp:extent cx="5486400" cy="717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717550"/>
                          </a:xfrm>
                          <a:prstGeom prst="rect">
                            <a:avLst/>
                          </a:prstGeom>
                        </pic:spPr>
                      </pic:pic>
                    </a:graphicData>
                  </a:graphic>
                </wp:inline>
              </w:drawing>
            </w:r>
          </w:p>
          <w:p w14:paraId="58A4F5FA" w14:textId="77777777" w:rsidR="00911658" w:rsidRDefault="00911658" w:rsidP="008A187E">
            <w:pPr>
              <w:pStyle w:val="tabletext"/>
              <w:rPr>
                <w:rFonts w:eastAsia="Times New Roman"/>
                <w:sz w:val="22"/>
              </w:rPr>
            </w:pPr>
          </w:p>
          <w:p w14:paraId="40D7022D" w14:textId="577E7F74" w:rsidR="00911658" w:rsidRPr="001167D1" w:rsidRDefault="00911658" w:rsidP="008A187E">
            <w:pPr>
              <w:pStyle w:val="tabletext"/>
              <w:rPr>
                <w:rFonts w:eastAsia="Times New Roman"/>
                <w:sz w:val="22"/>
              </w:rPr>
            </w:pPr>
            <w:r>
              <w:rPr>
                <w:rFonts w:eastAsia="Times New Roman"/>
                <w:sz w:val="22"/>
              </w:rPr>
              <w:t>Once done, re-run step 2-10. Ignore “Error 408 ‘data already exists’”</w:t>
            </w:r>
          </w:p>
        </w:tc>
      </w:tr>
    </w:tbl>
    <w:p w14:paraId="0D87EF68" w14:textId="7F225851" w:rsidR="004664FE" w:rsidRDefault="004664FE" w:rsidP="004664FE">
      <w:pPr>
        <w:pStyle w:val="Heading1"/>
      </w:pPr>
      <w:bookmarkStart w:id="165" w:name="_Toc454211979"/>
      <w:r>
        <w:lastRenderedPageBreak/>
        <w:t xml:space="preserve">Changes from the previous </w:t>
      </w:r>
      <w:r w:rsidR="00C460F1">
        <w:t xml:space="preserve">code </w:t>
      </w:r>
      <w:r>
        <w:t>release</w:t>
      </w:r>
      <w:bookmarkEnd w:id="165"/>
    </w:p>
    <w:tbl>
      <w:tblPr>
        <w:tblStyle w:val="TestShell1"/>
        <w:tblW w:w="8640" w:type="dxa"/>
        <w:tblLook w:val="04A0" w:firstRow="1" w:lastRow="0" w:firstColumn="1" w:lastColumn="0" w:noHBand="0" w:noVBand="1"/>
      </w:tblPr>
      <w:tblGrid>
        <w:gridCol w:w="2357"/>
        <w:gridCol w:w="6283"/>
      </w:tblGrid>
      <w:tr w:rsidR="004664FE" w:rsidRPr="00CD5679" w14:paraId="3B3245CB" w14:textId="77777777" w:rsidTr="00CF0D42">
        <w:trPr>
          <w:cnfStyle w:val="100000000000" w:firstRow="1" w:lastRow="0" w:firstColumn="0" w:lastColumn="0" w:oddVBand="0" w:evenVBand="0" w:oddHBand="0" w:evenHBand="0" w:firstRowFirstColumn="0" w:firstRowLastColumn="0" w:lastRowFirstColumn="0" w:lastRowLastColumn="0"/>
        </w:trPr>
        <w:tc>
          <w:tcPr>
            <w:tcW w:w="1364" w:type="pct"/>
            <w:hideMark/>
          </w:tcPr>
          <w:p w14:paraId="32F8251A" w14:textId="77777777" w:rsidR="004664FE" w:rsidRPr="00CD5679" w:rsidRDefault="004664FE" w:rsidP="00CF0D42">
            <w:pPr>
              <w:pStyle w:val="tabletext"/>
            </w:pPr>
            <w:r>
              <w:t>Feature</w:t>
            </w:r>
          </w:p>
        </w:tc>
        <w:tc>
          <w:tcPr>
            <w:tcW w:w="3636" w:type="pct"/>
            <w:hideMark/>
          </w:tcPr>
          <w:p w14:paraId="74B41263" w14:textId="77777777" w:rsidR="004664FE" w:rsidRPr="00CD5679" w:rsidRDefault="004664FE" w:rsidP="00CF0D42">
            <w:pPr>
              <w:pStyle w:val="tabletext"/>
            </w:pPr>
            <w:r w:rsidRPr="00CD5679">
              <w:t xml:space="preserve">Description </w:t>
            </w:r>
          </w:p>
        </w:tc>
      </w:tr>
      <w:tr w:rsidR="004664FE" w:rsidRPr="00CD5679" w14:paraId="0613D6F6" w14:textId="77777777" w:rsidTr="00CF0D42">
        <w:tc>
          <w:tcPr>
            <w:tcW w:w="1364" w:type="pct"/>
          </w:tcPr>
          <w:p w14:paraId="12AC50E5" w14:textId="77777777" w:rsidR="004664FE" w:rsidRPr="00AA2814" w:rsidRDefault="004664FE" w:rsidP="00CF0D42">
            <w:pPr>
              <w:pStyle w:val="tabletext"/>
              <w:rPr>
                <w:rStyle w:val="Qfillintheblanks"/>
              </w:rPr>
            </w:pPr>
          </w:p>
        </w:tc>
        <w:tc>
          <w:tcPr>
            <w:tcW w:w="3636" w:type="pct"/>
          </w:tcPr>
          <w:p w14:paraId="77A813FD" w14:textId="77777777" w:rsidR="004664FE" w:rsidRPr="00AA2814" w:rsidRDefault="004664FE" w:rsidP="00CF0D42">
            <w:pPr>
              <w:pStyle w:val="tabletext"/>
              <w:rPr>
                <w:rStyle w:val="Qfillintheblanks"/>
              </w:rPr>
            </w:pPr>
          </w:p>
        </w:tc>
      </w:tr>
    </w:tbl>
    <w:p w14:paraId="184B337F" w14:textId="77777777" w:rsidR="00B37399" w:rsidRDefault="00B37399" w:rsidP="004A087C">
      <w:pPr>
        <w:pStyle w:val="nnormal"/>
        <w:ind w:left="360"/>
      </w:pPr>
    </w:p>
    <w:p w14:paraId="18035679" w14:textId="77777777" w:rsidR="00B37399" w:rsidRDefault="00B37399" w:rsidP="004A087C">
      <w:pPr>
        <w:pStyle w:val="nnormal"/>
        <w:ind w:left="360"/>
      </w:pPr>
    </w:p>
    <w:p w14:paraId="53191ECD" w14:textId="77777777" w:rsidR="00B37399" w:rsidRDefault="00B37399" w:rsidP="004A087C">
      <w:pPr>
        <w:pStyle w:val="nnormal"/>
        <w:ind w:left="360"/>
      </w:pPr>
    </w:p>
    <w:p w14:paraId="05BF8F60" w14:textId="77777777" w:rsidR="00B37399" w:rsidRDefault="00B37399" w:rsidP="004A087C">
      <w:pPr>
        <w:pStyle w:val="nnormal"/>
        <w:ind w:left="360"/>
      </w:pPr>
    </w:p>
    <w:p w14:paraId="20EC06F5" w14:textId="77777777" w:rsidR="00B37399" w:rsidRPr="004A087C" w:rsidRDefault="00B37399" w:rsidP="004A087C">
      <w:pPr>
        <w:pStyle w:val="nnormal"/>
        <w:ind w:left="360"/>
      </w:pPr>
    </w:p>
    <w:p w14:paraId="133D1C5D" w14:textId="77777777" w:rsidR="00C460F1" w:rsidRPr="0096411A" w:rsidRDefault="00C460F1" w:rsidP="00C460F1">
      <w:pPr>
        <w:pStyle w:val="Heading1"/>
        <w:numPr>
          <w:ilvl w:val="0"/>
          <w:numId w:val="0"/>
        </w:numPr>
        <w:ind w:left="432" w:hanging="432"/>
      </w:pPr>
      <w:bookmarkStart w:id="166" w:name="_Toc454211980"/>
      <w:r>
        <w:lastRenderedPageBreak/>
        <w:t>L</w:t>
      </w:r>
      <w:r w:rsidRPr="0096411A">
        <w:t>egal Notice</w:t>
      </w:r>
      <w:bookmarkEnd w:id="166"/>
    </w:p>
    <w:p w14:paraId="2A75D4BB" w14:textId="77777777" w:rsidR="00C460F1" w:rsidRDefault="00C460F1" w:rsidP="00C460F1">
      <w:pPr>
        <w:pStyle w:val="nnormal"/>
        <w:rPr>
          <w:rFonts w:eastAsia="PMingLiU"/>
        </w:rPr>
      </w:pPr>
      <w:r w:rsidRPr="00682B3E">
        <w:rPr>
          <w:rFonts w:eastAsia="PMingLiU"/>
        </w:rPr>
        <w:t>Information in this document is subject to change without notice.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QualiSystems Ltd.</w:t>
      </w:r>
    </w:p>
    <w:p w14:paraId="056EE593" w14:textId="77777777" w:rsidR="00C460F1" w:rsidRDefault="00C460F1" w:rsidP="00C460F1">
      <w:pPr>
        <w:pStyle w:val="nnormal"/>
        <w:rPr>
          <w:rFonts w:eastAsia="PMingLiU"/>
        </w:rPr>
      </w:pPr>
      <w:r w:rsidRPr="00682B3E">
        <w:rPr>
          <w:rFonts w:eastAsia="PMingLiU"/>
        </w:rPr>
        <w:t xml:space="preserve">QualiSystems may have patents, patent applications, trademarks, copyrights, or other intellectual property rights covering subject matter in this document. Except if expressly provided in any written license agreement from QualiSystems, the furnishing of this document does not give you any license to these patents, trademarks, copyrights, </w:t>
      </w:r>
      <w:r>
        <w:rPr>
          <w:rFonts w:eastAsia="PMingLiU"/>
        </w:rPr>
        <w:t>or other intellectual property.</w:t>
      </w:r>
    </w:p>
    <w:p w14:paraId="0A69F180" w14:textId="77777777" w:rsidR="00C460F1" w:rsidRPr="00624CE7" w:rsidRDefault="00C460F1" w:rsidP="00C460F1">
      <w:pPr>
        <w:autoSpaceDE w:val="0"/>
        <w:autoSpaceDN w:val="0"/>
        <w:rPr>
          <w:rFonts w:eastAsia="PMingLiU" w:cs="Times New Roman"/>
          <w:szCs w:val="18"/>
          <w:lang w:eastAsia="zh-CN"/>
        </w:rPr>
      </w:pPr>
      <w:r w:rsidRPr="00624CE7">
        <w:rPr>
          <w:rFonts w:eastAsia="PMingLiU" w:cs="Times New Roman"/>
          <w:szCs w:val="18"/>
          <w:lang w:eastAsia="zh-CN"/>
        </w:rPr>
        <w:t>QualiSystems, CloudShell, CloudShell Authoring, CloudShell Resource Manager, CloudShell Remote Runner, CloudShell Runtime, CloudShell Monitor, CloudShell Spy, CloudShell Portal, the QualiSystems logo, the CloudShell logo, and the CloudShell application logos, and all other QualiSystems product names and logos are trademarks or registered trademarks of QualiSystems Ltd. The absence of a trademark from this list does not constitute a waiver of QualiSystems intellectual property rights concerning that trademark.</w:t>
      </w:r>
    </w:p>
    <w:p w14:paraId="1D627EB7" w14:textId="77777777" w:rsidR="00C460F1" w:rsidRPr="00682B3E" w:rsidRDefault="00C460F1" w:rsidP="00C460F1">
      <w:pPr>
        <w:pStyle w:val="nnormal"/>
        <w:rPr>
          <w:rFonts w:eastAsia="PMingLiU"/>
        </w:rPr>
      </w:pPr>
      <w:r w:rsidRPr="00682B3E">
        <w:rPr>
          <w:rFonts w:eastAsia="PMingLiU"/>
        </w:rPr>
        <w:t>All other trademarks, brand and product names are property of their respective holders.</w:t>
      </w:r>
    </w:p>
    <w:p w14:paraId="49E4FD6C" w14:textId="21208821" w:rsidR="004E66DD" w:rsidRPr="004E66DD" w:rsidRDefault="00C460F1" w:rsidP="00C460F1">
      <w:pPr>
        <w:pStyle w:val="TOC1"/>
      </w:pPr>
      <w:r w:rsidRPr="00D436DA">
        <w:t xml:space="preserve">© </w:t>
      </w:r>
      <w:r>
        <w:t>2016</w:t>
      </w:r>
      <w:r w:rsidRPr="00D436DA">
        <w:t xml:space="preserve"> QualiSystems Ltd. All rights reserved.</w:t>
      </w:r>
    </w:p>
    <w:sectPr w:rsidR="004E66DD" w:rsidRPr="004E66DD" w:rsidSect="005515B6">
      <w:headerReference w:type="default" r:id="rId52"/>
      <w:footerReference w:type="default" r:id="rId53"/>
      <w:footnotePr>
        <w:pos w:val="beneathText"/>
      </w:footnotePr>
      <w:endnotePr>
        <w:numFmt w:val="decimal"/>
      </w:endnotePr>
      <w:pgSz w:w="12240" w:h="15840" w:code="1"/>
      <w:pgMar w:top="1440" w:right="1800" w:bottom="1440" w:left="1800" w:header="706" w:footer="706" w:gutter="0"/>
      <w:cols w:space="708"/>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5B805F" w14:textId="77777777" w:rsidR="0048387D" w:rsidRDefault="0048387D" w:rsidP="00905D15">
      <w:r>
        <w:separator/>
      </w:r>
    </w:p>
  </w:endnote>
  <w:endnote w:type="continuationSeparator" w:id="0">
    <w:p w14:paraId="0B1FE84E" w14:textId="77777777" w:rsidR="0048387D" w:rsidRDefault="0048387D" w:rsidP="00905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F1D7F" w14:textId="008FE001" w:rsidR="005502D1" w:rsidRPr="00CD5679" w:rsidRDefault="005502D1" w:rsidP="00510C01">
    <w:pPr>
      <w:pStyle w:val="Footer"/>
    </w:pPr>
    <w:r>
      <w:t>CloudShell NFV Installation Automation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8C3A81" w14:textId="77777777" w:rsidR="0048387D" w:rsidRDefault="0048387D" w:rsidP="00905D15">
      <w:r>
        <w:separator/>
      </w:r>
    </w:p>
  </w:footnote>
  <w:footnote w:type="continuationSeparator" w:id="0">
    <w:p w14:paraId="356F75DB" w14:textId="77777777" w:rsidR="0048387D" w:rsidRDefault="0048387D" w:rsidP="00905D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88B99" w14:textId="0CEA5039" w:rsidR="005502D1" w:rsidRPr="00CD5679" w:rsidRDefault="005502D1" w:rsidP="00D077E6">
    <w:pPr>
      <w:pStyle w:val="Header"/>
      <w:rPr>
        <w:noProof/>
      </w:rPr>
    </w:pPr>
    <w:r w:rsidRPr="00CD5679">
      <w:tab/>
    </w:r>
    <w:r>
      <w:t>User Guide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EE5"/>
    <w:multiLevelType w:val="hybridMultilevel"/>
    <w:tmpl w:val="7C74DC9E"/>
    <w:lvl w:ilvl="0" w:tplc="DB2228D2">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04893"/>
    <w:multiLevelType w:val="hybridMultilevel"/>
    <w:tmpl w:val="D04C8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F0404"/>
    <w:multiLevelType w:val="hybridMultilevel"/>
    <w:tmpl w:val="244E186E"/>
    <w:lvl w:ilvl="0" w:tplc="EE2CCF44">
      <w:start w:val="1"/>
      <w:numFmt w:val="bullet"/>
      <w:pStyle w:val="nbullet"/>
      <w:lvlText w:val=""/>
      <w:lvlJc w:val="left"/>
      <w:pPr>
        <w:ind w:left="360" w:hanging="360"/>
      </w:pPr>
      <w:rPr>
        <w:rFonts w:ascii="Wingdings" w:hAnsi="Wingdings" w:cs="Symbol" w:hint="default"/>
        <w:sz w:val="18"/>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7FA3DAB"/>
    <w:multiLevelType w:val="hybridMultilevel"/>
    <w:tmpl w:val="FEA83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B3190"/>
    <w:multiLevelType w:val="hybridMultilevel"/>
    <w:tmpl w:val="21D4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E5275"/>
    <w:multiLevelType w:val="hybridMultilevel"/>
    <w:tmpl w:val="572A7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B55F52"/>
    <w:multiLevelType w:val="hybridMultilevel"/>
    <w:tmpl w:val="52480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583DFA"/>
    <w:multiLevelType w:val="hybridMultilevel"/>
    <w:tmpl w:val="8E689528"/>
    <w:lvl w:ilvl="0" w:tplc="F9CA3F2A">
      <w:start w:val="1"/>
      <w:numFmt w:val="lowerLetter"/>
      <w:lvlText w:val="%1."/>
      <w:lvlJc w:val="left"/>
      <w:pPr>
        <w:ind w:left="720" w:hanging="360"/>
      </w:pPr>
      <w:rPr>
        <w:rFonts w:cs="Times New Roman" w:hint="default"/>
        <w:color w:val="4C4C4C"/>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FA0027"/>
    <w:multiLevelType w:val="hybridMultilevel"/>
    <w:tmpl w:val="1F3ED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E74702"/>
    <w:multiLevelType w:val="hybridMultilevel"/>
    <w:tmpl w:val="795072AA"/>
    <w:lvl w:ilvl="0" w:tplc="78E8DFBC">
      <w:start w:val="1"/>
      <w:numFmt w:val="bullet"/>
      <w:pStyle w:val="nbullet00"/>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1CBE5E36"/>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83436"/>
    <w:multiLevelType w:val="hybridMultilevel"/>
    <w:tmpl w:val="1B3E62D0"/>
    <w:lvl w:ilvl="0" w:tplc="C9DC777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927E38"/>
    <w:multiLevelType w:val="hybridMultilevel"/>
    <w:tmpl w:val="DF80B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B86F54"/>
    <w:multiLevelType w:val="hybridMultilevel"/>
    <w:tmpl w:val="3F80893E"/>
    <w:lvl w:ilvl="0" w:tplc="7A163AEE">
      <w:start w:val="3"/>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D74F05"/>
    <w:multiLevelType w:val="hybridMultilevel"/>
    <w:tmpl w:val="633AFF6C"/>
    <w:lvl w:ilvl="0" w:tplc="F1C6F12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D7DB4"/>
    <w:multiLevelType w:val="hybridMultilevel"/>
    <w:tmpl w:val="82242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52385F"/>
    <w:multiLevelType w:val="hybridMultilevel"/>
    <w:tmpl w:val="9E468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E563BF"/>
    <w:multiLevelType w:val="hybridMultilevel"/>
    <w:tmpl w:val="604CD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4843E6"/>
    <w:multiLevelType w:val="hybridMultilevel"/>
    <w:tmpl w:val="2E527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512A0"/>
    <w:multiLevelType w:val="hybridMultilevel"/>
    <w:tmpl w:val="53E4E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FB23EE"/>
    <w:multiLevelType w:val="hybridMultilevel"/>
    <w:tmpl w:val="ABD2127A"/>
    <w:lvl w:ilvl="0" w:tplc="52C4B308">
      <w:start w:val="5"/>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CC14EC"/>
    <w:multiLevelType w:val="hybridMultilevel"/>
    <w:tmpl w:val="9864C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5E6F6F"/>
    <w:multiLevelType w:val="hybridMultilevel"/>
    <w:tmpl w:val="28860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7F47F3"/>
    <w:multiLevelType w:val="hybridMultilevel"/>
    <w:tmpl w:val="FAC4B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E476CF"/>
    <w:multiLevelType w:val="hybridMultilevel"/>
    <w:tmpl w:val="B1BCF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493FAE"/>
    <w:multiLevelType w:val="hybridMultilevel"/>
    <w:tmpl w:val="EA462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C431CE"/>
    <w:multiLevelType w:val="hybridMultilevel"/>
    <w:tmpl w:val="FA566332"/>
    <w:lvl w:ilvl="0" w:tplc="A4D287F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5632A9"/>
    <w:multiLevelType w:val="hybridMultilevel"/>
    <w:tmpl w:val="34BA2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C73E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7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2AD21E7"/>
    <w:multiLevelType w:val="hybridMultilevel"/>
    <w:tmpl w:val="9E081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15397D"/>
    <w:multiLevelType w:val="hybridMultilevel"/>
    <w:tmpl w:val="40E26F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993096"/>
    <w:multiLevelType w:val="hybridMultilevel"/>
    <w:tmpl w:val="A140A48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C17E4D"/>
    <w:multiLevelType w:val="hybridMultilevel"/>
    <w:tmpl w:val="D7A2EB7C"/>
    <w:lvl w:ilvl="0" w:tplc="D0D2BD9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A92C0A"/>
    <w:multiLevelType w:val="hybridMultilevel"/>
    <w:tmpl w:val="CE844D90"/>
    <w:lvl w:ilvl="0" w:tplc="CA8877C8">
      <w:numFmt w:val="bullet"/>
      <w:lvlText w:val=""/>
      <w:lvlJc w:val="left"/>
      <w:pPr>
        <w:ind w:left="420" w:hanging="360"/>
      </w:pPr>
      <w:rPr>
        <w:rFonts w:ascii="Symbol" w:eastAsiaTheme="minorEastAsia"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4" w15:restartNumberingAfterBreak="0">
    <w:nsid w:val="50C72D77"/>
    <w:multiLevelType w:val="hybridMultilevel"/>
    <w:tmpl w:val="FA483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A37980"/>
    <w:multiLevelType w:val="hybridMultilevel"/>
    <w:tmpl w:val="FAA8B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D3254B"/>
    <w:multiLevelType w:val="hybridMultilevel"/>
    <w:tmpl w:val="865C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65528D"/>
    <w:multiLevelType w:val="hybridMultilevel"/>
    <w:tmpl w:val="5E624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6E1E1F"/>
    <w:multiLevelType w:val="multilevel"/>
    <w:tmpl w:val="01CC365E"/>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39" w15:restartNumberingAfterBreak="0">
    <w:nsid w:val="65BF270E"/>
    <w:multiLevelType w:val="hybridMultilevel"/>
    <w:tmpl w:val="9B7A3192"/>
    <w:lvl w:ilvl="0" w:tplc="F10025BA">
      <w:start w:val="1"/>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FC0C92"/>
    <w:multiLevelType w:val="hybridMultilevel"/>
    <w:tmpl w:val="754E9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E30AD9"/>
    <w:multiLevelType w:val="hybridMultilevel"/>
    <w:tmpl w:val="987AF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2803E9"/>
    <w:multiLevelType w:val="hybridMultilevel"/>
    <w:tmpl w:val="636ED8DE"/>
    <w:lvl w:ilvl="0" w:tplc="59625DB6">
      <w:start w:val="5"/>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796A2B"/>
    <w:multiLevelType w:val="hybridMultilevel"/>
    <w:tmpl w:val="8BB8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7A0E4D"/>
    <w:multiLevelType w:val="hybridMultilevel"/>
    <w:tmpl w:val="7DF6D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2179A7"/>
    <w:multiLevelType w:val="hybridMultilevel"/>
    <w:tmpl w:val="B34AD024"/>
    <w:lvl w:ilvl="0" w:tplc="F10025BA">
      <w:start w:val="1"/>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C8236D"/>
    <w:multiLevelType w:val="hybridMultilevel"/>
    <w:tmpl w:val="8E5CFA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6A33BC"/>
    <w:multiLevelType w:val="hybridMultilevel"/>
    <w:tmpl w:val="00AC2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624A64"/>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643D3B"/>
    <w:multiLevelType w:val="hybridMultilevel"/>
    <w:tmpl w:val="5D5CF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26"/>
  </w:num>
  <w:num w:numId="4">
    <w:abstractNumId w:val="31"/>
  </w:num>
  <w:num w:numId="5">
    <w:abstractNumId w:val="6"/>
  </w:num>
  <w:num w:numId="6">
    <w:abstractNumId w:val="16"/>
  </w:num>
  <w:num w:numId="7">
    <w:abstractNumId w:val="29"/>
  </w:num>
  <w:num w:numId="8">
    <w:abstractNumId w:val="48"/>
  </w:num>
  <w:num w:numId="9">
    <w:abstractNumId w:val="43"/>
  </w:num>
  <w:num w:numId="10">
    <w:abstractNumId w:val="23"/>
  </w:num>
  <w:num w:numId="11">
    <w:abstractNumId w:val="10"/>
  </w:num>
  <w:num w:numId="12">
    <w:abstractNumId w:val="1"/>
  </w:num>
  <w:num w:numId="13">
    <w:abstractNumId w:val="34"/>
  </w:num>
  <w:num w:numId="14">
    <w:abstractNumId w:val="30"/>
  </w:num>
  <w:num w:numId="15">
    <w:abstractNumId w:val="12"/>
  </w:num>
  <w:num w:numId="16">
    <w:abstractNumId w:val="41"/>
  </w:num>
  <w:num w:numId="17">
    <w:abstractNumId w:val="35"/>
  </w:num>
  <w:num w:numId="18">
    <w:abstractNumId w:val="15"/>
  </w:num>
  <w:num w:numId="19">
    <w:abstractNumId w:val="3"/>
  </w:num>
  <w:num w:numId="20">
    <w:abstractNumId w:val="37"/>
  </w:num>
  <w:num w:numId="21">
    <w:abstractNumId w:val="8"/>
  </w:num>
  <w:num w:numId="22">
    <w:abstractNumId w:val="4"/>
  </w:num>
  <w:num w:numId="23">
    <w:abstractNumId w:val="21"/>
  </w:num>
  <w:num w:numId="24">
    <w:abstractNumId w:val="46"/>
  </w:num>
  <w:num w:numId="25">
    <w:abstractNumId w:val="19"/>
  </w:num>
  <w:num w:numId="26">
    <w:abstractNumId w:val="47"/>
  </w:num>
  <w:num w:numId="27">
    <w:abstractNumId w:val="0"/>
  </w:num>
  <w:num w:numId="28">
    <w:abstractNumId w:val="38"/>
  </w:num>
  <w:num w:numId="29">
    <w:abstractNumId w:val="39"/>
  </w:num>
  <w:num w:numId="30">
    <w:abstractNumId w:val="45"/>
  </w:num>
  <w:num w:numId="31">
    <w:abstractNumId w:val="33"/>
  </w:num>
  <w:num w:numId="32">
    <w:abstractNumId w:val="32"/>
  </w:num>
  <w:num w:numId="33">
    <w:abstractNumId w:val="28"/>
  </w:num>
  <w:num w:numId="34">
    <w:abstractNumId w:val="14"/>
  </w:num>
  <w:num w:numId="35">
    <w:abstractNumId w:val="49"/>
  </w:num>
  <w:num w:numId="36">
    <w:abstractNumId w:val="36"/>
  </w:num>
  <w:num w:numId="37">
    <w:abstractNumId w:val="25"/>
  </w:num>
  <w:num w:numId="38">
    <w:abstractNumId w:val="13"/>
  </w:num>
  <w:num w:numId="39">
    <w:abstractNumId w:val="20"/>
  </w:num>
  <w:num w:numId="40">
    <w:abstractNumId w:val="42"/>
  </w:num>
  <w:num w:numId="41">
    <w:abstractNumId w:val="17"/>
  </w:num>
  <w:num w:numId="42">
    <w:abstractNumId w:val="11"/>
  </w:num>
  <w:num w:numId="43">
    <w:abstractNumId w:val="40"/>
  </w:num>
  <w:num w:numId="44">
    <w:abstractNumId w:val="22"/>
  </w:num>
  <w:num w:numId="45">
    <w:abstractNumId w:val="5"/>
  </w:num>
  <w:num w:numId="46">
    <w:abstractNumId w:val="27"/>
  </w:num>
  <w:num w:numId="47">
    <w:abstractNumId w:val="44"/>
  </w:num>
  <w:num w:numId="48">
    <w:abstractNumId w:val="18"/>
  </w:num>
  <w:num w:numId="49">
    <w:abstractNumId w:val="7"/>
  </w:num>
  <w:num w:numId="50">
    <w:abstractNumId w:val="24"/>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mri Avraham">
    <w15:presenceInfo w15:providerId="AD" w15:userId="S-1-5-21-1487810946-2753822684-3978873285-62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rawingGridHorizontalSpacing w:val="120"/>
  <w:displayHorizontalDrawingGridEvery w:val="2"/>
  <w:characterSpacingControl w:val="doNotCompress"/>
  <w:hdrShapeDefaults>
    <o:shapedefaults v:ext="edit" spidmax="2049"/>
  </w:hdrShapeDefaults>
  <w:footnotePr>
    <w:pos w:val="beneathText"/>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61A"/>
    <w:rsid w:val="00000162"/>
    <w:rsid w:val="000015F7"/>
    <w:rsid w:val="00001E18"/>
    <w:rsid w:val="00002893"/>
    <w:rsid w:val="00003629"/>
    <w:rsid w:val="00004334"/>
    <w:rsid w:val="000048DB"/>
    <w:rsid w:val="000050EA"/>
    <w:rsid w:val="00005603"/>
    <w:rsid w:val="00005919"/>
    <w:rsid w:val="00010D56"/>
    <w:rsid w:val="00010F90"/>
    <w:rsid w:val="00012226"/>
    <w:rsid w:val="0001339A"/>
    <w:rsid w:val="000150F7"/>
    <w:rsid w:val="000167F1"/>
    <w:rsid w:val="00017FD9"/>
    <w:rsid w:val="0002165A"/>
    <w:rsid w:val="0002224F"/>
    <w:rsid w:val="00022507"/>
    <w:rsid w:val="000236CB"/>
    <w:rsid w:val="00023B66"/>
    <w:rsid w:val="00023CF3"/>
    <w:rsid w:val="00024062"/>
    <w:rsid w:val="00024F96"/>
    <w:rsid w:val="00025C75"/>
    <w:rsid w:val="0003027F"/>
    <w:rsid w:val="000303DC"/>
    <w:rsid w:val="000307A5"/>
    <w:rsid w:val="000326C1"/>
    <w:rsid w:val="00032C83"/>
    <w:rsid w:val="00033B39"/>
    <w:rsid w:val="000408C0"/>
    <w:rsid w:val="0004160F"/>
    <w:rsid w:val="00042B83"/>
    <w:rsid w:val="000430B0"/>
    <w:rsid w:val="00046A4B"/>
    <w:rsid w:val="00050564"/>
    <w:rsid w:val="00051679"/>
    <w:rsid w:val="00052E57"/>
    <w:rsid w:val="000530C9"/>
    <w:rsid w:val="00054342"/>
    <w:rsid w:val="00054A99"/>
    <w:rsid w:val="00054E37"/>
    <w:rsid w:val="0005603A"/>
    <w:rsid w:val="00056617"/>
    <w:rsid w:val="00056D10"/>
    <w:rsid w:val="00056D68"/>
    <w:rsid w:val="000623C8"/>
    <w:rsid w:val="0006348A"/>
    <w:rsid w:val="00063B25"/>
    <w:rsid w:val="00064846"/>
    <w:rsid w:val="00064ABB"/>
    <w:rsid w:val="0006582A"/>
    <w:rsid w:val="00066663"/>
    <w:rsid w:val="00066F17"/>
    <w:rsid w:val="000672C5"/>
    <w:rsid w:val="00067BD4"/>
    <w:rsid w:val="0007147A"/>
    <w:rsid w:val="00071818"/>
    <w:rsid w:val="000728BA"/>
    <w:rsid w:val="00072B27"/>
    <w:rsid w:val="00072E4D"/>
    <w:rsid w:val="00073755"/>
    <w:rsid w:val="00074A28"/>
    <w:rsid w:val="000812CA"/>
    <w:rsid w:val="000815F6"/>
    <w:rsid w:val="00081FD0"/>
    <w:rsid w:val="000822E7"/>
    <w:rsid w:val="000824AF"/>
    <w:rsid w:val="00082C86"/>
    <w:rsid w:val="00082F24"/>
    <w:rsid w:val="00084314"/>
    <w:rsid w:val="000845DF"/>
    <w:rsid w:val="00084E89"/>
    <w:rsid w:val="00090FCE"/>
    <w:rsid w:val="0009244D"/>
    <w:rsid w:val="000928A7"/>
    <w:rsid w:val="00093891"/>
    <w:rsid w:val="00093EA2"/>
    <w:rsid w:val="000949E7"/>
    <w:rsid w:val="000950CF"/>
    <w:rsid w:val="0009589D"/>
    <w:rsid w:val="00097630"/>
    <w:rsid w:val="00097C64"/>
    <w:rsid w:val="000A314E"/>
    <w:rsid w:val="000A3D80"/>
    <w:rsid w:val="000A62AB"/>
    <w:rsid w:val="000A6585"/>
    <w:rsid w:val="000A6A6D"/>
    <w:rsid w:val="000A7DA8"/>
    <w:rsid w:val="000B0615"/>
    <w:rsid w:val="000B0914"/>
    <w:rsid w:val="000B1CEE"/>
    <w:rsid w:val="000B212A"/>
    <w:rsid w:val="000B289A"/>
    <w:rsid w:val="000B2A8A"/>
    <w:rsid w:val="000B2E1D"/>
    <w:rsid w:val="000B361A"/>
    <w:rsid w:val="000B3D5D"/>
    <w:rsid w:val="000B634D"/>
    <w:rsid w:val="000C00F9"/>
    <w:rsid w:val="000C0429"/>
    <w:rsid w:val="000C1116"/>
    <w:rsid w:val="000C15E7"/>
    <w:rsid w:val="000C19C4"/>
    <w:rsid w:val="000C2344"/>
    <w:rsid w:val="000C2612"/>
    <w:rsid w:val="000C395B"/>
    <w:rsid w:val="000C451F"/>
    <w:rsid w:val="000C601E"/>
    <w:rsid w:val="000C6771"/>
    <w:rsid w:val="000C6979"/>
    <w:rsid w:val="000C6C58"/>
    <w:rsid w:val="000C74E5"/>
    <w:rsid w:val="000C7783"/>
    <w:rsid w:val="000D0AAE"/>
    <w:rsid w:val="000D18CC"/>
    <w:rsid w:val="000D23CA"/>
    <w:rsid w:val="000D4FE5"/>
    <w:rsid w:val="000D5277"/>
    <w:rsid w:val="000D7EBF"/>
    <w:rsid w:val="000E096C"/>
    <w:rsid w:val="000E11C4"/>
    <w:rsid w:val="000E1BDA"/>
    <w:rsid w:val="000E1D9A"/>
    <w:rsid w:val="000E225A"/>
    <w:rsid w:val="000E3360"/>
    <w:rsid w:val="000E4275"/>
    <w:rsid w:val="000E5A3C"/>
    <w:rsid w:val="000E5FAA"/>
    <w:rsid w:val="000E65FA"/>
    <w:rsid w:val="000E66DA"/>
    <w:rsid w:val="000E743D"/>
    <w:rsid w:val="000E7CC4"/>
    <w:rsid w:val="000F0871"/>
    <w:rsid w:val="000F1608"/>
    <w:rsid w:val="000F1D20"/>
    <w:rsid w:val="000F27CF"/>
    <w:rsid w:val="000F29A2"/>
    <w:rsid w:val="000F33D7"/>
    <w:rsid w:val="000F3B0F"/>
    <w:rsid w:val="000F5203"/>
    <w:rsid w:val="000F5BE6"/>
    <w:rsid w:val="00100A52"/>
    <w:rsid w:val="00102C08"/>
    <w:rsid w:val="0010486F"/>
    <w:rsid w:val="00104D6B"/>
    <w:rsid w:val="00106325"/>
    <w:rsid w:val="00106BC5"/>
    <w:rsid w:val="0010710B"/>
    <w:rsid w:val="001102C6"/>
    <w:rsid w:val="001102E4"/>
    <w:rsid w:val="0011045D"/>
    <w:rsid w:val="00111795"/>
    <w:rsid w:val="001128B1"/>
    <w:rsid w:val="00112D1F"/>
    <w:rsid w:val="00113434"/>
    <w:rsid w:val="001157CF"/>
    <w:rsid w:val="001167D1"/>
    <w:rsid w:val="0012083B"/>
    <w:rsid w:val="00120B36"/>
    <w:rsid w:val="001217A0"/>
    <w:rsid w:val="001228AF"/>
    <w:rsid w:val="00122A30"/>
    <w:rsid w:val="001233CA"/>
    <w:rsid w:val="00123EB8"/>
    <w:rsid w:val="001243C9"/>
    <w:rsid w:val="00124A50"/>
    <w:rsid w:val="00124A85"/>
    <w:rsid w:val="00124E5A"/>
    <w:rsid w:val="00125C17"/>
    <w:rsid w:val="00125F1A"/>
    <w:rsid w:val="00126092"/>
    <w:rsid w:val="00127B48"/>
    <w:rsid w:val="001301F1"/>
    <w:rsid w:val="00132CE6"/>
    <w:rsid w:val="00133795"/>
    <w:rsid w:val="00133947"/>
    <w:rsid w:val="00133D45"/>
    <w:rsid w:val="00134B9C"/>
    <w:rsid w:val="001358A6"/>
    <w:rsid w:val="00136A52"/>
    <w:rsid w:val="00136BED"/>
    <w:rsid w:val="00141C91"/>
    <w:rsid w:val="00142170"/>
    <w:rsid w:val="00144BB1"/>
    <w:rsid w:val="00144E3A"/>
    <w:rsid w:val="001463ED"/>
    <w:rsid w:val="00147535"/>
    <w:rsid w:val="00150963"/>
    <w:rsid w:val="00150D5B"/>
    <w:rsid w:val="00150DFD"/>
    <w:rsid w:val="0015141A"/>
    <w:rsid w:val="00152761"/>
    <w:rsid w:val="0015353B"/>
    <w:rsid w:val="00153726"/>
    <w:rsid w:val="00153EB2"/>
    <w:rsid w:val="00154039"/>
    <w:rsid w:val="00154D5C"/>
    <w:rsid w:val="00155211"/>
    <w:rsid w:val="00155223"/>
    <w:rsid w:val="00157E11"/>
    <w:rsid w:val="00160ED3"/>
    <w:rsid w:val="0016102D"/>
    <w:rsid w:val="00161289"/>
    <w:rsid w:val="00161C8C"/>
    <w:rsid w:val="00162810"/>
    <w:rsid w:val="00164EFC"/>
    <w:rsid w:val="00165426"/>
    <w:rsid w:val="00166B6F"/>
    <w:rsid w:val="00167239"/>
    <w:rsid w:val="00167792"/>
    <w:rsid w:val="00172326"/>
    <w:rsid w:val="00173C8F"/>
    <w:rsid w:val="001744E4"/>
    <w:rsid w:val="0017639A"/>
    <w:rsid w:val="00180FA7"/>
    <w:rsid w:val="00182090"/>
    <w:rsid w:val="0018222B"/>
    <w:rsid w:val="001824D2"/>
    <w:rsid w:val="00182694"/>
    <w:rsid w:val="00182733"/>
    <w:rsid w:val="0018391C"/>
    <w:rsid w:val="00183B2B"/>
    <w:rsid w:val="00184CB4"/>
    <w:rsid w:val="00186BBF"/>
    <w:rsid w:val="001877AF"/>
    <w:rsid w:val="00191472"/>
    <w:rsid w:val="0019159E"/>
    <w:rsid w:val="0019176B"/>
    <w:rsid w:val="001934D4"/>
    <w:rsid w:val="00193687"/>
    <w:rsid w:val="001953D9"/>
    <w:rsid w:val="00195D69"/>
    <w:rsid w:val="0019654A"/>
    <w:rsid w:val="001A05D1"/>
    <w:rsid w:val="001A097D"/>
    <w:rsid w:val="001A0AD5"/>
    <w:rsid w:val="001A18ED"/>
    <w:rsid w:val="001A1C17"/>
    <w:rsid w:val="001A24C8"/>
    <w:rsid w:val="001A3FEE"/>
    <w:rsid w:val="001A7746"/>
    <w:rsid w:val="001A7ED4"/>
    <w:rsid w:val="001B0452"/>
    <w:rsid w:val="001B0528"/>
    <w:rsid w:val="001B078E"/>
    <w:rsid w:val="001B1C70"/>
    <w:rsid w:val="001B2BD2"/>
    <w:rsid w:val="001B2CFC"/>
    <w:rsid w:val="001B2DB6"/>
    <w:rsid w:val="001B426E"/>
    <w:rsid w:val="001B48C9"/>
    <w:rsid w:val="001B4DF8"/>
    <w:rsid w:val="001B5077"/>
    <w:rsid w:val="001C1B3D"/>
    <w:rsid w:val="001C2879"/>
    <w:rsid w:val="001C2A26"/>
    <w:rsid w:val="001C40EB"/>
    <w:rsid w:val="001C5079"/>
    <w:rsid w:val="001C5461"/>
    <w:rsid w:val="001C58F6"/>
    <w:rsid w:val="001C6B7E"/>
    <w:rsid w:val="001C7A71"/>
    <w:rsid w:val="001D0436"/>
    <w:rsid w:val="001D07AF"/>
    <w:rsid w:val="001D2367"/>
    <w:rsid w:val="001D3979"/>
    <w:rsid w:val="001D3BD5"/>
    <w:rsid w:val="001D51CB"/>
    <w:rsid w:val="001D582D"/>
    <w:rsid w:val="001D58CE"/>
    <w:rsid w:val="001D5DE2"/>
    <w:rsid w:val="001D6782"/>
    <w:rsid w:val="001D7E5D"/>
    <w:rsid w:val="001E04C7"/>
    <w:rsid w:val="001E153D"/>
    <w:rsid w:val="001E2267"/>
    <w:rsid w:val="001E2F5B"/>
    <w:rsid w:val="001E5060"/>
    <w:rsid w:val="001E50A5"/>
    <w:rsid w:val="001E6BEE"/>
    <w:rsid w:val="001E6E72"/>
    <w:rsid w:val="001F04A8"/>
    <w:rsid w:val="001F27BF"/>
    <w:rsid w:val="001F2E8C"/>
    <w:rsid w:val="001F3256"/>
    <w:rsid w:val="001F3C4F"/>
    <w:rsid w:val="001F65AE"/>
    <w:rsid w:val="001F6D96"/>
    <w:rsid w:val="002008AA"/>
    <w:rsid w:val="002016E3"/>
    <w:rsid w:val="00201871"/>
    <w:rsid w:val="00201C76"/>
    <w:rsid w:val="00204F46"/>
    <w:rsid w:val="00205D4B"/>
    <w:rsid w:val="0020686F"/>
    <w:rsid w:val="00206DAA"/>
    <w:rsid w:val="00206FA5"/>
    <w:rsid w:val="002070ED"/>
    <w:rsid w:val="00210571"/>
    <w:rsid w:val="002142AB"/>
    <w:rsid w:val="0021482A"/>
    <w:rsid w:val="0021490F"/>
    <w:rsid w:val="0021503A"/>
    <w:rsid w:val="002156FB"/>
    <w:rsid w:val="00216205"/>
    <w:rsid w:val="00217A7B"/>
    <w:rsid w:val="00217C3E"/>
    <w:rsid w:val="00220DA8"/>
    <w:rsid w:val="00221401"/>
    <w:rsid w:val="00221B4B"/>
    <w:rsid w:val="0022425F"/>
    <w:rsid w:val="002249CF"/>
    <w:rsid w:val="00224D22"/>
    <w:rsid w:val="00225D03"/>
    <w:rsid w:val="00225E39"/>
    <w:rsid w:val="0022602E"/>
    <w:rsid w:val="00226461"/>
    <w:rsid w:val="00230D08"/>
    <w:rsid w:val="002320B3"/>
    <w:rsid w:val="00233B24"/>
    <w:rsid w:val="00234041"/>
    <w:rsid w:val="00234F75"/>
    <w:rsid w:val="0023511C"/>
    <w:rsid w:val="00235672"/>
    <w:rsid w:val="0023704E"/>
    <w:rsid w:val="00237947"/>
    <w:rsid w:val="00241E3E"/>
    <w:rsid w:val="00242634"/>
    <w:rsid w:val="00242957"/>
    <w:rsid w:val="00243C70"/>
    <w:rsid w:val="002441A4"/>
    <w:rsid w:val="0024558C"/>
    <w:rsid w:val="00245905"/>
    <w:rsid w:val="00245FF1"/>
    <w:rsid w:val="002463F7"/>
    <w:rsid w:val="00246DDB"/>
    <w:rsid w:val="00247E85"/>
    <w:rsid w:val="00250A8B"/>
    <w:rsid w:val="00257681"/>
    <w:rsid w:val="002578AF"/>
    <w:rsid w:val="002603FC"/>
    <w:rsid w:val="00260B43"/>
    <w:rsid w:val="00260C70"/>
    <w:rsid w:val="00260D71"/>
    <w:rsid w:val="00261508"/>
    <w:rsid w:val="00261F7F"/>
    <w:rsid w:val="00262C3B"/>
    <w:rsid w:val="00262CFA"/>
    <w:rsid w:val="002649E8"/>
    <w:rsid w:val="00264BCF"/>
    <w:rsid w:val="002665B9"/>
    <w:rsid w:val="00266B09"/>
    <w:rsid w:val="00267EA8"/>
    <w:rsid w:val="002725BD"/>
    <w:rsid w:val="00272FEC"/>
    <w:rsid w:val="00274314"/>
    <w:rsid w:val="00274ECD"/>
    <w:rsid w:val="00275012"/>
    <w:rsid w:val="00277303"/>
    <w:rsid w:val="002779A6"/>
    <w:rsid w:val="00277F31"/>
    <w:rsid w:val="00280D97"/>
    <w:rsid w:val="00283757"/>
    <w:rsid w:val="00285514"/>
    <w:rsid w:val="00285FC0"/>
    <w:rsid w:val="00286883"/>
    <w:rsid w:val="002872F6"/>
    <w:rsid w:val="002909BA"/>
    <w:rsid w:val="00293982"/>
    <w:rsid w:val="00295D62"/>
    <w:rsid w:val="00296E2B"/>
    <w:rsid w:val="002A02F1"/>
    <w:rsid w:val="002A0555"/>
    <w:rsid w:val="002A1ABF"/>
    <w:rsid w:val="002A1ADE"/>
    <w:rsid w:val="002A3632"/>
    <w:rsid w:val="002A3B5B"/>
    <w:rsid w:val="002A40D1"/>
    <w:rsid w:val="002A59AA"/>
    <w:rsid w:val="002A6900"/>
    <w:rsid w:val="002A6BB5"/>
    <w:rsid w:val="002B022E"/>
    <w:rsid w:val="002B0755"/>
    <w:rsid w:val="002B20AD"/>
    <w:rsid w:val="002B3DA2"/>
    <w:rsid w:val="002B409F"/>
    <w:rsid w:val="002B7C12"/>
    <w:rsid w:val="002C0ACE"/>
    <w:rsid w:val="002C1CA3"/>
    <w:rsid w:val="002C2157"/>
    <w:rsid w:val="002C219C"/>
    <w:rsid w:val="002C22B0"/>
    <w:rsid w:val="002C2A0E"/>
    <w:rsid w:val="002C31E7"/>
    <w:rsid w:val="002C34B1"/>
    <w:rsid w:val="002C34D6"/>
    <w:rsid w:val="002C6FE8"/>
    <w:rsid w:val="002D0934"/>
    <w:rsid w:val="002D1D1D"/>
    <w:rsid w:val="002D2D69"/>
    <w:rsid w:val="002D3EEC"/>
    <w:rsid w:val="002D42A4"/>
    <w:rsid w:val="002D5031"/>
    <w:rsid w:val="002D65C8"/>
    <w:rsid w:val="002D6903"/>
    <w:rsid w:val="002D7521"/>
    <w:rsid w:val="002D7A7F"/>
    <w:rsid w:val="002E03A8"/>
    <w:rsid w:val="002E1A99"/>
    <w:rsid w:val="002E25EE"/>
    <w:rsid w:val="002E26BD"/>
    <w:rsid w:val="002E28D6"/>
    <w:rsid w:val="002E304D"/>
    <w:rsid w:val="002E3BA3"/>
    <w:rsid w:val="002E4733"/>
    <w:rsid w:val="002E5322"/>
    <w:rsid w:val="002E5F43"/>
    <w:rsid w:val="002E618B"/>
    <w:rsid w:val="002E676B"/>
    <w:rsid w:val="002E6CF6"/>
    <w:rsid w:val="002E7D8A"/>
    <w:rsid w:val="002E7E77"/>
    <w:rsid w:val="002E7F95"/>
    <w:rsid w:val="002F1857"/>
    <w:rsid w:val="002F329A"/>
    <w:rsid w:val="002F3CC3"/>
    <w:rsid w:val="002F4AD6"/>
    <w:rsid w:val="002F5DFD"/>
    <w:rsid w:val="002F7066"/>
    <w:rsid w:val="002F7440"/>
    <w:rsid w:val="003005A6"/>
    <w:rsid w:val="00302691"/>
    <w:rsid w:val="003027C9"/>
    <w:rsid w:val="00304841"/>
    <w:rsid w:val="003056D8"/>
    <w:rsid w:val="00305862"/>
    <w:rsid w:val="00305D70"/>
    <w:rsid w:val="00305FBC"/>
    <w:rsid w:val="0030635B"/>
    <w:rsid w:val="00311C6F"/>
    <w:rsid w:val="003123F9"/>
    <w:rsid w:val="003125C7"/>
    <w:rsid w:val="00312B9C"/>
    <w:rsid w:val="00314109"/>
    <w:rsid w:val="00314BA5"/>
    <w:rsid w:val="00314C5E"/>
    <w:rsid w:val="00315CD1"/>
    <w:rsid w:val="00317370"/>
    <w:rsid w:val="00317665"/>
    <w:rsid w:val="003204A4"/>
    <w:rsid w:val="00321A6A"/>
    <w:rsid w:val="00321CF6"/>
    <w:rsid w:val="0032339F"/>
    <w:rsid w:val="00323DE3"/>
    <w:rsid w:val="0032441E"/>
    <w:rsid w:val="0032504C"/>
    <w:rsid w:val="003251CE"/>
    <w:rsid w:val="003252D7"/>
    <w:rsid w:val="00325D4D"/>
    <w:rsid w:val="00327EA3"/>
    <w:rsid w:val="003304F4"/>
    <w:rsid w:val="00332CAF"/>
    <w:rsid w:val="00333636"/>
    <w:rsid w:val="00333F81"/>
    <w:rsid w:val="00334E1D"/>
    <w:rsid w:val="00334F25"/>
    <w:rsid w:val="003357C6"/>
    <w:rsid w:val="00336699"/>
    <w:rsid w:val="003370C1"/>
    <w:rsid w:val="00337B5E"/>
    <w:rsid w:val="00342905"/>
    <w:rsid w:val="0034349D"/>
    <w:rsid w:val="00344C1E"/>
    <w:rsid w:val="00346F17"/>
    <w:rsid w:val="0034708B"/>
    <w:rsid w:val="003477E2"/>
    <w:rsid w:val="00347AB0"/>
    <w:rsid w:val="00350E66"/>
    <w:rsid w:val="00353983"/>
    <w:rsid w:val="00353D3B"/>
    <w:rsid w:val="003545C2"/>
    <w:rsid w:val="0035488A"/>
    <w:rsid w:val="00354A9B"/>
    <w:rsid w:val="0035520F"/>
    <w:rsid w:val="003555E7"/>
    <w:rsid w:val="00355B28"/>
    <w:rsid w:val="00356180"/>
    <w:rsid w:val="00356CB8"/>
    <w:rsid w:val="00357001"/>
    <w:rsid w:val="00357045"/>
    <w:rsid w:val="0035732F"/>
    <w:rsid w:val="00360DF3"/>
    <w:rsid w:val="00362BB0"/>
    <w:rsid w:val="00362CBA"/>
    <w:rsid w:val="00364394"/>
    <w:rsid w:val="00364B89"/>
    <w:rsid w:val="00365688"/>
    <w:rsid w:val="00365F01"/>
    <w:rsid w:val="00366620"/>
    <w:rsid w:val="00367730"/>
    <w:rsid w:val="003679D5"/>
    <w:rsid w:val="0037072B"/>
    <w:rsid w:val="00370D73"/>
    <w:rsid w:val="00372156"/>
    <w:rsid w:val="00373F85"/>
    <w:rsid w:val="00374B43"/>
    <w:rsid w:val="00375265"/>
    <w:rsid w:val="00375278"/>
    <w:rsid w:val="003757F9"/>
    <w:rsid w:val="003759A5"/>
    <w:rsid w:val="00376345"/>
    <w:rsid w:val="00380A00"/>
    <w:rsid w:val="00380EA1"/>
    <w:rsid w:val="003818D5"/>
    <w:rsid w:val="00384540"/>
    <w:rsid w:val="00384883"/>
    <w:rsid w:val="00384E8D"/>
    <w:rsid w:val="003850F5"/>
    <w:rsid w:val="003908B7"/>
    <w:rsid w:val="003909F3"/>
    <w:rsid w:val="0039167F"/>
    <w:rsid w:val="00391D0E"/>
    <w:rsid w:val="0039327C"/>
    <w:rsid w:val="00393613"/>
    <w:rsid w:val="003943FF"/>
    <w:rsid w:val="00396178"/>
    <w:rsid w:val="00396D2C"/>
    <w:rsid w:val="00396D85"/>
    <w:rsid w:val="003A0981"/>
    <w:rsid w:val="003A155E"/>
    <w:rsid w:val="003A1A24"/>
    <w:rsid w:val="003A3146"/>
    <w:rsid w:val="003A38C2"/>
    <w:rsid w:val="003A3B75"/>
    <w:rsid w:val="003A4313"/>
    <w:rsid w:val="003A4760"/>
    <w:rsid w:val="003A48D5"/>
    <w:rsid w:val="003A5185"/>
    <w:rsid w:val="003A713C"/>
    <w:rsid w:val="003A7696"/>
    <w:rsid w:val="003B2171"/>
    <w:rsid w:val="003B2880"/>
    <w:rsid w:val="003B2C8C"/>
    <w:rsid w:val="003B3525"/>
    <w:rsid w:val="003B3C91"/>
    <w:rsid w:val="003B6085"/>
    <w:rsid w:val="003B6F39"/>
    <w:rsid w:val="003B78C8"/>
    <w:rsid w:val="003C0439"/>
    <w:rsid w:val="003C0BF9"/>
    <w:rsid w:val="003C2570"/>
    <w:rsid w:val="003C2B2E"/>
    <w:rsid w:val="003C433F"/>
    <w:rsid w:val="003C45D6"/>
    <w:rsid w:val="003C498E"/>
    <w:rsid w:val="003C5178"/>
    <w:rsid w:val="003C6EA1"/>
    <w:rsid w:val="003C6FEA"/>
    <w:rsid w:val="003C7FFC"/>
    <w:rsid w:val="003D07F9"/>
    <w:rsid w:val="003D0BBE"/>
    <w:rsid w:val="003D1C16"/>
    <w:rsid w:val="003D281F"/>
    <w:rsid w:val="003D28C0"/>
    <w:rsid w:val="003D2F18"/>
    <w:rsid w:val="003D3C1F"/>
    <w:rsid w:val="003D4177"/>
    <w:rsid w:val="003D438B"/>
    <w:rsid w:val="003D519A"/>
    <w:rsid w:val="003D5D97"/>
    <w:rsid w:val="003D5F51"/>
    <w:rsid w:val="003D5F91"/>
    <w:rsid w:val="003D6128"/>
    <w:rsid w:val="003D7407"/>
    <w:rsid w:val="003E0F71"/>
    <w:rsid w:val="003E2701"/>
    <w:rsid w:val="003E2FCC"/>
    <w:rsid w:val="003E34FF"/>
    <w:rsid w:val="003E36E9"/>
    <w:rsid w:val="003E563C"/>
    <w:rsid w:val="003E6ED0"/>
    <w:rsid w:val="003E7536"/>
    <w:rsid w:val="003F0F7A"/>
    <w:rsid w:val="003F123D"/>
    <w:rsid w:val="003F1AE3"/>
    <w:rsid w:val="003F2750"/>
    <w:rsid w:val="003F3309"/>
    <w:rsid w:val="003F3690"/>
    <w:rsid w:val="003F4E9D"/>
    <w:rsid w:val="003F5CAD"/>
    <w:rsid w:val="003F6DF2"/>
    <w:rsid w:val="00400329"/>
    <w:rsid w:val="00400C05"/>
    <w:rsid w:val="0040220F"/>
    <w:rsid w:val="004036A9"/>
    <w:rsid w:val="00405684"/>
    <w:rsid w:val="00405CAB"/>
    <w:rsid w:val="0040726B"/>
    <w:rsid w:val="00407A06"/>
    <w:rsid w:val="00407A49"/>
    <w:rsid w:val="00407B3D"/>
    <w:rsid w:val="004104D6"/>
    <w:rsid w:val="0041097C"/>
    <w:rsid w:val="00411AFA"/>
    <w:rsid w:val="00412413"/>
    <w:rsid w:val="00413158"/>
    <w:rsid w:val="00413254"/>
    <w:rsid w:val="00413C00"/>
    <w:rsid w:val="00413EEE"/>
    <w:rsid w:val="00414348"/>
    <w:rsid w:val="004149BA"/>
    <w:rsid w:val="00414D8E"/>
    <w:rsid w:val="004152AB"/>
    <w:rsid w:val="00415465"/>
    <w:rsid w:val="0041646F"/>
    <w:rsid w:val="0042174D"/>
    <w:rsid w:val="00421ABB"/>
    <w:rsid w:val="00421E90"/>
    <w:rsid w:val="00422B3C"/>
    <w:rsid w:val="004246EA"/>
    <w:rsid w:val="00426470"/>
    <w:rsid w:val="00426E97"/>
    <w:rsid w:val="004274A5"/>
    <w:rsid w:val="00427F63"/>
    <w:rsid w:val="00430CFE"/>
    <w:rsid w:val="00430E71"/>
    <w:rsid w:val="004316FE"/>
    <w:rsid w:val="004329CC"/>
    <w:rsid w:val="00432A39"/>
    <w:rsid w:val="00432F12"/>
    <w:rsid w:val="0043462F"/>
    <w:rsid w:val="0043500A"/>
    <w:rsid w:val="00436205"/>
    <w:rsid w:val="00437472"/>
    <w:rsid w:val="004408BB"/>
    <w:rsid w:val="00440942"/>
    <w:rsid w:val="00440BD7"/>
    <w:rsid w:val="00443172"/>
    <w:rsid w:val="004434F7"/>
    <w:rsid w:val="00444246"/>
    <w:rsid w:val="00445747"/>
    <w:rsid w:val="00447845"/>
    <w:rsid w:val="00450CC4"/>
    <w:rsid w:val="00451C92"/>
    <w:rsid w:val="00452B37"/>
    <w:rsid w:val="00454591"/>
    <w:rsid w:val="00454A84"/>
    <w:rsid w:val="00455718"/>
    <w:rsid w:val="0045578A"/>
    <w:rsid w:val="00455CAE"/>
    <w:rsid w:val="004561EB"/>
    <w:rsid w:val="004571B7"/>
    <w:rsid w:val="004575BA"/>
    <w:rsid w:val="00457C9F"/>
    <w:rsid w:val="00460030"/>
    <w:rsid w:val="00460492"/>
    <w:rsid w:val="0046167A"/>
    <w:rsid w:val="00461D0F"/>
    <w:rsid w:val="00462A69"/>
    <w:rsid w:val="00464DBE"/>
    <w:rsid w:val="00465902"/>
    <w:rsid w:val="004664FE"/>
    <w:rsid w:val="0046672A"/>
    <w:rsid w:val="00466C7A"/>
    <w:rsid w:val="00467178"/>
    <w:rsid w:val="00467192"/>
    <w:rsid w:val="00467ECE"/>
    <w:rsid w:val="0047039B"/>
    <w:rsid w:val="00470D7C"/>
    <w:rsid w:val="00471A03"/>
    <w:rsid w:val="00473874"/>
    <w:rsid w:val="00476522"/>
    <w:rsid w:val="00477AA4"/>
    <w:rsid w:val="004802DE"/>
    <w:rsid w:val="00481545"/>
    <w:rsid w:val="0048216A"/>
    <w:rsid w:val="00482401"/>
    <w:rsid w:val="0048259D"/>
    <w:rsid w:val="0048387D"/>
    <w:rsid w:val="004838A1"/>
    <w:rsid w:val="00484D1C"/>
    <w:rsid w:val="00484DC5"/>
    <w:rsid w:val="00485A23"/>
    <w:rsid w:val="00486E54"/>
    <w:rsid w:val="00486E60"/>
    <w:rsid w:val="004877B8"/>
    <w:rsid w:val="00487E55"/>
    <w:rsid w:val="0049010A"/>
    <w:rsid w:val="00490F01"/>
    <w:rsid w:val="00491238"/>
    <w:rsid w:val="00491388"/>
    <w:rsid w:val="004918F5"/>
    <w:rsid w:val="00491D4E"/>
    <w:rsid w:val="004927CF"/>
    <w:rsid w:val="004939AF"/>
    <w:rsid w:val="00494ACE"/>
    <w:rsid w:val="00495BEC"/>
    <w:rsid w:val="004960DC"/>
    <w:rsid w:val="00496FED"/>
    <w:rsid w:val="00497002"/>
    <w:rsid w:val="004979B8"/>
    <w:rsid w:val="004A062D"/>
    <w:rsid w:val="004A087C"/>
    <w:rsid w:val="004A0BD2"/>
    <w:rsid w:val="004A16D0"/>
    <w:rsid w:val="004A2C6F"/>
    <w:rsid w:val="004A2F84"/>
    <w:rsid w:val="004A4049"/>
    <w:rsid w:val="004A7385"/>
    <w:rsid w:val="004B0659"/>
    <w:rsid w:val="004B1810"/>
    <w:rsid w:val="004B1BB2"/>
    <w:rsid w:val="004B1D4C"/>
    <w:rsid w:val="004B20A4"/>
    <w:rsid w:val="004B557A"/>
    <w:rsid w:val="004B6BF9"/>
    <w:rsid w:val="004B6CF2"/>
    <w:rsid w:val="004C0982"/>
    <w:rsid w:val="004C2897"/>
    <w:rsid w:val="004C39DF"/>
    <w:rsid w:val="004C408A"/>
    <w:rsid w:val="004C40B2"/>
    <w:rsid w:val="004C5801"/>
    <w:rsid w:val="004C5F33"/>
    <w:rsid w:val="004C5FA5"/>
    <w:rsid w:val="004C7391"/>
    <w:rsid w:val="004D0147"/>
    <w:rsid w:val="004D055E"/>
    <w:rsid w:val="004D16EB"/>
    <w:rsid w:val="004D2AFC"/>
    <w:rsid w:val="004D3F70"/>
    <w:rsid w:val="004D6FF2"/>
    <w:rsid w:val="004D73FC"/>
    <w:rsid w:val="004E1097"/>
    <w:rsid w:val="004E10F7"/>
    <w:rsid w:val="004E1394"/>
    <w:rsid w:val="004E1898"/>
    <w:rsid w:val="004E1B3B"/>
    <w:rsid w:val="004E2A3A"/>
    <w:rsid w:val="004E4838"/>
    <w:rsid w:val="004E4FD2"/>
    <w:rsid w:val="004E531A"/>
    <w:rsid w:val="004E5A8B"/>
    <w:rsid w:val="004E5E7F"/>
    <w:rsid w:val="004E6202"/>
    <w:rsid w:val="004E66DD"/>
    <w:rsid w:val="004E67EF"/>
    <w:rsid w:val="004E7351"/>
    <w:rsid w:val="004E7BD5"/>
    <w:rsid w:val="004E7F63"/>
    <w:rsid w:val="004F04F2"/>
    <w:rsid w:val="004F155C"/>
    <w:rsid w:val="004F1A76"/>
    <w:rsid w:val="004F2282"/>
    <w:rsid w:val="004F2A86"/>
    <w:rsid w:val="004F3029"/>
    <w:rsid w:val="004F3C10"/>
    <w:rsid w:val="004F45CA"/>
    <w:rsid w:val="004F4E07"/>
    <w:rsid w:val="004F5697"/>
    <w:rsid w:val="004F687C"/>
    <w:rsid w:val="004F6C5B"/>
    <w:rsid w:val="00500DEC"/>
    <w:rsid w:val="005018DA"/>
    <w:rsid w:val="00501A54"/>
    <w:rsid w:val="00502E4D"/>
    <w:rsid w:val="00503AAE"/>
    <w:rsid w:val="00504AAC"/>
    <w:rsid w:val="00505020"/>
    <w:rsid w:val="0050506A"/>
    <w:rsid w:val="0050589C"/>
    <w:rsid w:val="0050592B"/>
    <w:rsid w:val="00505979"/>
    <w:rsid w:val="00505F34"/>
    <w:rsid w:val="005065A5"/>
    <w:rsid w:val="005066F7"/>
    <w:rsid w:val="00507597"/>
    <w:rsid w:val="00510C01"/>
    <w:rsid w:val="005110B5"/>
    <w:rsid w:val="005116C6"/>
    <w:rsid w:val="00511D8F"/>
    <w:rsid w:val="00512649"/>
    <w:rsid w:val="005131C0"/>
    <w:rsid w:val="005136C2"/>
    <w:rsid w:val="00514BC1"/>
    <w:rsid w:val="00516202"/>
    <w:rsid w:val="00516565"/>
    <w:rsid w:val="00516E27"/>
    <w:rsid w:val="00516FDF"/>
    <w:rsid w:val="00522202"/>
    <w:rsid w:val="00522B8A"/>
    <w:rsid w:val="00522DFD"/>
    <w:rsid w:val="00522F1F"/>
    <w:rsid w:val="00522FAB"/>
    <w:rsid w:val="00524085"/>
    <w:rsid w:val="005249EB"/>
    <w:rsid w:val="00524C1B"/>
    <w:rsid w:val="00524FB6"/>
    <w:rsid w:val="00526576"/>
    <w:rsid w:val="00530068"/>
    <w:rsid w:val="00530B3E"/>
    <w:rsid w:val="00530F6B"/>
    <w:rsid w:val="0053219A"/>
    <w:rsid w:val="00532984"/>
    <w:rsid w:val="0053354E"/>
    <w:rsid w:val="0053375B"/>
    <w:rsid w:val="00533CC6"/>
    <w:rsid w:val="00533E78"/>
    <w:rsid w:val="00534375"/>
    <w:rsid w:val="00535D17"/>
    <w:rsid w:val="00537CEC"/>
    <w:rsid w:val="00540FC5"/>
    <w:rsid w:val="005425BF"/>
    <w:rsid w:val="00543A1C"/>
    <w:rsid w:val="005440E6"/>
    <w:rsid w:val="005443E7"/>
    <w:rsid w:val="005456EE"/>
    <w:rsid w:val="00545B44"/>
    <w:rsid w:val="005502D1"/>
    <w:rsid w:val="00550371"/>
    <w:rsid w:val="00550DEF"/>
    <w:rsid w:val="00550E0A"/>
    <w:rsid w:val="005515B6"/>
    <w:rsid w:val="0055184B"/>
    <w:rsid w:val="005542B1"/>
    <w:rsid w:val="00554333"/>
    <w:rsid w:val="00554CD5"/>
    <w:rsid w:val="00555D67"/>
    <w:rsid w:val="00555FF6"/>
    <w:rsid w:val="005563FB"/>
    <w:rsid w:val="005570AF"/>
    <w:rsid w:val="00557135"/>
    <w:rsid w:val="00557FDB"/>
    <w:rsid w:val="0056002E"/>
    <w:rsid w:val="00560D85"/>
    <w:rsid w:val="00562B86"/>
    <w:rsid w:val="00563309"/>
    <w:rsid w:val="005646B1"/>
    <w:rsid w:val="0056534F"/>
    <w:rsid w:val="00566B28"/>
    <w:rsid w:val="005675AF"/>
    <w:rsid w:val="005677CE"/>
    <w:rsid w:val="005678C8"/>
    <w:rsid w:val="00571D00"/>
    <w:rsid w:val="00572350"/>
    <w:rsid w:val="00573EBE"/>
    <w:rsid w:val="00574986"/>
    <w:rsid w:val="00574D4C"/>
    <w:rsid w:val="00574E1D"/>
    <w:rsid w:val="005752A3"/>
    <w:rsid w:val="00576C37"/>
    <w:rsid w:val="005773B1"/>
    <w:rsid w:val="005808BF"/>
    <w:rsid w:val="00581672"/>
    <w:rsid w:val="005819C9"/>
    <w:rsid w:val="00583006"/>
    <w:rsid w:val="0058493E"/>
    <w:rsid w:val="00584BF6"/>
    <w:rsid w:val="00584C12"/>
    <w:rsid w:val="005858CC"/>
    <w:rsid w:val="00585D9F"/>
    <w:rsid w:val="00587E21"/>
    <w:rsid w:val="00590448"/>
    <w:rsid w:val="005907A4"/>
    <w:rsid w:val="005908BE"/>
    <w:rsid w:val="00591294"/>
    <w:rsid w:val="00591E80"/>
    <w:rsid w:val="005920B4"/>
    <w:rsid w:val="005926DE"/>
    <w:rsid w:val="00593EB5"/>
    <w:rsid w:val="00594A52"/>
    <w:rsid w:val="00597091"/>
    <w:rsid w:val="00597EFC"/>
    <w:rsid w:val="00597F42"/>
    <w:rsid w:val="005A2820"/>
    <w:rsid w:val="005A309D"/>
    <w:rsid w:val="005A3E3F"/>
    <w:rsid w:val="005A4DD0"/>
    <w:rsid w:val="005A6F4F"/>
    <w:rsid w:val="005A7275"/>
    <w:rsid w:val="005B07EB"/>
    <w:rsid w:val="005B121D"/>
    <w:rsid w:val="005B1413"/>
    <w:rsid w:val="005B1481"/>
    <w:rsid w:val="005B2152"/>
    <w:rsid w:val="005B2585"/>
    <w:rsid w:val="005B3194"/>
    <w:rsid w:val="005B3ED4"/>
    <w:rsid w:val="005B49F0"/>
    <w:rsid w:val="005B57EF"/>
    <w:rsid w:val="005B6FFA"/>
    <w:rsid w:val="005B7520"/>
    <w:rsid w:val="005B7833"/>
    <w:rsid w:val="005B7861"/>
    <w:rsid w:val="005B7898"/>
    <w:rsid w:val="005C0212"/>
    <w:rsid w:val="005C062C"/>
    <w:rsid w:val="005C1991"/>
    <w:rsid w:val="005C1B9A"/>
    <w:rsid w:val="005C26AB"/>
    <w:rsid w:val="005C3475"/>
    <w:rsid w:val="005C385E"/>
    <w:rsid w:val="005C38AB"/>
    <w:rsid w:val="005C4D18"/>
    <w:rsid w:val="005C4D81"/>
    <w:rsid w:val="005C74A0"/>
    <w:rsid w:val="005C78F2"/>
    <w:rsid w:val="005D06C3"/>
    <w:rsid w:val="005D2E1A"/>
    <w:rsid w:val="005D2F6E"/>
    <w:rsid w:val="005D5D38"/>
    <w:rsid w:val="005D5E68"/>
    <w:rsid w:val="005D795C"/>
    <w:rsid w:val="005E22BD"/>
    <w:rsid w:val="005E2914"/>
    <w:rsid w:val="005E2D2C"/>
    <w:rsid w:val="005E3BC9"/>
    <w:rsid w:val="005E48D4"/>
    <w:rsid w:val="005E5AFF"/>
    <w:rsid w:val="005F0792"/>
    <w:rsid w:val="005F1119"/>
    <w:rsid w:val="005F1A3D"/>
    <w:rsid w:val="005F2B98"/>
    <w:rsid w:val="005F31D9"/>
    <w:rsid w:val="005F45D7"/>
    <w:rsid w:val="005F570B"/>
    <w:rsid w:val="005F57F6"/>
    <w:rsid w:val="005F5C72"/>
    <w:rsid w:val="005F7B25"/>
    <w:rsid w:val="0060063D"/>
    <w:rsid w:val="00600EAC"/>
    <w:rsid w:val="00601082"/>
    <w:rsid w:val="006022AA"/>
    <w:rsid w:val="0060232F"/>
    <w:rsid w:val="006024C5"/>
    <w:rsid w:val="00602BF8"/>
    <w:rsid w:val="00603E60"/>
    <w:rsid w:val="00603E95"/>
    <w:rsid w:val="00604958"/>
    <w:rsid w:val="0060614F"/>
    <w:rsid w:val="00606CE3"/>
    <w:rsid w:val="00607464"/>
    <w:rsid w:val="0061039D"/>
    <w:rsid w:val="006115FD"/>
    <w:rsid w:val="0061199A"/>
    <w:rsid w:val="00611E1C"/>
    <w:rsid w:val="006128CB"/>
    <w:rsid w:val="006130B0"/>
    <w:rsid w:val="006130B8"/>
    <w:rsid w:val="006155A7"/>
    <w:rsid w:val="0062012A"/>
    <w:rsid w:val="006223E2"/>
    <w:rsid w:val="00623001"/>
    <w:rsid w:val="0062363B"/>
    <w:rsid w:val="00626031"/>
    <w:rsid w:val="0062625A"/>
    <w:rsid w:val="00626FD5"/>
    <w:rsid w:val="0063053F"/>
    <w:rsid w:val="00630598"/>
    <w:rsid w:val="0063095E"/>
    <w:rsid w:val="00630FD6"/>
    <w:rsid w:val="006325D6"/>
    <w:rsid w:val="00632878"/>
    <w:rsid w:val="0063404A"/>
    <w:rsid w:val="00634AD8"/>
    <w:rsid w:val="00640BC9"/>
    <w:rsid w:val="00641389"/>
    <w:rsid w:val="00641987"/>
    <w:rsid w:val="00641DF1"/>
    <w:rsid w:val="00642A83"/>
    <w:rsid w:val="00644880"/>
    <w:rsid w:val="00645C35"/>
    <w:rsid w:val="00645EBF"/>
    <w:rsid w:val="00646429"/>
    <w:rsid w:val="006464C2"/>
    <w:rsid w:val="006469E3"/>
    <w:rsid w:val="0064757F"/>
    <w:rsid w:val="00647A6D"/>
    <w:rsid w:val="00652603"/>
    <w:rsid w:val="006532E2"/>
    <w:rsid w:val="00653627"/>
    <w:rsid w:val="00656250"/>
    <w:rsid w:val="00656377"/>
    <w:rsid w:val="006578A7"/>
    <w:rsid w:val="006608ED"/>
    <w:rsid w:val="0066208D"/>
    <w:rsid w:val="00666D9D"/>
    <w:rsid w:val="00666ECD"/>
    <w:rsid w:val="00667ABE"/>
    <w:rsid w:val="00667F05"/>
    <w:rsid w:val="0067083A"/>
    <w:rsid w:val="006708C5"/>
    <w:rsid w:val="00670F5E"/>
    <w:rsid w:val="0067125D"/>
    <w:rsid w:val="00673E1A"/>
    <w:rsid w:val="006741DC"/>
    <w:rsid w:val="006745E8"/>
    <w:rsid w:val="006753B0"/>
    <w:rsid w:val="00676376"/>
    <w:rsid w:val="006764FE"/>
    <w:rsid w:val="00676843"/>
    <w:rsid w:val="00677148"/>
    <w:rsid w:val="00680DB3"/>
    <w:rsid w:val="00681C6E"/>
    <w:rsid w:val="006822CD"/>
    <w:rsid w:val="00682B3E"/>
    <w:rsid w:val="00682D8E"/>
    <w:rsid w:val="00682EBD"/>
    <w:rsid w:val="00683393"/>
    <w:rsid w:val="0068361B"/>
    <w:rsid w:val="006844F8"/>
    <w:rsid w:val="00685421"/>
    <w:rsid w:val="00685DAD"/>
    <w:rsid w:val="00686BE2"/>
    <w:rsid w:val="0068730F"/>
    <w:rsid w:val="00690F38"/>
    <w:rsid w:val="00690F8E"/>
    <w:rsid w:val="006927EE"/>
    <w:rsid w:val="006941AF"/>
    <w:rsid w:val="006943D1"/>
    <w:rsid w:val="00694CBF"/>
    <w:rsid w:val="00695C3C"/>
    <w:rsid w:val="00696401"/>
    <w:rsid w:val="00696C2E"/>
    <w:rsid w:val="006970CC"/>
    <w:rsid w:val="00697387"/>
    <w:rsid w:val="006A28C0"/>
    <w:rsid w:val="006A35C9"/>
    <w:rsid w:val="006A677C"/>
    <w:rsid w:val="006A7CC9"/>
    <w:rsid w:val="006B0401"/>
    <w:rsid w:val="006B19F6"/>
    <w:rsid w:val="006B2A47"/>
    <w:rsid w:val="006B3214"/>
    <w:rsid w:val="006B4632"/>
    <w:rsid w:val="006B4C4A"/>
    <w:rsid w:val="006B5299"/>
    <w:rsid w:val="006B630D"/>
    <w:rsid w:val="006B6795"/>
    <w:rsid w:val="006B6F9A"/>
    <w:rsid w:val="006B76F8"/>
    <w:rsid w:val="006B7CE0"/>
    <w:rsid w:val="006C0612"/>
    <w:rsid w:val="006C07AC"/>
    <w:rsid w:val="006C2E5D"/>
    <w:rsid w:val="006C3DA3"/>
    <w:rsid w:val="006C3F48"/>
    <w:rsid w:val="006C484B"/>
    <w:rsid w:val="006C515F"/>
    <w:rsid w:val="006C52B6"/>
    <w:rsid w:val="006C5490"/>
    <w:rsid w:val="006C54C0"/>
    <w:rsid w:val="006C6A16"/>
    <w:rsid w:val="006C7AC1"/>
    <w:rsid w:val="006D10E6"/>
    <w:rsid w:val="006D202F"/>
    <w:rsid w:val="006D25E1"/>
    <w:rsid w:val="006D28DF"/>
    <w:rsid w:val="006D2F20"/>
    <w:rsid w:val="006D2F2B"/>
    <w:rsid w:val="006D3063"/>
    <w:rsid w:val="006D351E"/>
    <w:rsid w:val="006D3592"/>
    <w:rsid w:val="006D3A98"/>
    <w:rsid w:val="006D6231"/>
    <w:rsid w:val="006D7004"/>
    <w:rsid w:val="006E00B3"/>
    <w:rsid w:val="006E0F65"/>
    <w:rsid w:val="006E2188"/>
    <w:rsid w:val="006E3157"/>
    <w:rsid w:val="006E34DB"/>
    <w:rsid w:val="006E4592"/>
    <w:rsid w:val="006E4761"/>
    <w:rsid w:val="006E486A"/>
    <w:rsid w:val="006E53D4"/>
    <w:rsid w:val="006E5562"/>
    <w:rsid w:val="006E5F55"/>
    <w:rsid w:val="006E7DD7"/>
    <w:rsid w:val="006F0002"/>
    <w:rsid w:val="006F0101"/>
    <w:rsid w:val="006F1ADB"/>
    <w:rsid w:val="006F1BE7"/>
    <w:rsid w:val="006F20DE"/>
    <w:rsid w:val="006F2788"/>
    <w:rsid w:val="006F28C3"/>
    <w:rsid w:val="006F33C6"/>
    <w:rsid w:val="006F3DF0"/>
    <w:rsid w:val="006F4C30"/>
    <w:rsid w:val="006F56CE"/>
    <w:rsid w:val="006F5F4E"/>
    <w:rsid w:val="006F6E30"/>
    <w:rsid w:val="006F7BDB"/>
    <w:rsid w:val="00702827"/>
    <w:rsid w:val="007032B2"/>
    <w:rsid w:val="00705C8E"/>
    <w:rsid w:val="00707BBF"/>
    <w:rsid w:val="00707ECD"/>
    <w:rsid w:val="0071168B"/>
    <w:rsid w:val="00711D39"/>
    <w:rsid w:val="0071546F"/>
    <w:rsid w:val="0071559B"/>
    <w:rsid w:val="007160DF"/>
    <w:rsid w:val="007162FF"/>
    <w:rsid w:val="00716555"/>
    <w:rsid w:val="007172D7"/>
    <w:rsid w:val="007209C1"/>
    <w:rsid w:val="007210EC"/>
    <w:rsid w:val="00722BD7"/>
    <w:rsid w:val="00723B65"/>
    <w:rsid w:val="0072576B"/>
    <w:rsid w:val="00726332"/>
    <w:rsid w:val="007270A3"/>
    <w:rsid w:val="00727FEE"/>
    <w:rsid w:val="00733128"/>
    <w:rsid w:val="00734074"/>
    <w:rsid w:val="007349E4"/>
    <w:rsid w:val="00735C8C"/>
    <w:rsid w:val="00735F5F"/>
    <w:rsid w:val="0073610D"/>
    <w:rsid w:val="00736885"/>
    <w:rsid w:val="00737FDF"/>
    <w:rsid w:val="007404E3"/>
    <w:rsid w:val="00740C87"/>
    <w:rsid w:val="00741489"/>
    <w:rsid w:val="00741CA1"/>
    <w:rsid w:val="0074281F"/>
    <w:rsid w:val="00742B2C"/>
    <w:rsid w:val="00742ECB"/>
    <w:rsid w:val="00743523"/>
    <w:rsid w:val="0074434E"/>
    <w:rsid w:val="007457D1"/>
    <w:rsid w:val="0074613E"/>
    <w:rsid w:val="007473FB"/>
    <w:rsid w:val="00747411"/>
    <w:rsid w:val="0075003C"/>
    <w:rsid w:val="007500E2"/>
    <w:rsid w:val="0075012D"/>
    <w:rsid w:val="007504FB"/>
    <w:rsid w:val="00750E57"/>
    <w:rsid w:val="00751C40"/>
    <w:rsid w:val="00752D58"/>
    <w:rsid w:val="00753E5B"/>
    <w:rsid w:val="00753ED5"/>
    <w:rsid w:val="00753F18"/>
    <w:rsid w:val="007552E0"/>
    <w:rsid w:val="00757470"/>
    <w:rsid w:val="00761204"/>
    <w:rsid w:val="00762A48"/>
    <w:rsid w:val="00762BAA"/>
    <w:rsid w:val="00762F2D"/>
    <w:rsid w:val="0076393D"/>
    <w:rsid w:val="0076405A"/>
    <w:rsid w:val="00764800"/>
    <w:rsid w:val="00764E2A"/>
    <w:rsid w:val="00765DC7"/>
    <w:rsid w:val="00767AAD"/>
    <w:rsid w:val="007706DD"/>
    <w:rsid w:val="00771368"/>
    <w:rsid w:val="00771743"/>
    <w:rsid w:val="00771A83"/>
    <w:rsid w:val="00772BA0"/>
    <w:rsid w:val="00772F17"/>
    <w:rsid w:val="007740AD"/>
    <w:rsid w:val="0077472A"/>
    <w:rsid w:val="00775782"/>
    <w:rsid w:val="00776066"/>
    <w:rsid w:val="0077695A"/>
    <w:rsid w:val="00776F58"/>
    <w:rsid w:val="0077722F"/>
    <w:rsid w:val="007772E5"/>
    <w:rsid w:val="00780276"/>
    <w:rsid w:val="007816A2"/>
    <w:rsid w:val="00781848"/>
    <w:rsid w:val="00781DF9"/>
    <w:rsid w:val="00781E15"/>
    <w:rsid w:val="007822FF"/>
    <w:rsid w:val="00783151"/>
    <w:rsid w:val="00783469"/>
    <w:rsid w:val="00784838"/>
    <w:rsid w:val="00784C69"/>
    <w:rsid w:val="007856BB"/>
    <w:rsid w:val="00785E69"/>
    <w:rsid w:val="0078608D"/>
    <w:rsid w:val="007861AD"/>
    <w:rsid w:val="00786B23"/>
    <w:rsid w:val="00786F21"/>
    <w:rsid w:val="00787BBA"/>
    <w:rsid w:val="00791568"/>
    <w:rsid w:val="0079291B"/>
    <w:rsid w:val="00793A63"/>
    <w:rsid w:val="00793AA6"/>
    <w:rsid w:val="007950D7"/>
    <w:rsid w:val="00795DFB"/>
    <w:rsid w:val="00797249"/>
    <w:rsid w:val="00797CBA"/>
    <w:rsid w:val="007A02AF"/>
    <w:rsid w:val="007A06EE"/>
    <w:rsid w:val="007A0DD4"/>
    <w:rsid w:val="007A0E08"/>
    <w:rsid w:val="007A0F82"/>
    <w:rsid w:val="007A1594"/>
    <w:rsid w:val="007A354B"/>
    <w:rsid w:val="007A4966"/>
    <w:rsid w:val="007A5909"/>
    <w:rsid w:val="007A6150"/>
    <w:rsid w:val="007A6458"/>
    <w:rsid w:val="007A679F"/>
    <w:rsid w:val="007A70AE"/>
    <w:rsid w:val="007A7F9C"/>
    <w:rsid w:val="007A7FB1"/>
    <w:rsid w:val="007B1206"/>
    <w:rsid w:val="007B1C67"/>
    <w:rsid w:val="007B30C0"/>
    <w:rsid w:val="007B312F"/>
    <w:rsid w:val="007B3984"/>
    <w:rsid w:val="007B6CF0"/>
    <w:rsid w:val="007C042A"/>
    <w:rsid w:val="007C0670"/>
    <w:rsid w:val="007C1441"/>
    <w:rsid w:val="007C1494"/>
    <w:rsid w:val="007C17D7"/>
    <w:rsid w:val="007C18D6"/>
    <w:rsid w:val="007C1B85"/>
    <w:rsid w:val="007C24A1"/>
    <w:rsid w:val="007C26BC"/>
    <w:rsid w:val="007C33EF"/>
    <w:rsid w:val="007C3D8C"/>
    <w:rsid w:val="007C4194"/>
    <w:rsid w:val="007C461B"/>
    <w:rsid w:val="007C56FB"/>
    <w:rsid w:val="007C5EE7"/>
    <w:rsid w:val="007D048E"/>
    <w:rsid w:val="007D08D6"/>
    <w:rsid w:val="007D1C35"/>
    <w:rsid w:val="007D3A17"/>
    <w:rsid w:val="007E27BA"/>
    <w:rsid w:val="007E55B5"/>
    <w:rsid w:val="007F0225"/>
    <w:rsid w:val="007F0237"/>
    <w:rsid w:val="007F1A28"/>
    <w:rsid w:val="007F74C5"/>
    <w:rsid w:val="00800525"/>
    <w:rsid w:val="00800F31"/>
    <w:rsid w:val="008035E1"/>
    <w:rsid w:val="0080388B"/>
    <w:rsid w:val="00803AFC"/>
    <w:rsid w:val="008067CA"/>
    <w:rsid w:val="00807746"/>
    <w:rsid w:val="008106D0"/>
    <w:rsid w:val="00811038"/>
    <w:rsid w:val="0081334E"/>
    <w:rsid w:val="00814930"/>
    <w:rsid w:val="00815505"/>
    <w:rsid w:val="0081687E"/>
    <w:rsid w:val="00816A78"/>
    <w:rsid w:val="00817AF0"/>
    <w:rsid w:val="00817BD7"/>
    <w:rsid w:val="008204AA"/>
    <w:rsid w:val="00822809"/>
    <w:rsid w:val="0082485B"/>
    <w:rsid w:val="00825B3C"/>
    <w:rsid w:val="00825E4E"/>
    <w:rsid w:val="0082686C"/>
    <w:rsid w:val="008275E3"/>
    <w:rsid w:val="008275F9"/>
    <w:rsid w:val="00830C94"/>
    <w:rsid w:val="00830DAC"/>
    <w:rsid w:val="00831AD4"/>
    <w:rsid w:val="0083306B"/>
    <w:rsid w:val="00834438"/>
    <w:rsid w:val="00835062"/>
    <w:rsid w:val="008352E7"/>
    <w:rsid w:val="00835387"/>
    <w:rsid w:val="00836971"/>
    <w:rsid w:val="0083744A"/>
    <w:rsid w:val="00837531"/>
    <w:rsid w:val="00837A8B"/>
    <w:rsid w:val="00837F8C"/>
    <w:rsid w:val="00840CFF"/>
    <w:rsid w:val="00841209"/>
    <w:rsid w:val="00844D8B"/>
    <w:rsid w:val="008451DE"/>
    <w:rsid w:val="00846BC1"/>
    <w:rsid w:val="00847CEC"/>
    <w:rsid w:val="0085032A"/>
    <w:rsid w:val="0085099C"/>
    <w:rsid w:val="00850FE2"/>
    <w:rsid w:val="00851ECB"/>
    <w:rsid w:val="00852AA4"/>
    <w:rsid w:val="0085310F"/>
    <w:rsid w:val="00853307"/>
    <w:rsid w:val="00855D09"/>
    <w:rsid w:val="00856AAB"/>
    <w:rsid w:val="008604D0"/>
    <w:rsid w:val="00860E84"/>
    <w:rsid w:val="008615BC"/>
    <w:rsid w:val="00861C16"/>
    <w:rsid w:val="008620E2"/>
    <w:rsid w:val="00862E0C"/>
    <w:rsid w:val="008635AD"/>
    <w:rsid w:val="008640F3"/>
    <w:rsid w:val="0086502C"/>
    <w:rsid w:val="00865757"/>
    <w:rsid w:val="00865D24"/>
    <w:rsid w:val="00866284"/>
    <w:rsid w:val="008665E7"/>
    <w:rsid w:val="00866B7C"/>
    <w:rsid w:val="00866E4F"/>
    <w:rsid w:val="00870677"/>
    <w:rsid w:val="00874B46"/>
    <w:rsid w:val="008762C2"/>
    <w:rsid w:val="008763F2"/>
    <w:rsid w:val="00876548"/>
    <w:rsid w:val="00876E2A"/>
    <w:rsid w:val="0088002C"/>
    <w:rsid w:val="008809CC"/>
    <w:rsid w:val="00882D79"/>
    <w:rsid w:val="0088320E"/>
    <w:rsid w:val="00883A81"/>
    <w:rsid w:val="00886DFC"/>
    <w:rsid w:val="008909AD"/>
    <w:rsid w:val="00891362"/>
    <w:rsid w:val="008915CC"/>
    <w:rsid w:val="008918F8"/>
    <w:rsid w:val="00894879"/>
    <w:rsid w:val="00896D43"/>
    <w:rsid w:val="008A11FF"/>
    <w:rsid w:val="008A15B6"/>
    <w:rsid w:val="008A187E"/>
    <w:rsid w:val="008A25C5"/>
    <w:rsid w:val="008A32CA"/>
    <w:rsid w:val="008A3763"/>
    <w:rsid w:val="008A39EB"/>
    <w:rsid w:val="008A4918"/>
    <w:rsid w:val="008A56A3"/>
    <w:rsid w:val="008A5BEB"/>
    <w:rsid w:val="008A6709"/>
    <w:rsid w:val="008A7D76"/>
    <w:rsid w:val="008B252A"/>
    <w:rsid w:val="008B3413"/>
    <w:rsid w:val="008B40CC"/>
    <w:rsid w:val="008B42A9"/>
    <w:rsid w:val="008B4C43"/>
    <w:rsid w:val="008B6621"/>
    <w:rsid w:val="008B707F"/>
    <w:rsid w:val="008B7DCA"/>
    <w:rsid w:val="008C00D3"/>
    <w:rsid w:val="008C15E2"/>
    <w:rsid w:val="008C1CDC"/>
    <w:rsid w:val="008C413F"/>
    <w:rsid w:val="008C4768"/>
    <w:rsid w:val="008C4C57"/>
    <w:rsid w:val="008C625F"/>
    <w:rsid w:val="008C6733"/>
    <w:rsid w:val="008C777B"/>
    <w:rsid w:val="008D486A"/>
    <w:rsid w:val="008D4A28"/>
    <w:rsid w:val="008D4FA4"/>
    <w:rsid w:val="008D6FAA"/>
    <w:rsid w:val="008E0258"/>
    <w:rsid w:val="008E04E0"/>
    <w:rsid w:val="008E13C0"/>
    <w:rsid w:val="008E1D73"/>
    <w:rsid w:val="008E3D05"/>
    <w:rsid w:val="008E71CE"/>
    <w:rsid w:val="008F0575"/>
    <w:rsid w:val="008F2350"/>
    <w:rsid w:val="008F281D"/>
    <w:rsid w:val="008F2B0E"/>
    <w:rsid w:val="008F2DFE"/>
    <w:rsid w:val="008F3788"/>
    <w:rsid w:val="008F3A1B"/>
    <w:rsid w:val="008F3DDA"/>
    <w:rsid w:val="008F4EB5"/>
    <w:rsid w:val="008F5E82"/>
    <w:rsid w:val="008F5F74"/>
    <w:rsid w:val="009002E0"/>
    <w:rsid w:val="009013D0"/>
    <w:rsid w:val="00901B6B"/>
    <w:rsid w:val="00903304"/>
    <w:rsid w:val="00903D63"/>
    <w:rsid w:val="00903F5C"/>
    <w:rsid w:val="00904662"/>
    <w:rsid w:val="0090587E"/>
    <w:rsid w:val="00905D15"/>
    <w:rsid w:val="0090619C"/>
    <w:rsid w:val="00906F2D"/>
    <w:rsid w:val="00907750"/>
    <w:rsid w:val="00911658"/>
    <w:rsid w:val="009142AC"/>
    <w:rsid w:val="00917C1E"/>
    <w:rsid w:val="00920B4A"/>
    <w:rsid w:val="00921250"/>
    <w:rsid w:val="009216D7"/>
    <w:rsid w:val="00922A93"/>
    <w:rsid w:val="009240C6"/>
    <w:rsid w:val="009246A0"/>
    <w:rsid w:val="009261CE"/>
    <w:rsid w:val="00926817"/>
    <w:rsid w:val="00926B87"/>
    <w:rsid w:val="00926F80"/>
    <w:rsid w:val="0092739C"/>
    <w:rsid w:val="0092740C"/>
    <w:rsid w:val="00927DBD"/>
    <w:rsid w:val="00930DFE"/>
    <w:rsid w:val="00932202"/>
    <w:rsid w:val="00932C3B"/>
    <w:rsid w:val="00933CF3"/>
    <w:rsid w:val="00934ECD"/>
    <w:rsid w:val="00936812"/>
    <w:rsid w:val="00940FAB"/>
    <w:rsid w:val="009422A6"/>
    <w:rsid w:val="00942E6F"/>
    <w:rsid w:val="00945867"/>
    <w:rsid w:val="00947BB6"/>
    <w:rsid w:val="009518CA"/>
    <w:rsid w:val="00951E04"/>
    <w:rsid w:val="00952A0F"/>
    <w:rsid w:val="00952D7C"/>
    <w:rsid w:val="00954815"/>
    <w:rsid w:val="00955FAD"/>
    <w:rsid w:val="00956499"/>
    <w:rsid w:val="00956989"/>
    <w:rsid w:val="00956B0B"/>
    <w:rsid w:val="00956C88"/>
    <w:rsid w:val="00956FEF"/>
    <w:rsid w:val="00957267"/>
    <w:rsid w:val="00960304"/>
    <w:rsid w:val="00961E4D"/>
    <w:rsid w:val="00962305"/>
    <w:rsid w:val="0096411A"/>
    <w:rsid w:val="00964141"/>
    <w:rsid w:val="00965956"/>
    <w:rsid w:val="00965B10"/>
    <w:rsid w:val="0096640C"/>
    <w:rsid w:val="00966BED"/>
    <w:rsid w:val="00967254"/>
    <w:rsid w:val="0096798E"/>
    <w:rsid w:val="009709B9"/>
    <w:rsid w:val="00970D29"/>
    <w:rsid w:val="0097213E"/>
    <w:rsid w:val="009732D8"/>
    <w:rsid w:val="009753A8"/>
    <w:rsid w:val="0097582F"/>
    <w:rsid w:val="0097607C"/>
    <w:rsid w:val="00976721"/>
    <w:rsid w:val="00976DA6"/>
    <w:rsid w:val="009772C3"/>
    <w:rsid w:val="00977386"/>
    <w:rsid w:val="00981458"/>
    <w:rsid w:val="0098155A"/>
    <w:rsid w:val="0098166A"/>
    <w:rsid w:val="009826BD"/>
    <w:rsid w:val="00982C89"/>
    <w:rsid w:val="0098421D"/>
    <w:rsid w:val="00985C74"/>
    <w:rsid w:val="00986F6F"/>
    <w:rsid w:val="00987B90"/>
    <w:rsid w:val="0099012B"/>
    <w:rsid w:val="00990672"/>
    <w:rsid w:val="00990F36"/>
    <w:rsid w:val="0099327F"/>
    <w:rsid w:val="0099356C"/>
    <w:rsid w:val="009936CD"/>
    <w:rsid w:val="009942BE"/>
    <w:rsid w:val="0099446A"/>
    <w:rsid w:val="00995169"/>
    <w:rsid w:val="009956A0"/>
    <w:rsid w:val="00996CC6"/>
    <w:rsid w:val="0099718D"/>
    <w:rsid w:val="009A24B7"/>
    <w:rsid w:val="009A2A38"/>
    <w:rsid w:val="009A32C3"/>
    <w:rsid w:val="009A3735"/>
    <w:rsid w:val="009A5903"/>
    <w:rsid w:val="009A59D0"/>
    <w:rsid w:val="009A60B2"/>
    <w:rsid w:val="009A60D4"/>
    <w:rsid w:val="009A684B"/>
    <w:rsid w:val="009A6CC3"/>
    <w:rsid w:val="009A6EC6"/>
    <w:rsid w:val="009A7495"/>
    <w:rsid w:val="009B1696"/>
    <w:rsid w:val="009B1819"/>
    <w:rsid w:val="009B1FA8"/>
    <w:rsid w:val="009B2127"/>
    <w:rsid w:val="009B48DE"/>
    <w:rsid w:val="009B6121"/>
    <w:rsid w:val="009B6F85"/>
    <w:rsid w:val="009B76C6"/>
    <w:rsid w:val="009B7B43"/>
    <w:rsid w:val="009C0028"/>
    <w:rsid w:val="009C014A"/>
    <w:rsid w:val="009C45E7"/>
    <w:rsid w:val="009C4B87"/>
    <w:rsid w:val="009C4CA5"/>
    <w:rsid w:val="009C5284"/>
    <w:rsid w:val="009C6F6F"/>
    <w:rsid w:val="009C7A0E"/>
    <w:rsid w:val="009D00E7"/>
    <w:rsid w:val="009D02D0"/>
    <w:rsid w:val="009D0655"/>
    <w:rsid w:val="009D09C1"/>
    <w:rsid w:val="009D17B8"/>
    <w:rsid w:val="009D1C1E"/>
    <w:rsid w:val="009D2E34"/>
    <w:rsid w:val="009D316C"/>
    <w:rsid w:val="009D40FA"/>
    <w:rsid w:val="009D50CE"/>
    <w:rsid w:val="009D54BA"/>
    <w:rsid w:val="009D6021"/>
    <w:rsid w:val="009D6730"/>
    <w:rsid w:val="009D6A41"/>
    <w:rsid w:val="009D76B3"/>
    <w:rsid w:val="009E022F"/>
    <w:rsid w:val="009E1236"/>
    <w:rsid w:val="009E3E62"/>
    <w:rsid w:val="009E4D74"/>
    <w:rsid w:val="009E599D"/>
    <w:rsid w:val="009E5B96"/>
    <w:rsid w:val="009E61CC"/>
    <w:rsid w:val="009E734D"/>
    <w:rsid w:val="009E73D4"/>
    <w:rsid w:val="009E7638"/>
    <w:rsid w:val="009F037C"/>
    <w:rsid w:val="009F1154"/>
    <w:rsid w:val="009F21C1"/>
    <w:rsid w:val="009F2DAC"/>
    <w:rsid w:val="009F430F"/>
    <w:rsid w:val="009F588F"/>
    <w:rsid w:val="009F6369"/>
    <w:rsid w:val="009F6A27"/>
    <w:rsid w:val="009F7F4B"/>
    <w:rsid w:val="00A00126"/>
    <w:rsid w:val="00A008B4"/>
    <w:rsid w:val="00A00BB2"/>
    <w:rsid w:val="00A01DCC"/>
    <w:rsid w:val="00A01EC5"/>
    <w:rsid w:val="00A0202A"/>
    <w:rsid w:val="00A04563"/>
    <w:rsid w:val="00A05252"/>
    <w:rsid w:val="00A057BB"/>
    <w:rsid w:val="00A05D17"/>
    <w:rsid w:val="00A071B8"/>
    <w:rsid w:val="00A074BB"/>
    <w:rsid w:val="00A10950"/>
    <w:rsid w:val="00A11433"/>
    <w:rsid w:val="00A1173D"/>
    <w:rsid w:val="00A1174A"/>
    <w:rsid w:val="00A11D7E"/>
    <w:rsid w:val="00A12BC2"/>
    <w:rsid w:val="00A12C74"/>
    <w:rsid w:val="00A149ED"/>
    <w:rsid w:val="00A15345"/>
    <w:rsid w:val="00A1598B"/>
    <w:rsid w:val="00A17835"/>
    <w:rsid w:val="00A178B2"/>
    <w:rsid w:val="00A20027"/>
    <w:rsid w:val="00A205BC"/>
    <w:rsid w:val="00A20974"/>
    <w:rsid w:val="00A21F54"/>
    <w:rsid w:val="00A227BE"/>
    <w:rsid w:val="00A22A52"/>
    <w:rsid w:val="00A23444"/>
    <w:rsid w:val="00A256A1"/>
    <w:rsid w:val="00A2584D"/>
    <w:rsid w:val="00A2630F"/>
    <w:rsid w:val="00A309A5"/>
    <w:rsid w:val="00A30F66"/>
    <w:rsid w:val="00A32024"/>
    <w:rsid w:val="00A335E8"/>
    <w:rsid w:val="00A34E50"/>
    <w:rsid w:val="00A37147"/>
    <w:rsid w:val="00A373FA"/>
    <w:rsid w:val="00A37D28"/>
    <w:rsid w:val="00A4001C"/>
    <w:rsid w:val="00A407F9"/>
    <w:rsid w:val="00A428DE"/>
    <w:rsid w:val="00A4293B"/>
    <w:rsid w:val="00A438E8"/>
    <w:rsid w:val="00A43D86"/>
    <w:rsid w:val="00A440C2"/>
    <w:rsid w:val="00A46D7D"/>
    <w:rsid w:val="00A47B37"/>
    <w:rsid w:val="00A51EFF"/>
    <w:rsid w:val="00A52CCB"/>
    <w:rsid w:val="00A562B5"/>
    <w:rsid w:val="00A60366"/>
    <w:rsid w:val="00A609AF"/>
    <w:rsid w:val="00A618EA"/>
    <w:rsid w:val="00A63178"/>
    <w:rsid w:val="00A6581E"/>
    <w:rsid w:val="00A66DE9"/>
    <w:rsid w:val="00A67B9E"/>
    <w:rsid w:val="00A67CBF"/>
    <w:rsid w:val="00A728A6"/>
    <w:rsid w:val="00A75BE6"/>
    <w:rsid w:val="00A7758C"/>
    <w:rsid w:val="00A813A7"/>
    <w:rsid w:val="00A81F9F"/>
    <w:rsid w:val="00A841AB"/>
    <w:rsid w:val="00A863C5"/>
    <w:rsid w:val="00A8703E"/>
    <w:rsid w:val="00A878FF"/>
    <w:rsid w:val="00A90F05"/>
    <w:rsid w:val="00A923E7"/>
    <w:rsid w:val="00A92C5E"/>
    <w:rsid w:val="00A9404C"/>
    <w:rsid w:val="00A94A57"/>
    <w:rsid w:val="00A97957"/>
    <w:rsid w:val="00A97D3D"/>
    <w:rsid w:val="00AA02EE"/>
    <w:rsid w:val="00AA041A"/>
    <w:rsid w:val="00AA046C"/>
    <w:rsid w:val="00AA0875"/>
    <w:rsid w:val="00AA2A06"/>
    <w:rsid w:val="00AA3523"/>
    <w:rsid w:val="00AA3A44"/>
    <w:rsid w:val="00AA44E5"/>
    <w:rsid w:val="00AA4519"/>
    <w:rsid w:val="00AA57D9"/>
    <w:rsid w:val="00AA66CD"/>
    <w:rsid w:val="00AB00A6"/>
    <w:rsid w:val="00AB0EC0"/>
    <w:rsid w:val="00AB0FF0"/>
    <w:rsid w:val="00AB1104"/>
    <w:rsid w:val="00AB1393"/>
    <w:rsid w:val="00AB1BDB"/>
    <w:rsid w:val="00AB38D9"/>
    <w:rsid w:val="00AB3FC6"/>
    <w:rsid w:val="00AB711F"/>
    <w:rsid w:val="00AB79C5"/>
    <w:rsid w:val="00AC46A4"/>
    <w:rsid w:val="00AC6483"/>
    <w:rsid w:val="00AC6C3F"/>
    <w:rsid w:val="00AC70B9"/>
    <w:rsid w:val="00AC7EB3"/>
    <w:rsid w:val="00AD1EC9"/>
    <w:rsid w:val="00AD1FE1"/>
    <w:rsid w:val="00AD2323"/>
    <w:rsid w:val="00AD26BC"/>
    <w:rsid w:val="00AE27A8"/>
    <w:rsid w:val="00AE2ACA"/>
    <w:rsid w:val="00AE2BFF"/>
    <w:rsid w:val="00AE2CB0"/>
    <w:rsid w:val="00AE3AD5"/>
    <w:rsid w:val="00AE50F6"/>
    <w:rsid w:val="00AE5435"/>
    <w:rsid w:val="00AE572A"/>
    <w:rsid w:val="00AE6023"/>
    <w:rsid w:val="00AE6EC9"/>
    <w:rsid w:val="00AE7BB6"/>
    <w:rsid w:val="00AF0615"/>
    <w:rsid w:val="00AF3271"/>
    <w:rsid w:val="00AF425B"/>
    <w:rsid w:val="00AF5C8D"/>
    <w:rsid w:val="00AF75F6"/>
    <w:rsid w:val="00AF78A4"/>
    <w:rsid w:val="00B0099B"/>
    <w:rsid w:val="00B00D32"/>
    <w:rsid w:val="00B0170D"/>
    <w:rsid w:val="00B01725"/>
    <w:rsid w:val="00B022BC"/>
    <w:rsid w:val="00B04276"/>
    <w:rsid w:val="00B05AAD"/>
    <w:rsid w:val="00B05AB3"/>
    <w:rsid w:val="00B060AD"/>
    <w:rsid w:val="00B071D9"/>
    <w:rsid w:val="00B0794C"/>
    <w:rsid w:val="00B10530"/>
    <w:rsid w:val="00B12F6E"/>
    <w:rsid w:val="00B1413A"/>
    <w:rsid w:val="00B142D5"/>
    <w:rsid w:val="00B148FF"/>
    <w:rsid w:val="00B14F7E"/>
    <w:rsid w:val="00B15471"/>
    <w:rsid w:val="00B16BD7"/>
    <w:rsid w:val="00B17835"/>
    <w:rsid w:val="00B17DAC"/>
    <w:rsid w:val="00B17F1D"/>
    <w:rsid w:val="00B2096C"/>
    <w:rsid w:val="00B209F4"/>
    <w:rsid w:val="00B2148E"/>
    <w:rsid w:val="00B2317C"/>
    <w:rsid w:val="00B23247"/>
    <w:rsid w:val="00B23978"/>
    <w:rsid w:val="00B24A48"/>
    <w:rsid w:val="00B2530B"/>
    <w:rsid w:val="00B25D3A"/>
    <w:rsid w:val="00B26553"/>
    <w:rsid w:val="00B2683C"/>
    <w:rsid w:val="00B26955"/>
    <w:rsid w:val="00B26C26"/>
    <w:rsid w:val="00B27727"/>
    <w:rsid w:val="00B27778"/>
    <w:rsid w:val="00B27CDF"/>
    <w:rsid w:val="00B31322"/>
    <w:rsid w:val="00B31A4E"/>
    <w:rsid w:val="00B31F89"/>
    <w:rsid w:val="00B33614"/>
    <w:rsid w:val="00B33825"/>
    <w:rsid w:val="00B35384"/>
    <w:rsid w:val="00B35969"/>
    <w:rsid w:val="00B35EAD"/>
    <w:rsid w:val="00B36B39"/>
    <w:rsid w:val="00B37399"/>
    <w:rsid w:val="00B4048D"/>
    <w:rsid w:val="00B4211F"/>
    <w:rsid w:val="00B4307F"/>
    <w:rsid w:val="00B442F2"/>
    <w:rsid w:val="00B4450F"/>
    <w:rsid w:val="00B44C02"/>
    <w:rsid w:val="00B46738"/>
    <w:rsid w:val="00B46D74"/>
    <w:rsid w:val="00B46E73"/>
    <w:rsid w:val="00B4722A"/>
    <w:rsid w:val="00B47254"/>
    <w:rsid w:val="00B479A0"/>
    <w:rsid w:val="00B504A7"/>
    <w:rsid w:val="00B50F47"/>
    <w:rsid w:val="00B5220D"/>
    <w:rsid w:val="00B52758"/>
    <w:rsid w:val="00B533BD"/>
    <w:rsid w:val="00B54B2F"/>
    <w:rsid w:val="00B5520E"/>
    <w:rsid w:val="00B56522"/>
    <w:rsid w:val="00B57677"/>
    <w:rsid w:val="00B600B1"/>
    <w:rsid w:val="00B6054B"/>
    <w:rsid w:val="00B61FA6"/>
    <w:rsid w:val="00B62282"/>
    <w:rsid w:val="00B63EB4"/>
    <w:rsid w:val="00B653CF"/>
    <w:rsid w:val="00B66401"/>
    <w:rsid w:val="00B7056F"/>
    <w:rsid w:val="00B70846"/>
    <w:rsid w:val="00B70C8B"/>
    <w:rsid w:val="00B70EBD"/>
    <w:rsid w:val="00B71235"/>
    <w:rsid w:val="00B71A32"/>
    <w:rsid w:val="00B72197"/>
    <w:rsid w:val="00B72FF2"/>
    <w:rsid w:val="00B74241"/>
    <w:rsid w:val="00B74606"/>
    <w:rsid w:val="00B75749"/>
    <w:rsid w:val="00B763C5"/>
    <w:rsid w:val="00B81164"/>
    <w:rsid w:val="00B816E0"/>
    <w:rsid w:val="00B81FFF"/>
    <w:rsid w:val="00B82082"/>
    <w:rsid w:val="00B82962"/>
    <w:rsid w:val="00B82D49"/>
    <w:rsid w:val="00B8465A"/>
    <w:rsid w:val="00B858D2"/>
    <w:rsid w:val="00B85F66"/>
    <w:rsid w:val="00B867E1"/>
    <w:rsid w:val="00B86E6F"/>
    <w:rsid w:val="00B901CA"/>
    <w:rsid w:val="00B91D1A"/>
    <w:rsid w:val="00B92A54"/>
    <w:rsid w:val="00B9382B"/>
    <w:rsid w:val="00B945B8"/>
    <w:rsid w:val="00B94E4F"/>
    <w:rsid w:val="00B95A70"/>
    <w:rsid w:val="00BA13DF"/>
    <w:rsid w:val="00BA1EA5"/>
    <w:rsid w:val="00BA2275"/>
    <w:rsid w:val="00BA3242"/>
    <w:rsid w:val="00BA34CE"/>
    <w:rsid w:val="00BA38D9"/>
    <w:rsid w:val="00BA390C"/>
    <w:rsid w:val="00BA4A63"/>
    <w:rsid w:val="00BA4DC9"/>
    <w:rsid w:val="00BA5BED"/>
    <w:rsid w:val="00BA7F8A"/>
    <w:rsid w:val="00BB065F"/>
    <w:rsid w:val="00BB0927"/>
    <w:rsid w:val="00BB0A41"/>
    <w:rsid w:val="00BB15D2"/>
    <w:rsid w:val="00BB4C51"/>
    <w:rsid w:val="00BB50A1"/>
    <w:rsid w:val="00BB5ED8"/>
    <w:rsid w:val="00BB779E"/>
    <w:rsid w:val="00BC131B"/>
    <w:rsid w:val="00BC3D0F"/>
    <w:rsid w:val="00BC465C"/>
    <w:rsid w:val="00BC5A21"/>
    <w:rsid w:val="00BC6C68"/>
    <w:rsid w:val="00BC7D47"/>
    <w:rsid w:val="00BD0452"/>
    <w:rsid w:val="00BD0BDA"/>
    <w:rsid w:val="00BD1EBC"/>
    <w:rsid w:val="00BD24A0"/>
    <w:rsid w:val="00BD2D8B"/>
    <w:rsid w:val="00BD3EC3"/>
    <w:rsid w:val="00BD5094"/>
    <w:rsid w:val="00BD5E55"/>
    <w:rsid w:val="00BE0986"/>
    <w:rsid w:val="00BE16FF"/>
    <w:rsid w:val="00BE2467"/>
    <w:rsid w:val="00BE2F39"/>
    <w:rsid w:val="00BE3929"/>
    <w:rsid w:val="00BE692C"/>
    <w:rsid w:val="00BE761F"/>
    <w:rsid w:val="00BE7662"/>
    <w:rsid w:val="00BF0509"/>
    <w:rsid w:val="00BF0AE8"/>
    <w:rsid w:val="00BF0F3D"/>
    <w:rsid w:val="00BF213F"/>
    <w:rsid w:val="00BF240A"/>
    <w:rsid w:val="00BF25B1"/>
    <w:rsid w:val="00BF2A3F"/>
    <w:rsid w:val="00BF62E6"/>
    <w:rsid w:val="00BF67FA"/>
    <w:rsid w:val="00BF7198"/>
    <w:rsid w:val="00C00FE3"/>
    <w:rsid w:val="00C03D0B"/>
    <w:rsid w:val="00C04A03"/>
    <w:rsid w:val="00C0558D"/>
    <w:rsid w:val="00C05892"/>
    <w:rsid w:val="00C06AB9"/>
    <w:rsid w:val="00C06ABD"/>
    <w:rsid w:val="00C11CF2"/>
    <w:rsid w:val="00C124ED"/>
    <w:rsid w:val="00C15E72"/>
    <w:rsid w:val="00C1612D"/>
    <w:rsid w:val="00C1659E"/>
    <w:rsid w:val="00C17522"/>
    <w:rsid w:val="00C203A1"/>
    <w:rsid w:val="00C20F4E"/>
    <w:rsid w:val="00C225B5"/>
    <w:rsid w:val="00C227E4"/>
    <w:rsid w:val="00C22B2E"/>
    <w:rsid w:val="00C24646"/>
    <w:rsid w:val="00C2480B"/>
    <w:rsid w:val="00C24E06"/>
    <w:rsid w:val="00C2630A"/>
    <w:rsid w:val="00C2664B"/>
    <w:rsid w:val="00C30CB1"/>
    <w:rsid w:val="00C32AC0"/>
    <w:rsid w:val="00C33673"/>
    <w:rsid w:val="00C33691"/>
    <w:rsid w:val="00C33708"/>
    <w:rsid w:val="00C339AF"/>
    <w:rsid w:val="00C37300"/>
    <w:rsid w:val="00C40195"/>
    <w:rsid w:val="00C4038E"/>
    <w:rsid w:val="00C4045F"/>
    <w:rsid w:val="00C41BA2"/>
    <w:rsid w:val="00C425C6"/>
    <w:rsid w:val="00C436D9"/>
    <w:rsid w:val="00C44298"/>
    <w:rsid w:val="00C44326"/>
    <w:rsid w:val="00C460F1"/>
    <w:rsid w:val="00C5271F"/>
    <w:rsid w:val="00C52E76"/>
    <w:rsid w:val="00C5379D"/>
    <w:rsid w:val="00C538E7"/>
    <w:rsid w:val="00C53C76"/>
    <w:rsid w:val="00C541FB"/>
    <w:rsid w:val="00C543FC"/>
    <w:rsid w:val="00C560C9"/>
    <w:rsid w:val="00C56A47"/>
    <w:rsid w:val="00C572C1"/>
    <w:rsid w:val="00C60071"/>
    <w:rsid w:val="00C616C8"/>
    <w:rsid w:val="00C618A2"/>
    <w:rsid w:val="00C61C3F"/>
    <w:rsid w:val="00C6268B"/>
    <w:rsid w:val="00C63BA8"/>
    <w:rsid w:val="00C64854"/>
    <w:rsid w:val="00C64A11"/>
    <w:rsid w:val="00C659C4"/>
    <w:rsid w:val="00C7108E"/>
    <w:rsid w:val="00C71689"/>
    <w:rsid w:val="00C722DC"/>
    <w:rsid w:val="00C72312"/>
    <w:rsid w:val="00C72D83"/>
    <w:rsid w:val="00C72DA2"/>
    <w:rsid w:val="00C75EF1"/>
    <w:rsid w:val="00C76DAE"/>
    <w:rsid w:val="00C80755"/>
    <w:rsid w:val="00C814E2"/>
    <w:rsid w:val="00C82E1F"/>
    <w:rsid w:val="00C82FB1"/>
    <w:rsid w:val="00C840D9"/>
    <w:rsid w:val="00C85DE7"/>
    <w:rsid w:val="00C86F9D"/>
    <w:rsid w:val="00C8740D"/>
    <w:rsid w:val="00C874D6"/>
    <w:rsid w:val="00C87822"/>
    <w:rsid w:val="00C879AA"/>
    <w:rsid w:val="00C87C7A"/>
    <w:rsid w:val="00C902D9"/>
    <w:rsid w:val="00C90599"/>
    <w:rsid w:val="00C90C3C"/>
    <w:rsid w:val="00C92434"/>
    <w:rsid w:val="00C92B23"/>
    <w:rsid w:val="00C93FFA"/>
    <w:rsid w:val="00C965E0"/>
    <w:rsid w:val="00C97882"/>
    <w:rsid w:val="00C97FB7"/>
    <w:rsid w:val="00CA0C19"/>
    <w:rsid w:val="00CA1E40"/>
    <w:rsid w:val="00CA1EC6"/>
    <w:rsid w:val="00CA2111"/>
    <w:rsid w:val="00CA2E0D"/>
    <w:rsid w:val="00CA2F7C"/>
    <w:rsid w:val="00CA543E"/>
    <w:rsid w:val="00CA5CB3"/>
    <w:rsid w:val="00CA6020"/>
    <w:rsid w:val="00CB0D7A"/>
    <w:rsid w:val="00CB188D"/>
    <w:rsid w:val="00CB2DFB"/>
    <w:rsid w:val="00CB37CC"/>
    <w:rsid w:val="00CB46F2"/>
    <w:rsid w:val="00CB4F95"/>
    <w:rsid w:val="00CB53FE"/>
    <w:rsid w:val="00CB7B9D"/>
    <w:rsid w:val="00CC07DC"/>
    <w:rsid w:val="00CC0FA9"/>
    <w:rsid w:val="00CC35EA"/>
    <w:rsid w:val="00CC3B1F"/>
    <w:rsid w:val="00CC435C"/>
    <w:rsid w:val="00CC5C6E"/>
    <w:rsid w:val="00CC690D"/>
    <w:rsid w:val="00CC7B1A"/>
    <w:rsid w:val="00CC7CDA"/>
    <w:rsid w:val="00CD090A"/>
    <w:rsid w:val="00CD1A00"/>
    <w:rsid w:val="00CD2A84"/>
    <w:rsid w:val="00CD4633"/>
    <w:rsid w:val="00CD474C"/>
    <w:rsid w:val="00CD52FD"/>
    <w:rsid w:val="00CD5679"/>
    <w:rsid w:val="00CD5F4D"/>
    <w:rsid w:val="00CD6B9F"/>
    <w:rsid w:val="00CD6C13"/>
    <w:rsid w:val="00CD6CCE"/>
    <w:rsid w:val="00CE0FEF"/>
    <w:rsid w:val="00CE11B1"/>
    <w:rsid w:val="00CE1FEC"/>
    <w:rsid w:val="00CE4A9F"/>
    <w:rsid w:val="00CE6347"/>
    <w:rsid w:val="00CE7B30"/>
    <w:rsid w:val="00CF0722"/>
    <w:rsid w:val="00CF0D42"/>
    <w:rsid w:val="00CF0FBB"/>
    <w:rsid w:val="00CF1FDD"/>
    <w:rsid w:val="00CF26AF"/>
    <w:rsid w:val="00CF2CCE"/>
    <w:rsid w:val="00CF382C"/>
    <w:rsid w:val="00CF3900"/>
    <w:rsid w:val="00CF57AA"/>
    <w:rsid w:val="00CF6022"/>
    <w:rsid w:val="00CF795C"/>
    <w:rsid w:val="00D011B5"/>
    <w:rsid w:val="00D026F9"/>
    <w:rsid w:val="00D033AB"/>
    <w:rsid w:val="00D0383D"/>
    <w:rsid w:val="00D046B1"/>
    <w:rsid w:val="00D06E9E"/>
    <w:rsid w:val="00D077E6"/>
    <w:rsid w:val="00D07C57"/>
    <w:rsid w:val="00D07CDC"/>
    <w:rsid w:val="00D07EC5"/>
    <w:rsid w:val="00D104A6"/>
    <w:rsid w:val="00D1064F"/>
    <w:rsid w:val="00D109BB"/>
    <w:rsid w:val="00D11623"/>
    <w:rsid w:val="00D11772"/>
    <w:rsid w:val="00D131DD"/>
    <w:rsid w:val="00D14377"/>
    <w:rsid w:val="00D151E2"/>
    <w:rsid w:val="00D16B6F"/>
    <w:rsid w:val="00D16FB8"/>
    <w:rsid w:val="00D17A5F"/>
    <w:rsid w:val="00D20EB6"/>
    <w:rsid w:val="00D23ACD"/>
    <w:rsid w:val="00D24079"/>
    <w:rsid w:val="00D25C48"/>
    <w:rsid w:val="00D25D9E"/>
    <w:rsid w:val="00D3580B"/>
    <w:rsid w:val="00D35815"/>
    <w:rsid w:val="00D36D0B"/>
    <w:rsid w:val="00D36D89"/>
    <w:rsid w:val="00D36F06"/>
    <w:rsid w:val="00D37051"/>
    <w:rsid w:val="00D37075"/>
    <w:rsid w:val="00D40E45"/>
    <w:rsid w:val="00D42397"/>
    <w:rsid w:val="00D429E3"/>
    <w:rsid w:val="00D42C84"/>
    <w:rsid w:val="00D42F1D"/>
    <w:rsid w:val="00D431DC"/>
    <w:rsid w:val="00D436DA"/>
    <w:rsid w:val="00D43978"/>
    <w:rsid w:val="00D43BB8"/>
    <w:rsid w:val="00D45261"/>
    <w:rsid w:val="00D45D34"/>
    <w:rsid w:val="00D47CDE"/>
    <w:rsid w:val="00D47FF9"/>
    <w:rsid w:val="00D505B3"/>
    <w:rsid w:val="00D5124E"/>
    <w:rsid w:val="00D52134"/>
    <w:rsid w:val="00D52F37"/>
    <w:rsid w:val="00D52F81"/>
    <w:rsid w:val="00D54D6C"/>
    <w:rsid w:val="00D54DF4"/>
    <w:rsid w:val="00D55007"/>
    <w:rsid w:val="00D5567B"/>
    <w:rsid w:val="00D559DB"/>
    <w:rsid w:val="00D57D32"/>
    <w:rsid w:val="00D6091B"/>
    <w:rsid w:val="00D60DAB"/>
    <w:rsid w:val="00D60E1A"/>
    <w:rsid w:val="00D6109C"/>
    <w:rsid w:val="00D61DC1"/>
    <w:rsid w:val="00D64C68"/>
    <w:rsid w:val="00D65352"/>
    <w:rsid w:val="00D65A58"/>
    <w:rsid w:val="00D66F6F"/>
    <w:rsid w:val="00D70D60"/>
    <w:rsid w:val="00D7207C"/>
    <w:rsid w:val="00D72E43"/>
    <w:rsid w:val="00D74B15"/>
    <w:rsid w:val="00D7512C"/>
    <w:rsid w:val="00D75738"/>
    <w:rsid w:val="00D75F15"/>
    <w:rsid w:val="00D77050"/>
    <w:rsid w:val="00D80747"/>
    <w:rsid w:val="00D819AE"/>
    <w:rsid w:val="00D835D5"/>
    <w:rsid w:val="00D877AB"/>
    <w:rsid w:val="00D879A9"/>
    <w:rsid w:val="00D87D36"/>
    <w:rsid w:val="00D90D58"/>
    <w:rsid w:val="00D92CDC"/>
    <w:rsid w:val="00D930EF"/>
    <w:rsid w:val="00D93A2C"/>
    <w:rsid w:val="00D94B50"/>
    <w:rsid w:val="00D94B62"/>
    <w:rsid w:val="00D94F2B"/>
    <w:rsid w:val="00D952FB"/>
    <w:rsid w:val="00D97382"/>
    <w:rsid w:val="00D97657"/>
    <w:rsid w:val="00DA0444"/>
    <w:rsid w:val="00DA11A7"/>
    <w:rsid w:val="00DA14AE"/>
    <w:rsid w:val="00DA1DE5"/>
    <w:rsid w:val="00DA24E9"/>
    <w:rsid w:val="00DA399E"/>
    <w:rsid w:val="00DA3DCD"/>
    <w:rsid w:val="00DA526C"/>
    <w:rsid w:val="00DA7C02"/>
    <w:rsid w:val="00DA7C78"/>
    <w:rsid w:val="00DB100C"/>
    <w:rsid w:val="00DB3C91"/>
    <w:rsid w:val="00DB525D"/>
    <w:rsid w:val="00DB659B"/>
    <w:rsid w:val="00DB70C1"/>
    <w:rsid w:val="00DB7CBE"/>
    <w:rsid w:val="00DC0011"/>
    <w:rsid w:val="00DC00F5"/>
    <w:rsid w:val="00DC0D48"/>
    <w:rsid w:val="00DC2334"/>
    <w:rsid w:val="00DC2C9F"/>
    <w:rsid w:val="00DC3A31"/>
    <w:rsid w:val="00DC4935"/>
    <w:rsid w:val="00DC694F"/>
    <w:rsid w:val="00DC7A3A"/>
    <w:rsid w:val="00DD0516"/>
    <w:rsid w:val="00DD0721"/>
    <w:rsid w:val="00DD0F25"/>
    <w:rsid w:val="00DD21D4"/>
    <w:rsid w:val="00DD37E0"/>
    <w:rsid w:val="00DD4840"/>
    <w:rsid w:val="00DD513E"/>
    <w:rsid w:val="00DD61AE"/>
    <w:rsid w:val="00DD6729"/>
    <w:rsid w:val="00DD6E8E"/>
    <w:rsid w:val="00DE178F"/>
    <w:rsid w:val="00DE1C3F"/>
    <w:rsid w:val="00DE25D4"/>
    <w:rsid w:val="00DE2CEA"/>
    <w:rsid w:val="00DE2DFC"/>
    <w:rsid w:val="00DE3399"/>
    <w:rsid w:val="00DE3997"/>
    <w:rsid w:val="00DE3F25"/>
    <w:rsid w:val="00DE43ED"/>
    <w:rsid w:val="00DE4C79"/>
    <w:rsid w:val="00DF0273"/>
    <w:rsid w:val="00DF0600"/>
    <w:rsid w:val="00DF0B33"/>
    <w:rsid w:val="00DF22B6"/>
    <w:rsid w:val="00DF3101"/>
    <w:rsid w:val="00DF39D8"/>
    <w:rsid w:val="00DF3DCA"/>
    <w:rsid w:val="00DF45F0"/>
    <w:rsid w:val="00DF4AE8"/>
    <w:rsid w:val="00DF4C6E"/>
    <w:rsid w:val="00DF5050"/>
    <w:rsid w:val="00DF58BB"/>
    <w:rsid w:val="00DF74BC"/>
    <w:rsid w:val="00E01826"/>
    <w:rsid w:val="00E01939"/>
    <w:rsid w:val="00E01D27"/>
    <w:rsid w:val="00E02856"/>
    <w:rsid w:val="00E0339B"/>
    <w:rsid w:val="00E04B38"/>
    <w:rsid w:val="00E058F2"/>
    <w:rsid w:val="00E05BB6"/>
    <w:rsid w:val="00E06390"/>
    <w:rsid w:val="00E063D5"/>
    <w:rsid w:val="00E06DE9"/>
    <w:rsid w:val="00E10372"/>
    <w:rsid w:val="00E108E1"/>
    <w:rsid w:val="00E1163F"/>
    <w:rsid w:val="00E11954"/>
    <w:rsid w:val="00E12009"/>
    <w:rsid w:val="00E12C82"/>
    <w:rsid w:val="00E12EB4"/>
    <w:rsid w:val="00E13218"/>
    <w:rsid w:val="00E13501"/>
    <w:rsid w:val="00E14E91"/>
    <w:rsid w:val="00E15E72"/>
    <w:rsid w:val="00E16747"/>
    <w:rsid w:val="00E17703"/>
    <w:rsid w:val="00E20726"/>
    <w:rsid w:val="00E208D7"/>
    <w:rsid w:val="00E20EB5"/>
    <w:rsid w:val="00E215A8"/>
    <w:rsid w:val="00E2386E"/>
    <w:rsid w:val="00E269B6"/>
    <w:rsid w:val="00E30352"/>
    <w:rsid w:val="00E31B73"/>
    <w:rsid w:val="00E31FF0"/>
    <w:rsid w:val="00E33A68"/>
    <w:rsid w:val="00E3473B"/>
    <w:rsid w:val="00E362E9"/>
    <w:rsid w:val="00E369F4"/>
    <w:rsid w:val="00E36EE2"/>
    <w:rsid w:val="00E40EF5"/>
    <w:rsid w:val="00E42645"/>
    <w:rsid w:val="00E45B3F"/>
    <w:rsid w:val="00E464B7"/>
    <w:rsid w:val="00E50E60"/>
    <w:rsid w:val="00E51070"/>
    <w:rsid w:val="00E51A84"/>
    <w:rsid w:val="00E53463"/>
    <w:rsid w:val="00E54006"/>
    <w:rsid w:val="00E54DA1"/>
    <w:rsid w:val="00E570B3"/>
    <w:rsid w:val="00E57D8B"/>
    <w:rsid w:val="00E601D5"/>
    <w:rsid w:val="00E604E6"/>
    <w:rsid w:val="00E60F95"/>
    <w:rsid w:val="00E624CA"/>
    <w:rsid w:val="00E6272E"/>
    <w:rsid w:val="00E62F9A"/>
    <w:rsid w:val="00E64C91"/>
    <w:rsid w:val="00E65E12"/>
    <w:rsid w:val="00E6630E"/>
    <w:rsid w:val="00E66769"/>
    <w:rsid w:val="00E66FE7"/>
    <w:rsid w:val="00E67316"/>
    <w:rsid w:val="00E67587"/>
    <w:rsid w:val="00E67A1B"/>
    <w:rsid w:val="00E70C9A"/>
    <w:rsid w:val="00E71661"/>
    <w:rsid w:val="00E72588"/>
    <w:rsid w:val="00E72EF4"/>
    <w:rsid w:val="00E7371C"/>
    <w:rsid w:val="00E737EC"/>
    <w:rsid w:val="00E73D12"/>
    <w:rsid w:val="00E74BA7"/>
    <w:rsid w:val="00E75213"/>
    <w:rsid w:val="00E75A48"/>
    <w:rsid w:val="00E75BC6"/>
    <w:rsid w:val="00E75C9B"/>
    <w:rsid w:val="00E75CE6"/>
    <w:rsid w:val="00E80403"/>
    <w:rsid w:val="00E80F9F"/>
    <w:rsid w:val="00E81896"/>
    <w:rsid w:val="00E82137"/>
    <w:rsid w:val="00E82376"/>
    <w:rsid w:val="00E8512A"/>
    <w:rsid w:val="00E855A6"/>
    <w:rsid w:val="00E8633A"/>
    <w:rsid w:val="00E8636A"/>
    <w:rsid w:val="00E86575"/>
    <w:rsid w:val="00E86633"/>
    <w:rsid w:val="00E8689E"/>
    <w:rsid w:val="00E87E1E"/>
    <w:rsid w:val="00E92418"/>
    <w:rsid w:val="00E92EC3"/>
    <w:rsid w:val="00E9407D"/>
    <w:rsid w:val="00E94EF8"/>
    <w:rsid w:val="00E973D0"/>
    <w:rsid w:val="00EA0A77"/>
    <w:rsid w:val="00EA12C2"/>
    <w:rsid w:val="00EA1D07"/>
    <w:rsid w:val="00EA2719"/>
    <w:rsid w:val="00EA34E2"/>
    <w:rsid w:val="00EA3DE9"/>
    <w:rsid w:val="00EA439A"/>
    <w:rsid w:val="00EA4667"/>
    <w:rsid w:val="00EA4E54"/>
    <w:rsid w:val="00EA5286"/>
    <w:rsid w:val="00EA54B5"/>
    <w:rsid w:val="00EA7B24"/>
    <w:rsid w:val="00EB0C84"/>
    <w:rsid w:val="00EB1CE0"/>
    <w:rsid w:val="00EB28E4"/>
    <w:rsid w:val="00EB423E"/>
    <w:rsid w:val="00EB5857"/>
    <w:rsid w:val="00EB59CF"/>
    <w:rsid w:val="00EB6F70"/>
    <w:rsid w:val="00EB7303"/>
    <w:rsid w:val="00EC0072"/>
    <w:rsid w:val="00EC0DAD"/>
    <w:rsid w:val="00EC1B80"/>
    <w:rsid w:val="00EC2A56"/>
    <w:rsid w:val="00EC3705"/>
    <w:rsid w:val="00EC3F91"/>
    <w:rsid w:val="00EC418F"/>
    <w:rsid w:val="00EC43E5"/>
    <w:rsid w:val="00EC49F4"/>
    <w:rsid w:val="00EC6EA4"/>
    <w:rsid w:val="00EC6F60"/>
    <w:rsid w:val="00EC70B4"/>
    <w:rsid w:val="00EC72CE"/>
    <w:rsid w:val="00ED0035"/>
    <w:rsid w:val="00ED1EB5"/>
    <w:rsid w:val="00ED25C4"/>
    <w:rsid w:val="00ED2BC5"/>
    <w:rsid w:val="00ED39AA"/>
    <w:rsid w:val="00ED3FCB"/>
    <w:rsid w:val="00ED54D1"/>
    <w:rsid w:val="00ED7669"/>
    <w:rsid w:val="00ED78D5"/>
    <w:rsid w:val="00EE0762"/>
    <w:rsid w:val="00EE1A43"/>
    <w:rsid w:val="00EE26C3"/>
    <w:rsid w:val="00EE7679"/>
    <w:rsid w:val="00EF0038"/>
    <w:rsid w:val="00EF03E3"/>
    <w:rsid w:val="00EF07E4"/>
    <w:rsid w:val="00EF2634"/>
    <w:rsid w:val="00EF2CB0"/>
    <w:rsid w:val="00EF3685"/>
    <w:rsid w:val="00EF64EB"/>
    <w:rsid w:val="00EF7320"/>
    <w:rsid w:val="00F00497"/>
    <w:rsid w:val="00F01E3F"/>
    <w:rsid w:val="00F028F0"/>
    <w:rsid w:val="00F02C5D"/>
    <w:rsid w:val="00F0386A"/>
    <w:rsid w:val="00F0401F"/>
    <w:rsid w:val="00F05594"/>
    <w:rsid w:val="00F05942"/>
    <w:rsid w:val="00F0619E"/>
    <w:rsid w:val="00F06DFA"/>
    <w:rsid w:val="00F072DD"/>
    <w:rsid w:val="00F0748E"/>
    <w:rsid w:val="00F07D50"/>
    <w:rsid w:val="00F10A39"/>
    <w:rsid w:val="00F113FC"/>
    <w:rsid w:val="00F11557"/>
    <w:rsid w:val="00F1325B"/>
    <w:rsid w:val="00F13C47"/>
    <w:rsid w:val="00F13E91"/>
    <w:rsid w:val="00F163B0"/>
    <w:rsid w:val="00F17344"/>
    <w:rsid w:val="00F17CCC"/>
    <w:rsid w:val="00F2063D"/>
    <w:rsid w:val="00F20772"/>
    <w:rsid w:val="00F207E2"/>
    <w:rsid w:val="00F209C1"/>
    <w:rsid w:val="00F227FB"/>
    <w:rsid w:val="00F22A09"/>
    <w:rsid w:val="00F23F18"/>
    <w:rsid w:val="00F241A3"/>
    <w:rsid w:val="00F25861"/>
    <w:rsid w:val="00F25D23"/>
    <w:rsid w:val="00F2768C"/>
    <w:rsid w:val="00F276CE"/>
    <w:rsid w:val="00F27FA5"/>
    <w:rsid w:val="00F30349"/>
    <w:rsid w:val="00F31447"/>
    <w:rsid w:val="00F31DBD"/>
    <w:rsid w:val="00F31F0E"/>
    <w:rsid w:val="00F323D1"/>
    <w:rsid w:val="00F32BCD"/>
    <w:rsid w:val="00F33074"/>
    <w:rsid w:val="00F33CE0"/>
    <w:rsid w:val="00F3612E"/>
    <w:rsid w:val="00F36A73"/>
    <w:rsid w:val="00F40BA7"/>
    <w:rsid w:val="00F43D67"/>
    <w:rsid w:val="00F450B0"/>
    <w:rsid w:val="00F468D1"/>
    <w:rsid w:val="00F47025"/>
    <w:rsid w:val="00F504F0"/>
    <w:rsid w:val="00F505FE"/>
    <w:rsid w:val="00F50D4B"/>
    <w:rsid w:val="00F527B9"/>
    <w:rsid w:val="00F52855"/>
    <w:rsid w:val="00F539DA"/>
    <w:rsid w:val="00F53C4B"/>
    <w:rsid w:val="00F5437A"/>
    <w:rsid w:val="00F56202"/>
    <w:rsid w:val="00F56564"/>
    <w:rsid w:val="00F608E1"/>
    <w:rsid w:val="00F62AB9"/>
    <w:rsid w:val="00F62FB7"/>
    <w:rsid w:val="00F64164"/>
    <w:rsid w:val="00F6677B"/>
    <w:rsid w:val="00F66F92"/>
    <w:rsid w:val="00F67574"/>
    <w:rsid w:val="00F71766"/>
    <w:rsid w:val="00F71CFD"/>
    <w:rsid w:val="00F72AC4"/>
    <w:rsid w:val="00F73542"/>
    <w:rsid w:val="00F736B0"/>
    <w:rsid w:val="00F7384E"/>
    <w:rsid w:val="00F75D63"/>
    <w:rsid w:val="00F76D8D"/>
    <w:rsid w:val="00F7799B"/>
    <w:rsid w:val="00F8046C"/>
    <w:rsid w:val="00F8111C"/>
    <w:rsid w:val="00F817F4"/>
    <w:rsid w:val="00F83D73"/>
    <w:rsid w:val="00F84E3C"/>
    <w:rsid w:val="00F85F94"/>
    <w:rsid w:val="00F86FE3"/>
    <w:rsid w:val="00F86FEC"/>
    <w:rsid w:val="00F870B1"/>
    <w:rsid w:val="00F87E61"/>
    <w:rsid w:val="00F87E7B"/>
    <w:rsid w:val="00F87EC7"/>
    <w:rsid w:val="00F9211D"/>
    <w:rsid w:val="00F9212A"/>
    <w:rsid w:val="00F94489"/>
    <w:rsid w:val="00F94B1D"/>
    <w:rsid w:val="00F9675C"/>
    <w:rsid w:val="00F97133"/>
    <w:rsid w:val="00F9724D"/>
    <w:rsid w:val="00FA01C5"/>
    <w:rsid w:val="00FA051D"/>
    <w:rsid w:val="00FA067F"/>
    <w:rsid w:val="00FA07A8"/>
    <w:rsid w:val="00FA1676"/>
    <w:rsid w:val="00FA2528"/>
    <w:rsid w:val="00FA3AAE"/>
    <w:rsid w:val="00FA3D94"/>
    <w:rsid w:val="00FA444B"/>
    <w:rsid w:val="00FA4B20"/>
    <w:rsid w:val="00FA6442"/>
    <w:rsid w:val="00FA7C2E"/>
    <w:rsid w:val="00FB00A9"/>
    <w:rsid w:val="00FB03BA"/>
    <w:rsid w:val="00FB10A6"/>
    <w:rsid w:val="00FB1792"/>
    <w:rsid w:val="00FB17BF"/>
    <w:rsid w:val="00FB1E56"/>
    <w:rsid w:val="00FB2B6C"/>
    <w:rsid w:val="00FB3BE0"/>
    <w:rsid w:val="00FB45C4"/>
    <w:rsid w:val="00FB4B43"/>
    <w:rsid w:val="00FB501B"/>
    <w:rsid w:val="00FB5696"/>
    <w:rsid w:val="00FB5DAC"/>
    <w:rsid w:val="00FC0652"/>
    <w:rsid w:val="00FC07A4"/>
    <w:rsid w:val="00FC103A"/>
    <w:rsid w:val="00FC1311"/>
    <w:rsid w:val="00FC2B34"/>
    <w:rsid w:val="00FC2B82"/>
    <w:rsid w:val="00FC3B37"/>
    <w:rsid w:val="00FC434E"/>
    <w:rsid w:val="00FC484B"/>
    <w:rsid w:val="00FC56B0"/>
    <w:rsid w:val="00FC5769"/>
    <w:rsid w:val="00FC7112"/>
    <w:rsid w:val="00FC7527"/>
    <w:rsid w:val="00FD18FA"/>
    <w:rsid w:val="00FD31A2"/>
    <w:rsid w:val="00FD358B"/>
    <w:rsid w:val="00FD361C"/>
    <w:rsid w:val="00FD3B4E"/>
    <w:rsid w:val="00FD5CAC"/>
    <w:rsid w:val="00FD5D96"/>
    <w:rsid w:val="00FD60F7"/>
    <w:rsid w:val="00FD6941"/>
    <w:rsid w:val="00FD69E3"/>
    <w:rsid w:val="00FD7F20"/>
    <w:rsid w:val="00FE00C6"/>
    <w:rsid w:val="00FE11B0"/>
    <w:rsid w:val="00FE234C"/>
    <w:rsid w:val="00FE3556"/>
    <w:rsid w:val="00FE4C7B"/>
    <w:rsid w:val="00FE4F96"/>
    <w:rsid w:val="00FE5DCC"/>
    <w:rsid w:val="00FE79D2"/>
    <w:rsid w:val="00FE7AAB"/>
    <w:rsid w:val="00FF00B6"/>
    <w:rsid w:val="00FF1436"/>
    <w:rsid w:val="00FF1677"/>
    <w:rsid w:val="00FF199A"/>
    <w:rsid w:val="00FF2328"/>
    <w:rsid w:val="00FF2B5B"/>
    <w:rsid w:val="00FF3310"/>
    <w:rsid w:val="00FF42AD"/>
    <w:rsid w:val="00FF614A"/>
    <w:rsid w:val="00FF737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02D737"/>
  <w15:docId w15:val="{C9C50785-D35E-4679-A09D-E09109C7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4C4C4C"/>
        <w:sz w:val="22"/>
        <w:szCs w:val="22"/>
        <w:lang w:val="en-US" w:eastAsia="en-US" w:bidi="he-IL"/>
      </w:rPr>
    </w:rPrDefault>
    <w:pPrDefault>
      <w:pPr>
        <w:spacing w:before="120" w:after="12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939AF"/>
  </w:style>
  <w:style w:type="paragraph" w:styleId="Heading1">
    <w:name w:val="heading 1"/>
    <w:basedOn w:val="nnormal"/>
    <w:next w:val="nnormal"/>
    <w:link w:val="Heading1Char"/>
    <w:uiPriority w:val="9"/>
    <w:qFormat/>
    <w:rsid w:val="00454A84"/>
    <w:pPr>
      <w:keepNext/>
      <w:pageBreakBefore/>
      <w:numPr>
        <w:numId w:val="33"/>
      </w:numPr>
      <w:spacing w:before="0" w:line="240" w:lineRule="auto"/>
      <w:outlineLvl w:val="0"/>
    </w:pPr>
    <w:rPr>
      <w:bCs/>
      <w:kern w:val="32"/>
      <w:sz w:val="40"/>
      <w:szCs w:val="60"/>
    </w:rPr>
  </w:style>
  <w:style w:type="paragraph" w:styleId="Heading2">
    <w:name w:val="heading 2"/>
    <w:basedOn w:val="Heading1"/>
    <w:next w:val="nnormal"/>
    <w:link w:val="Heading2Char"/>
    <w:uiPriority w:val="99"/>
    <w:qFormat/>
    <w:rsid w:val="00DE3399"/>
    <w:pPr>
      <w:pageBreakBefore w:val="0"/>
      <w:numPr>
        <w:ilvl w:val="1"/>
      </w:numPr>
      <w:spacing w:before="300"/>
      <w:outlineLvl w:val="1"/>
    </w:pPr>
    <w:rPr>
      <w:bCs w:val="0"/>
      <w:iCs/>
      <w:sz w:val="36"/>
      <w:szCs w:val="40"/>
    </w:rPr>
  </w:style>
  <w:style w:type="paragraph" w:styleId="Heading3">
    <w:name w:val="heading 3"/>
    <w:basedOn w:val="Heading2"/>
    <w:next w:val="nnormal"/>
    <w:link w:val="Heading3Char"/>
    <w:uiPriority w:val="9"/>
    <w:qFormat/>
    <w:rsid w:val="00DE3399"/>
    <w:pPr>
      <w:numPr>
        <w:ilvl w:val="2"/>
      </w:numPr>
      <w:tabs>
        <w:tab w:val="left" w:pos="1474"/>
      </w:tabs>
      <w:ind w:left="720"/>
      <w:outlineLvl w:val="2"/>
    </w:pPr>
    <w:rPr>
      <w:bCs/>
      <w:sz w:val="32"/>
      <w:szCs w:val="36"/>
    </w:rPr>
  </w:style>
  <w:style w:type="paragraph" w:styleId="Heading4">
    <w:name w:val="heading 4"/>
    <w:basedOn w:val="Heading3"/>
    <w:next w:val="Normal"/>
    <w:link w:val="Heading4Char"/>
    <w:uiPriority w:val="9"/>
    <w:unhideWhenUsed/>
    <w:qFormat/>
    <w:rsid w:val="006C54C0"/>
    <w:pPr>
      <w:keepLines/>
      <w:numPr>
        <w:ilvl w:val="3"/>
      </w:numPr>
      <w:spacing w:before="240"/>
      <w:outlineLvl w:val="3"/>
    </w:pPr>
    <w:rPr>
      <w:rFonts w:eastAsiaTheme="majorEastAsia" w:cstheme="majorBidi"/>
      <w:bCs w:val="0"/>
      <w:iCs w:val="0"/>
      <w:sz w:val="28"/>
    </w:rPr>
  </w:style>
  <w:style w:type="paragraph" w:styleId="Heading5">
    <w:name w:val="heading 5"/>
    <w:basedOn w:val="Heading4"/>
    <w:next w:val="nnormal"/>
    <w:link w:val="Heading5Char"/>
    <w:uiPriority w:val="9"/>
    <w:qFormat/>
    <w:rsid w:val="006C54C0"/>
    <w:pPr>
      <w:keepLines w:val="0"/>
      <w:numPr>
        <w:ilvl w:val="4"/>
      </w:numPr>
      <w:outlineLvl w:val="4"/>
    </w:pPr>
    <w:rPr>
      <w:rFonts w:eastAsiaTheme="minorEastAsia" w:cs="Arial"/>
      <w:sz w:val="24"/>
      <w:szCs w:val="28"/>
    </w:rPr>
  </w:style>
  <w:style w:type="paragraph" w:styleId="Heading6">
    <w:name w:val="heading 6"/>
    <w:basedOn w:val="Heading5"/>
    <w:next w:val="nnormal"/>
    <w:link w:val="Heading6Char"/>
    <w:uiPriority w:val="99"/>
    <w:qFormat/>
    <w:rsid w:val="00DE3399"/>
    <w:pPr>
      <w:numPr>
        <w:ilvl w:val="5"/>
      </w:numPr>
      <w:tabs>
        <w:tab w:val="left" w:pos="1418"/>
      </w:tabs>
      <w:outlineLvl w:val="5"/>
    </w:pPr>
    <w:rPr>
      <w:bCs/>
    </w:rPr>
  </w:style>
  <w:style w:type="paragraph" w:styleId="Heading7">
    <w:name w:val="heading 7"/>
    <w:basedOn w:val="Index6"/>
    <w:next w:val="Normal"/>
    <w:link w:val="Heading7Char"/>
    <w:uiPriority w:val="99"/>
    <w:rsid w:val="00DE3399"/>
    <w:pPr>
      <w:numPr>
        <w:ilvl w:val="6"/>
        <w:numId w:val="33"/>
      </w:numPr>
      <w:spacing w:before="240" w:line="276" w:lineRule="auto"/>
      <w:outlineLvl w:val="6"/>
    </w:pPr>
    <w:rPr>
      <w:rFonts w:ascii="Arial" w:hAnsi="Arial"/>
      <w:sz w:val="24"/>
    </w:rPr>
  </w:style>
  <w:style w:type="paragraph" w:styleId="Heading8">
    <w:name w:val="heading 8"/>
    <w:basedOn w:val="Normal"/>
    <w:next w:val="Normal"/>
    <w:link w:val="Heading8Char"/>
    <w:uiPriority w:val="99"/>
    <w:rsid w:val="00DE3399"/>
    <w:pPr>
      <w:numPr>
        <w:ilvl w:val="7"/>
        <w:numId w:val="33"/>
      </w:numPr>
      <w:spacing w:before="240" w:after="60"/>
      <w:outlineLvl w:val="7"/>
    </w:pPr>
    <w:rPr>
      <w:i/>
      <w:iCs/>
    </w:rPr>
  </w:style>
  <w:style w:type="paragraph" w:styleId="Heading9">
    <w:name w:val="heading 9"/>
    <w:basedOn w:val="Normal"/>
    <w:next w:val="Normal"/>
    <w:link w:val="Heading9Char"/>
    <w:uiPriority w:val="99"/>
    <w:rsid w:val="00DE3399"/>
    <w:pPr>
      <w:numPr>
        <w:ilvl w:val="8"/>
        <w:numId w:val="33"/>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454A84"/>
    <w:rPr>
      <w:rFonts w:ascii="Arial" w:eastAsiaTheme="minorEastAsia" w:hAnsi="Arial"/>
      <w:bCs/>
      <w:color w:val="4C4C4C"/>
      <w:kern w:val="32"/>
      <w:sz w:val="40"/>
      <w:szCs w:val="60"/>
      <w:lang w:eastAsia="zh-CN"/>
    </w:rPr>
  </w:style>
  <w:style w:type="character" w:customStyle="1" w:styleId="Heading3Char">
    <w:name w:val="Heading 3 Char"/>
    <w:basedOn w:val="DefaultParagraphFont"/>
    <w:link w:val="Heading3"/>
    <w:uiPriority w:val="9"/>
    <w:rsid w:val="00DE3399"/>
    <w:rPr>
      <w:rFonts w:ascii="Arial" w:eastAsiaTheme="minorEastAsia" w:hAnsi="Arial"/>
      <w:b/>
      <w:bCs/>
      <w:iCs/>
      <w:kern w:val="32"/>
      <w:sz w:val="32"/>
      <w:szCs w:val="36"/>
      <w:lang w:eastAsia="zh-CN"/>
    </w:rPr>
  </w:style>
  <w:style w:type="character" w:customStyle="1" w:styleId="Heading5Char">
    <w:name w:val="Heading 5 Char"/>
    <w:basedOn w:val="DefaultParagraphFont"/>
    <w:link w:val="Heading5"/>
    <w:uiPriority w:val="9"/>
    <w:rsid w:val="006C54C0"/>
    <w:rPr>
      <w:rFonts w:ascii="Arial" w:eastAsiaTheme="minorEastAsia" w:hAnsi="Arial" w:cs="Arial"/>
      <w:color w:val="4C4C4C"/>
      <w:kern w:val="32"/>
      <w:sz w:val="24"/>
      <w:szCs w:val="28"/>
      <w:lang w:eastAsia="zh-CN"/>
    </w:rPr>
  </w:style>
  <w:style w:type="paragraph" w:styleId="TOC1">
    <w:name w:val="toc 1"/>
    <w:uiPriority w:val="39"/>
    <w:rsid w:val="00DE3399"/>
    <w:pPr>
      <w:spacing w:after="0"/>
    </w:pPr>
    <w:rPr>
      <w:rFonts w:asciiTheme="minorHAnsi" w:hAnsiTheme="minorHAnsi"/>
      <w:b/>
      <w:sz w:val="24"/>
      <w:szCs w:val="24"/>
    </w:rPr>
  </w:style>
  <w:style w:type="paragraph" w:styleId="BalloonText">
    <w:name w:val="Balloon Text"/>
    <w:basedOn w:val="Normal"/>
    <w:link w:val="BalloonTextChar"/>
    <w:uiPriority w:val="99"/>
    <w:rsid w:val="009D09C1"/>
    <w:pPr>
      <w:spacing w:before="0" w:after="0" w:line="240" w:lineRule="auto"/>
    </w:pPr>
    <w:rPr>
      <w:rFonts w:ascii="Tahoma" w:hAnsi="Tahoma" w:cs="Tahoma"/>
      <w:sz w:val="16"/>
      <w:szCs w:val="16"/>
    </w:rPr>
  </w:style>
  <w:style w:type="paragraph" w:styleId="TOC2">
    <w:name w:val="toc 2"/>
    <w:basedOn w:val="TOC1"/>
    <w:uiPriority w:val="39"/>
    <w:rsid w:val="00DE3399"/>
    <w:pPr>
      <w:spacing w:before="0"/>
      <w:ind w:left="220"/>
    </w:pPr>
    <w:rPr>
      <w:sz w:val="22"/>
      <w:szCs w:val="22"/>
    </w:rPr>
  </w:style>
  <w:style w:type="character" w:styleId="Hyperlink">
    <w:name w:val="Hyperlink"/>
    <w:basedOn w:val="DefaultParagraphFont"/>
    <w:uiPriority w:val="99"/>
    <w:rsid w:val="00DE3399"/>
    <w:rPr>
      <w:color w:val="0000FF"/>
      <w:u w:val="single"/>
    </w:rPr>
  </w:style>
  <w:style w:type="table" w:styleId="TableGrid">
    <w:name w:val="Table Grid"/>
    <w:basedOn w:val="TableNormal"/>
    <w:uiPriority w:val="59"/>
    <w:rsid w:val="00DE3399"/>
    <w:rPr>
      <w:rFonts w:ascii="Calibri" w:hAnsi="Calibri"/>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uiPriority w:val="99"/>
    <w:semiHidden/>
    <w:unhideWhenUsed/>
    <w:rsid w:val="00DE3399"/>
    <w:pPr>
      <w:spacing w:line="240" w:lineRule="auto"/>
    </w:pPr>
    <w:rPr>
      <w:rFonts w:ascii="Times New Roman" w:hAnsi="Times New Roman"/>
      <w:sz w:val="20"/>
      <w:szCs w:val="20"/>
    </w:rPr>
  </w:style>
  <w:style w:type="character" w:styleId="EndnoteReference">
    <w:name w:val="endnote reference"/>
    <w:semiHidden/>
    <w:rsid w:val="00642A83"/>
    <w:rPr>
      <w:vertAlign w:val="superscript"/>
    </w:rPr>
  </w:style>
  <w:style w:type="character" w:styleId="CommentReference">
    <w:name w:val="annotation reference"/>
    <w:basedOn w:val="DefaultParagraphFont"/>
    <w:uiPriority w:val="99"/>
    <w:rsid w:val="00DE3399"/>
    <w:rPr>
      <w:sz w:val="16"/>
      <w:szCs w:val="16"/>
    </w:rPr>
  </w:style>
  <w:style w:type="paragraph" w:styleId="CommentText">
    <w:name w:val="annotation text"/>
    <w:basedOn w:val="Normal"/>
    <w:link w:val="CommentTextChar"/>
    <w:uiPriority w:val="99"/>
    <w:rsid w:val="00DE3399"/>
    <w:rPr>
      <w:sz w:val="20"/>
      <w:szCs w:val="20"/>
    </w:rPr>
  </w:style>
  <w:style w:type="character" w:customStyle="1" w:styleId="CommentTextChar">
    <w:name w:val="Comment Text Char"/>
    <w:basedOn w:val="DefaultParagraphFont"/>
    <w:link w:val="CommentText"/>
    <w:uiPriority w:val="99"/>
    <w:rsid w:val="00DE3399"/>
    <w:rPr>
      <w:rFonts w:ascii="Arial" w:eastAsiaTheme="minorHAnsi" w:hAnsi="Arial" w:cs="Arial"/>
      <w:color w:val="4C4C4C"/>
    </w:rPr>
  </w:style>
  <w:style w:type="paragraph" w:styleId="CommentSubject">
    <w:name w:val="annotation subject"/>
    <w:basedOn w:val="CommentText"/>
    <w:next w:val="CommentText"/>
    <w:link w:val="CommentSubjectChar"/>
    <w:uiPriority w:val="99"/>
    <w:rsid w:val="00DE3399"/>
    <w:rPr>
      <w:b/>
      <w:bCs/>
    </w:rPr>
  </w:style>
  <w:style w:type="character" w:customStyle="1" w:styleId="CommentSubjectChar">
    <w:name w:val="Comment Subject Char"/>
    <w:basedOn w:val="CommentTextChar"/>
    <w:link w:val="CommentSubject"/>
    <w:uiPriority w:val="99"/>
    <w:rsid w:val="00DE3399"/>
    <w:rPr>
      <w:rFonts w:ascii="Arial" w:eastAsiaTheme="minorHAnsi" w:hAnsi="Arial" w:cs="Arial"/>
      <w:b/>
      <w:bCs/>
      <w:color w:val="4C4C4C"/>
    </w:rPr>
  </w:style>
  <w:style w:type="character" w:customStyle="1" w:styleId="BalloonTextChar">
    <w:name w:val="Balloon Text Char"/>
    <w:basedOn w:val="DefaultParagraphFont"/>
    <w:link w:val="BalloonText"/>
    <w:uiPriority w:val="99"/>
    <w:rsid w:val="009D09C1"/>
    <w:rPr>
      <w:rFonts w:ascii="Tahoma" w:hAnsi="Tahoma" w:cs="Tahoma"/>
      <w:sz w:val="16"/>
      <w:szCs w:val="16"/>
    </w:rPr>
  </w:style>
  <w:style w:type="paragraph" w:styleId="Header">
    <w:name w:val="header"/>
    <w:basedOn w:val="nnormal"/>
    <w:link w:val="HeaderChar"/>
    <w:uiPriority w:val="99"/>
    <w:unhideWhenUsed/>
    <w:rsid w:val="00496FED"/>
    <w:pPr>
      <w:pBdr>
        <w:bottom w:val="single" w:sz="4" w:space="4" w:color="4C4C4C"/>
      </w:pBdr>
      <w:tabs>
        <w:tab w:val="right" w:pos="8640"/>
      </w:tabs>
      <w:spacing w:after="0" w:line="240" w:lineRule="auto"/>
    </w:pPr>
  </w:style>
  <w:style w:type="character" w:customStyle="1" w:styleId="HeaderChar">
    <w:name w:val="Header Char"/>
    <w:basedOn w:val="DefaultParagraphFont"/>
    <w:link w:val="Header"/>
    <w:uiPriority w:val="99"/>
    <w:rsid w:val="00496FED"/>
    <w:rPr>
      <w:rFonts w:eastAsiaTheme="minorEastAsia" w:cs="Times New Roman"/>
      <w:szCs w:val="18"/>
      <w:lang w:eastAsia="zh-CN"/>
    </w:rPr>
  </w:style>
  <w:style w:type="paragraph" w:styleId="Footer">
    <w:name w:val="footer"/>
    <w:basedOn w:val="Normal"/>
    <w:link w:val="FooterChar"/>
    <w:uiPriority w:val="99"/>
    <w:rsid w:val="00496FED"/>
    <w:pPr>
      <w:pBdr>
        <w:top w:val="single" w:sz="4" w:space="4" w:color="595959"/>
      </w:pBdr>
      <w:tabs>
        <w:tab w:val="right" w:pos="8640"/>
      </w:tabs>
      <w:spacing w:line="240" w:lineRule="auto"/>
    </w:pPr>
    <w:rPr>
      <w:color w:val="595959"/>
      <w:szCs w:val="24"/>
      <w:lang w:eastAsia="zh-CN"/>
    </w:rPr>
  </w:style>
  <w:style w:type="character" w:customStyle="1" w:styleId="FooterChar">
    <w:name w:val="Footer Char"/>
    <w:link w:val="Footer"/>
    <w:uiPriority w:val="99"/>
    <w:rsid w:val="00496FED"/>
    <w:rPr>
      <w:color w:val="595959"/>
      <w:szCs w:val="24"/>
      <w:lang w:eastAsia="zh-CN"/>
    </w:rPr>
  </w:style>
  <w:style w:type="paragraph" w:customStyle="1" w:styleId="CoverTitle1">
    <w:name w:val="Cover Title 1"/>
    <w:rsid w:val="00DE3399"/>
    <w:pPr>
      <w:spacing w:before="600" w:after="240"/>
      <w:jc w:val="right"/>
    </w:pPr>
    <w:rPr>
      <w:rFonts w:eastAsia="Times New Roman"/>
      <w:b/>
      <w:color w:val="003C69"/>
      <w:sz w:val="60"/>
      <w:szCs w:val="60"/>
      <w:lang w:bidi="ar-SA"/>
    </w:rPr>
  </w:style>
  <w:style w:type="paragraph" w:customStyle="1" w:styleId="CoverTitle2">
    <w:name w:val="Cover Title 2"/>
    <w:rsid w:val="00DE3399"/>
    <w:pPr>
      <w:spacing w:after="360"/>
      <w:jc w:val="right"/>
    </w:pPr>
    <w:rPr>
      <w:rFonts w:eastAsia="Times New Roman"/>
      <w:color w:val="003C69"/>
      <w:sz w:val="40"/>
      <w:szCs w:val="40"/>
      <w:lang w:bidi="ar-SA"/>
    </w:rPr>
  </w:style>
  <w:style w:type="paragraph" w:customStyle="1" w:styleId="CoverTitle3">
    <w:name w:val="Cover Title 3"/>
    <w:rsid w:val="00DE3399"/>
    <w:pPr>
      <w:spacing w:before="480"/>
      <w:jc w:val="right"/>
    </w:pPr>
    <w:rPr>
      <w:rFonts w:eastAsia="Times New Roman"/>
      <w:color w:val="003C69"/>
      <w:sz w:val="32"/>
      <w:szCs w:val="32"/>
      <w:lang w:bidi="ar-SA"/>
    </w:rPr>
  </w:style>
  <w:style w:type="paragraph" w:customStyle="1" w:styleId="CoverTitle4">
    <w:name w:val="Cover Title 4"/>
    <w:basedOn w:val="CoverTitle3"/>
    <w:rsid w:val="00DE3399"/>
    <w:pPr>
      <w:spacing w:before="120" w:after="240"/>
    </w:pPr>
    <w:rPr>
      <w:sz w:val="24"/>
    </w:rPr>
  </w:style>
  <w:style w:type="paragraph" w:styleId="TOC3">
    <w:name w:val="toc 3"/>
    <w:basedOn w:val="TOC2"/>
    <w:uiPriority w:val="39"/>
    <w:rsid w:val="00DE3399"/>
    <w:pPr>
      <w:ind w:left="440"/>
    </w:pPr>
    <w:rPr>
      <w:b w:val="0"/>
    </w:rPr>
  </w:style>
  <w:style w:type="paragraph" w:styleId="TOC4">
    <w:name w:val="toc 4"/>
    <w:basedOn w:val="Normal"/>
    <w:next w:val="Normal"/>
    <w:autoRedefine/>
    <w:uiPriority w:val="39"/>
    <w:unhideWhenUsed/>
    <w:rsid w:val="00DE3399"/>
    <w:pPr>
      <w:spacing w:before="0" w:after="0"/>
      <w:ind w:left="660"/>
    </w:pPr>
    <w:rPr>
      <w:rFonts w:asciiTheme="minorHAnsi" w:hAnsiTheme="minorHAnsi"/>
      <w:sz w:val="20"/>
      <w:szCs w:val="20"/>
    </w:rPr>
  </w:style>
  <w:style w:type="paragraph" w:styleId="TOC5">
    <w:name w:val="toc 5"/>
    <w:basedOn w:val="Normal"/>
    <w:next w:val="Normal"/>
    <w:autoRedefine/>
    <w:uiPriority w:val="99"/>
    <w:unhideWhenUsed/>
    <w:rsid w:val="00DE3399"/>
    <w:pPr>
      <w:spacing w:before="0" w:after="0"/>
      <w:ind w:left="880"/>
    </w:pPr>
    <w:rPr>
      <w:rFonts w:asciiTheme="minorHAnsi" w:hAnsiTheme="minorHAnsi"/>
      <w:sz w:val="20"/>
      <w:szCs w:val="20"/>
    </w:rPr>
  </w:style>
  <w:style w:type="paragraph" w:styleId="TOC6">
    <w:name w:val="toc 6"/>
    <w:basedOn w:val="Normal"/>
    <w:next w:val="Normal"/>
    <w:autoRedefine/>
    <w:uiPriority w:val="99"/>
    <w:unhideWhenUsed/>
    <w:rsid w:val="00DE3399"/>
    <w:pPr>
      <w:spacing w:before="0" w:after="0"/>
      <w:ind w:left="1100"/>
    </w:pPr>
    <w:rPr>
      <w:rFonts w:asciiTheme="minorHAnsi" w:hAnsiTheme="minorHAnsi"/>
      <w:sz w:val="20"/>
      <w:szCs w:val="20"/>
    </w:rPr>
  </w:style>
  <w:style w:type="paragraph" w:styleId="TOC7">
    <w:name w:val="toc 7"/>
    <w:basedOn w:val="Normal"/>
    <w:next w:val="Normal"/>
    <w:autoRedefine/>
    <w:uiPriority w:val="99"/>
    <w:unhideWhenUsed/>
    <w:rsid w:val="00DE3399"/>
    <w:pPr>
      <w:spacing w:before="0" w:after="0"/>
      <w:ind w:left="1320"/>
    </w:pPr>
    <w:rPr>
      <w:rFonts w:asciiTheme="minorHAnsi" w:hAnsiTheme="minorHAnsi"/>
      <w:sz w:val="20"/>
      <w:szCs w:val="20"/>
    </w:rPr>
  </w:style>
  <w:style w:type="paragraph" w:styleId="TOC8">
    <w:name w:val="toc 8"/>
    <w:basedOn w:val="Normal"/>
    <w:next w:val="Normal"/>
    <w:autoRedefine/>
    <w:uiPriority w:val="99"/>
    <w:unhideWhenUsed/>
    <w:rsid w:val="00DE3399"/>
    <w:pPr>
      <w:spacing w:before="0" w:after="0"/>
      <w:ind w:left="1540"/>
    </w:pPr>
    <w:rPr>
      <w:rFonts w:asciiTheme="minorHAnsi" w:hAnsiTheme="minorHAnsi"/>
      <w:sz w:val="20"/>
      <w:szCs w:val="20"/>
    </w:rPr>
  </w:style>
  <w:style w:type="paragraph" w:styleId="TOC9">
    <w:name w:val="toc 9"/>
    <w:basedOn w:val="Normal"/>
    <w:next w:val="Normal"/>
    <w:autoRedefine/>
    <w:uiPriority w:val="99"/>
    <w:unhideWhenUsed/>
    <w:rsid w:val="00DE3399"/>
    <w:pPr>
      <w:spacing w:before="0" w:after="0"/>
      <w:ind w:left="1760"/>
    </w:pPr>
    <w:rPr>
      <w:rFonts w:asciiTheme="minorHAnsi" w:hAnsiTheme="minorHAnsi"/>
      <w:sz w:val="20"/>
      <w:szCs w:val="20"/>
    </w:rPr>
  </w:style>
  <w:style w:type="character" w:styleId="FollowedHyperlink">
    <w:name w:val="FollowedHyperlink"/>
    <w:basedOn w:val="DefaultParagraphFont"/>
    <w:uiPriority w:val="99"/>
    <w:unhideWhenUsed/>
    <w:rsid w:val="00DE3399"/>
    <w:rPr>
      <w:color w:val="800080" w:themeColor="followedHyperlink"/>
      <w:u w:val="single"/>
    </w:rPr>
  </w:style>
  <w:style w:type="paragraph" w:styleId="Revision">
    <w:name w:val="Revision"/>
    <w:hidden/>
    <w:uiPriority w:val="99"/>
    <w:semiHidden/>
    <w:rsid w:val="00DE3399"/>
    <w:rPr>
      <w:rFonts w:eastAsia="Times New Roman"/>
      <w:sz w:val="24"/>
      <w:szCs w:val="24"/>
      <w:lang w:bidi="ar-SA"/>
    </w:rPr>
  </w:style>
  <w:style w:type="paragraph" w:customStyle="1" w:styleId="Default">
    <w:name w:val="Default"/>
    <w:rsid w:val="00642A83"/>
    <w:pPr>
      <w:autoSpaceDE w:val="0"/>
      <w:autoSpaceDN w:val="0"/>
      <w:adjustRightInd w:val="0"/>
    </w:pPr>
    <w:rPr>
      <w:color w:val="000000"/>
      <w:sz w:val="24"/>
      <w:szCs w:val="24"/>
    </w:rPr>
  </w:style>
  <w:style w:type="character" w:customStyle="1" w:styleId="Heading2Char">
    <w:name w:val="Heading 2 Char"/>
    <w:basedOn w:val="DefaultParagraphFont"/>
    <w:link w:val="Heading2"/>
    <w:uiPriority w:val="9"/>
    <w:rsid w:val="00DE3399"/>
    <w:rPr>
      <w:rFonts w:ascii="Arial" w:eastAsiaTheme="minorEastAsia" w:hAnsi="Arial"/>
      <w:b/>
      <w:iCs/>
      <w:kern w:val="32"/>
      <w:sz w:val="36"/>
      <w:szCs w:val="40"/>
      <w:lang w:eastAsia="zh-CN"/>
    </w:rPr>
  </w:style>
  <w:style w:type="paragraph" w:customStyle="1" w:styleId="Contents">
    <w:name w:val="Contents"/>
    <w:basedOn w:val="nnormal"/>
    <w:next w:val="TOC1"/>
    <w:rsid w:val="00DE3399"/>
    <w:pPr>
      <w:pageBreakBefore/>
      <w:spacing w:before="0" w:line="240" w:lineRule="auto"/>
    </w:pPr>
    <w:rPr>
      <w:rFonts w:eastAsia="Times New Roman"/>
      <w:b/>
      <w:bCs/>
      <w:color w:val="auto"/>
      <w:kern w:val="32"/>
      <w:sz w:val="40"/>
      <w:szCs w:val="60"/>
      <w:lang w:bidi="ar-SA"/>
    </w:rPr>
  </w:style>
  <w:style w:type="character" w:customStyle="1" w:styleId="Heading4Char">
    <w:name w:val="Heading 4 Char"/>
    <w:basedOn w:val="DefaultParagraphFont"/>
    <w:link w:val="Heading4"/>
    <w:uiPriority w:val="9"/>
    <w:rsid w:val="006C54C0"/>
    <w:rPr>
      <w:rFonts w:ascii="Arial" w:eastAsiaTheme="majorEastAsia" w:hAnsi="Arial" w:cstheme="majorBidi"/>
      <w:color w:val="4C4C4C"/>
      <w:kern w:val="32"/>
      <w:sz w:val="28"/>
      <w:szCs w:val="36"/>
      <w:lang w:eastAsia="zh-CN"/>
    </w:rPr>
  </w:style>
  <w:style w:type="paragraph" w:customStyle="1" w:styleId="FooterFirst">
    <w:name w:val="FooterFirst"/>
    <w:basedOn w:val="Footer"/>
    <w:rsid w:val="00DE3399"/>
    <w:pPr>
      <w:pBdr>
        <w:top w:val="none" w:sz="0" w:space="0" w:color="auto"/>
      </w:pBdr>
      <w:tabs>
        <w:tab w:val="left" w:pos="450"/>
      </w:tabs>
      <w:ind w:right="-1530"/>
    </w:pPr>
    <w:rPr>
      <w:noProof/>
    </w:rPr>
  </w:style>
  <w:style w:type="character" w:customStyle="1" w:styleId="nblk1">
    <w:name w:val="nblk1"/>
    <w:basedOn w:val="DefaultParagraphFont"/>
    <w:rsid w:val="00DE3399"/>
    <w:rPr>
      <w:color w:val="595959"/>
    </w:rPr>
  </w:style>
  <w:style w:type="character" w:customStyle="1" w:styleId="Heading6Char">
    <w:name w:val="Heading 6 Char"/>
    <w:basedOn w:val="DefaultParagraphFont"/>
    <w:link w:val="Heading6"/>
    <w:uiPriority w:val="99"/>
    <w:rsid w:val="00DE3399"/>
    <w:rPr>
      <w:rFonts w:ascii="Arial" w:eastAsiaTheme="minorEastAsia" w:hAnsi="Arial" w:cs="Arial"/>
      <w:color w:val="003C69"/>
      <w:kern w:val="32"/>
      <w:sz w:val="24"/>
      <w:szCs w:val="28"/>
      <w:lang w:eastAsia="zh-CN"/>
    </w:rPr>
  </w:style>
  <w:style w:type="character" w:customStyle="1" w:styleId="Heading7Char">
    <w:name w:val="Heading 7 Char"/>
    <w:basedOn w:val="DefaultParagraphFont"/>
    <w:link w:val="Heading7"/>
    <w:uiPriority w:val="99"/>
    <w:rsid w:val="00DE3399"/>
    <w:rPr>
      <w:rFonts w:ascii="Arial" w:eastAsiaTheme="minorHAnsi" w:hAnsi="Arial" w:cs="Arial"/>
      <w:color w:val="4C4C4C"/>
      <w:sz w:val="24"/>
      <w:szCs w:val="21"/>
    </w:rPr>
  </w:style>
  <w:style w:type="character" w:customStyle="1" w:styleId="Heading8Char">
    <w:name w:val="Heading 8 Char"/>
    <w:basedOn w:val="DefaultParagraphFont"/>
    <w:link w:val="Heading8"/>
    <w:uiPriority w:val="99"/>
    <w:rsid w:val="00DE3399"/>
    <w:rPr>
      <w:rFonts w:ascii="Arial" w:eastAsiaTheme="minorHAnsi" w:hAnsi="Arial" w:cs="Arial"/>
      <w:i/>
      <w:iCs/>
      <w:color w:val="4C4C4C"/>
      <w:sz w:val="22"/>
      <w:szCs w:val="22"/>
    </w:rPr>
  </w:style>
  <w:style w:type="character" w:customStyle="1" w:styleId="Heading9Char">
    <w:name w:val="Heading 9 Char"/>
    <w:basedOn w:val="DefaultParagraphFont"/>
    <w:link w:val="Heading9"/>
    <w:uiPriority w:val="99"/>
    <w:rsid w:val="00DE3399"/>
    <w:rPr>
      <w:rFonts w:ascii="Arial" w:eastAsiaTheme="minorHAnsi" w:hAnsi="Arial" w:cs="Arial"/>
      <w:color w:val="4C4C4C"/>
      <w:sz w:val="22"/>
      <w:szCs w:val="22"/>
    </w:rPr>
  </w:style>
  <w:style w:type="table" w:styleId="LightGrid-Accent5">
    <w:name w:val="Light Grid Accent 5"/>
    <w:basedOn w:val="TableNormal"/>
    <w:uiPriority w:val="62"/>
    <w:rsid w:val="00642A83"/>
    <w:rPr>
      <w:rFonts w:asciiTheme="minorHAnsi" w:eastAsiaTheme="minorHAnsi" w:hAnsiTheme="minorHAnsi" w:cstheme="minorBid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nbullet">
    <w:name w:val="nbullet"/>
    <w:basedOn w:val="Normal"/>
    <w:rsid w:val="00DE3399"/>
    <w:pPr>
      <w:numPr>
        <w:numId w:val="1"/>
      </w:numPr>
      <w:spacing w:before="90" w:after="90"/>
      <w:ind w:right="86"/>
    </w:pPr>
    <w:rPr>
      <w:rFonts w:eastAsiaTheme="minorEastAsia"/>
      <w:szCs w:val="18"/>
    </w:rPr>
  </w:style>
  <w:style w:type="paragraph" w:customStyle="1" w:styleId="tabletext">
    <w:name w:val="tabletext"/>
    <w:basedOn w:val="nnormal"/>
    <w:rsid w:val="00DE3399"/>
    <w:rPr>
      <w:sz w:val="21"/>
    </w:rPr>
  </w:style>
  <w:style w:type="table" w:customStyle="1" w:styleId="TestShell1">
    <w:name w:val="TestShell1"/>
    <w:basedOn w:val="TableNormal"/>
    <w:uiPriority w:val="99"/>
    <w:rsid w:val="00DE3399"/>
    <w:rPr>
      <w:rFonts w:eastAsia="Times New Roman"/>
      <w:sz w:val="21"/>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rPr>
      <w:cantSplit/>
    </w:trPr>
    <w:tcPr>
      <w:shd w:val="clear" w:color="auto" w:fill="auto"/>
    </w:tcPr>
    <w:tblStylePr w:type="firstRow">
      <w:rPr>
        <w:rFonts w:ascii="Arial" w:hAnsi="Arial"/>
        <w:b/>
        <w:sz w:val="22"/>
      </w:rPr>
      <w:tblPr/>
      <w:trPr>
        <w:tblHeader/>
      </w:trPr>
      <w:tcPr>
        <w:shd w:val="clear" w:color="auto" w:fill="D9D9D9" w:themeFill="background1" w:themeFillShade="D9"/>
      </w:tcPr>
    </w:tblStylePr>
  </w:style>
  <w:style w:type="paragraph" w:customStyle="1" w:styleId="nnormal">
    <w:name w:val="nnormal"/>
    <w:basedOn w:val="Normal"/>
    <w:rsid w:val="00DE3399"/>
    <w:rPr>
      <w:rFonts w:eastAsiaTheme="minorEastAsia" w:cs="Times New Roman"/>
      <w:szCs w:val="18"/>
      <w:lang w:eastAsia="zh-CN"/>
    </w:rPr>
  </w:style>
  <w:style w:type="character" w:customStyle="1" w:styleId="QSup">
    <w:name w:val="QSup"/>
    <w:basedOn w:val="DefaultParagraphFont"/>
    <w:rsid w:val="00DE3399"/>
    <w:rPr>
      <w:vertAlign w:val="superscript"/>
    </w:rPr>
  </w:style>
  <w:style w:type="paragraph" w:styleId="ListBullet">
    <w:name w:val="List Bullet"/>
    <w:basedOn w:val="Normal"/>
    <w:uiPriority w:val="99"/>
    <w:rsid w:val="00642A83"/>
    <w:pPr>
      <w:tabs>
        <w:tab w:val="num" w:pos="360"/>
      </w:tabs>
      <w:bidi/>
      <w:spacing w:after="200"/>
      <w:ind w:left="360" w:hanging="360"/>
      <w:jc w:val="right"/>
    </w:pPr>
    <w:rPr>
      <w:rFonts w:ascii="Calibri" w:hAnsi="Calibri" w:cs="Calibri"/>
    </w:rPr>
  </w:style>
  <w:style w:type="paragraph" w:styleId="DocumentMap">
    <w:name w:val="Document Map"/>
    <w:basedOn w:val="Normal"/>
    <w:link w:val="DocumentMapChar"/>
    <w:uiPriority w:val="99"/>
    <w:rsid w:val="00DE3399"/>
    <w:rPr>
      <w:rFonts w:ascii="Tahoma" w:hAnsi="Tahoma" w:cs="Tahoma"/>
      <w:sz w:val="16"/>
      <w:szCs w:val="16"/>
    </w:rPr>
  </w:style>
  <w:style w:type="character" w:customStyle="1" w:styleId="DocumentMapChar">
    <w:name w:val="Document Map Char"/>
    <w:basedOn w:val="DefaultParagraphFont"/>
    <w:link w:val="DocumentMap"/>
    <w:uiPriority w:val="99"/>
    <w:rsid w:val="00DE3399"/>
    <w:rPr>
      <w:rFonts w:ascii="Tahoma" w:eastAsiaTheme="minorHAnsi" w:hAnsi="Tahoma" w:cs="Tahoma"/>
      <w:color w:val="4C4C4C"/>
      <w:sz w:val="16"/>
      <w:szCs w:val="16"/>
    </w:rPr>
  </w:style>
  <w:style w:type="paragraph" w:styleId="Index1">
    <w:name w:val="index 1"/>
    <w:basedOn w:val="Normal"/>
    <w:next w:val="Normal"/>
    <w:autoRedefine/>
    <w:uiPriority w:val="99"/>
    <w:unhideWhenUsed/>
    <w:rsid w:val="00DE3399"/>
    <w:pPr>
      <w:ind w:left="240" w:hanging="240"/>
    </w:pPr>
    <w:rPr>
      <w:rFonts w:asciiTheme="minorHAnsi" w:hAnsiTheme="minorHAnsi"/>
      <w:sz w:val="18"/>
      <w:szCs w:val="21"/>
    </w:rPr>
  </w:style>
  <w:style w:type="paragraph" w:customStyle="1" w:styleId="nreturn">
    <w:name w:val="nreturn"/>
    <w:basedOn w:val="Normal"/>
    <w:rsid w:val="00DE3399"/>
    <w:pPr>
      <w:spacing w:before="60" w:after="60"/>
    </w:pPr>
    <w:rPr>
      <w:rFonts w:ascii="Courier New" w:eastAsiaTheme="minorEastAsia" w:hAnsi="Courier New" w:cs="Courier New"/>
      <w:sz w:val="21"/>
      <w:szCs w:val="18"/>
    </w:rPr>
  </w:style>
  <w:style w:type="paragraph" w:customStyle="1" w:styleId="nlistheading">
    <w:name w:val="nlistheading"/>
    <w:basedOn w:val="nnormal"/>
    <w:rsid w:val="00DE3399"/>
    <w:pPr>
      <w:keepNext/>
      <w:spacing w:before="240"/>
    </w:pPr>
  </w:style>
  <w:style w:type="paragraph" w:customStyle="1" w:styleId="nnormalstepintro">
    <w:name w:val="nnormalstepintro"/>
    <w:basedOn w:val="nnormal"/>
    <w:rsid w:val="00DE3399"/>
    <w:pPr>
      <w:keepNext/>
      <w:spacing w:before="240"/>
    </w:pPr>
    <w:rPr>
      <w:color w:val="404040"/>
    </w:rPr>
  </w:style>
  <w:style w:type="paragraph" w:customStyle="1" w:styleId="nstepintro">
    <w:name w:val="nstepintro"/>
    <w:basedOn w:val="Normal"/>
    <w:next w:val="Normal"/>
    <w:rsid w:val="00DE3399"/>
    <w:pPr>
      <w:keepNext/>
      <w:spacing w:before="240"/>
    </w:pPr>
    <w:rPr>
      <w:rFonts w:eastAsiaTheme="minorEastAsia" w:cstheme="minorBidi"/>
      <w:szCs w:val="18"/>
    </w:rPr>
  </w:style>
  <w:style w:type="paragraph" w:customStyle="1" w:styleId="nstep">
    <w:name w:val="nstep"/>
    <w:basedOn w:val="nnormal"/>
    <w:rsid w:val="00DE3399"/>
    <w:pPr>
      <w:keepNext/>
      <w:tabs>
        <w:tab w:val="left" w:pos="360"/>
      </w:tabs>
      <w:ind w:left="360" w:hanging="360"/>
    </w:pPr>
  </w:style>
  <w:style w:type="paragraph" w:customStyle="1" w:styleId="nnoticenote">
    <w:name w:val="nnoticenote"/>
    <w:basedOn w:val="Normal"/>
    <w:rsid w:val="00DE3399"/>
    <w:pPr>
      <w:pBdr>
        <w:top w:val="single" w:sz="4" w:space="4" w:color="4C4C4C"/>
        <w:bottom w:val="single" w:sz="4" w:space="4" w:color="4C4C4C"/>
      </w:pBdr>
      <w:spacing w:before="240" w:after="240"/>
      <w:contextualSpacing/>
    </w:pPr>
    <w:rPr>
      <w:rFonts w:eastAsiaTheme="minorEastAsia" w:cstheme="minorBidi"/>
      <w:szCs w:val="18"/>
    </w:rPr>
  </w:style>
  <w:style w:type="paragraph" w:customStyle="1" w:styleId="qimg">
    <w:name w:val="q_img"/>
    <w:basedOn w:val="Normal"/>
    <w:rsid w:val="00DE3399"/>
    <w:pPr>
      <w:spacing w:before="240"/>
    </w:pPr>
    <w:rPr>
      <w:rFonts w:eastAsiaTheme="minorEastAsia"/>
      <w:szCs w:val="18"/>
    </w:rPr>
  </w:style>
  <w:style w:type="paragraph" w:customStyle="1" w:styleId="qimginstep">
    <w:name w:val="q_imginstep"/>
    <w:basedOn w:val="nnormal"/>
    <w:rsid w:val="00DE3399"/>
    <w:pPr>
      <w:spacing w:before="200" w:after="200"/>
      <w:ind w:left="360"/>
    </w:pPr>
  </w:style>
  <w:style w:type="paragraph" w:customStyle="1" w:styleId="nbullet00">
    <w:name w:val="nbullet00"/>
    <w:basedOn w:val="nbullet"/>
    <w:rsid w:val="00DE3399"/>
    <w:pPr>
      <w:numPr>
        <w:numId w:val="2"/>
      </w:numPr>
      <w:ind w:left="720"/>
    </w:pPr>
  </w:style>
  <w:style w:type="paragraph" w:customStyle="1" w:styleId="pbreak">
    <w:name w:val="pbreak"/>
    <w:basedOn w:val="Normal"/>
    <w:qFormat/>
    <w:rsid w:val="00DE3399"/>
    <w:pPr>
      <w:spacing w:after="0" w:line="240" w:lineRule="auto"/>
    </w:pPr>
    <w:rPr>
      <w:rFonts w:cs="Times New Roman"/>
      <w:sz w:val="16"/>
      <w:szCs w:val="24"/>
      <w:lang w:eastAsia="zh-CN"/>
    </w:rPr>
  </w:style>
  <w:style w:type="character" w:customStyle="1" w:styleId="ncmd1">
    <w:name w:val="ncmd1"/>
    <w:basedOn w:val="DefaultParagraphFont"/>
    <w:rsid w:val="00DE3399"/>
    <w:rPr>
      <w:b/>
      <w:bCs/>
    </w:rPr>
  </w:style>
  <w:style w:type="paragraph" w:customStyle="1" w:styleId="ncode">
    <w:name w:val="ncode"/>
    <w:basedOn w:val="Normal"/>
    <w:rsid w:val="00DE3399"/>
    <w:pPr>
      <w:spacing w:before="90" w:after="90" w:line="240" w:lineRule="auto"/>
    </w:pPr>
    <w:rPr>
      <w:rFonts w:ascii="Courier New" w:eastAsiaTheme="minorEastAsia" w:hAnsi="Courier New"/>
      <w:color w:val="404040" w:themeColor="text1" w:themeTint="BF"/>
      <w:sz w:val="21"/>
      <w:szCs w:val="18"/>
    </w:rPr>
  </w:style>
  <w:style w:type="character" w:customStyle="1" w:styleId="nvariable1">
    <w:name w:val="nvariable1"/>
    <w:basedOn w:val="DefaultParagraphFont"/>
    <w:rsid w:val="00DE3399"/>
    <w:rPr>
      <w:color w:val="000000" w:themeColor="text1"/>
    </w:rPr>
  </w:style>
  <w:style w:type="paragraph" w:customStyle="1" w:styleId="description">
    <w:name w:val="description"/>
    <w:basedOn w:val="nnormal"/>
    <w:next w:val="nnormal"/>
    <w:rsid w:val="00DE3399"/>
  </w:style>
  <w:style w:type="character" w:customStyle="1" w:styleId="nstr1">
    <w:name w:val="nstr1"/>
    <w:basedOn w:val="DefaultParagraphFont"/>
    <w:rsid w:val="00DE3399"/>
    <w:rPr>
      <w:color w:val="7E4E86"/>
    </w:rPr>
  </w:style>
  <w:style w:type="character" w:customStyle="1" w:styleId="nnumeric1">
    <w:name w:val="nnumeric1"/>
    <w:basedOn w:val="DefaultParagraphFont"/>
    <w:rsid w:val="00DE3399"/>
    <w:rPr>
      <w:color w:val="2D9476"/>
    </w:rPr>
  </w:style>
  <w:style w:type="character" w:customStyle="1" w:styleId="nstrout1">
    <w:name w:val="nstrout1"/>
    <w:basedOn w:val="DefaultParagraphFont"/>
    <w:rsid w:val="00DE3399"/>
    <w:rPr>
      <w:color w:val="74487B"/>
    </w:rPr>
  </w:style>
  <w:style w:type="character" w:customStyle="1" w:styleId="nnumericout1">
    <w:name w:val="nnumericout1"/>
    <w:basedOn w:val="DefaultParagraphFont"/>
    <w:rsid w:val="00DE3399"/>
    <w:rPr>
      <w:color w:val="216C56"/>
    </w:rPr>
  </w:style>
  <w:style w:type="character" w:customStyle="1" w:styleId="nboolean1">
    <w:name w:val="nboolean1"/>
    <w:basedOn w:val="DefaultParagraphFont"/>
    <w:rsid w:val="00DE3399"/>
    <w:rPr>
      <w:color w:val="0050A2"/>
    </w:rPr>
  </w:style>
  <w:style w:type="character" w:customStyle="1" w:styleId="nlookup1">
    <w:name w:val="nlookup1"/>
    <w:basedOn w:val="DefaultParagraphFont"/>
    <w:rsid w:val="00DE3399"/>
    <w:rPr>
      <w:color w:val="006EAA"/>
    </w:rPr>
  </w:style>
  <w:style w:type="paragraph" w:customStyle="1" w:styleId="CoverTitle11">
    <w:name w:val="Cover Title 11"/>
    <w:basedOn w:val="CoverTitle1"/>
    <w:rsid w:val="00DE3399"/>
    <w:pPr>
      <w:spacing w:before="360" w:after="120"/>
    </w:pPr>
    <w:rPr>
      <w:sz w:val="48"/>
    </w:rPr>
  </w:style>
  <w:style w:type="paragraph" w:styleId="Index2">
    <w:name w:val="index 2"/>
    <w:basedOn w:val="Normal"/>
    <w:next w:val="Normal"/>
    <w:autoRedefine/>
    <w:uiPriority w:val="99"/>
    <w:unhideWhenUsed/>
    <w:rsid w:val="00DE3399"/>
    <w:pPr>
      <w:spacing w:line="240" w:lineRule="auto"/>
      <w:ind w:left="480" w:hanging="240"/>
    </w:pPr>
    <w:rPr>
      <w:rFonts w:asciiTheme="minorHAnsi" w:hAnsiTheme="minorHAnsi"/>
      <w:sz w:val="18"/>
      <w:szCs w:val="21"/>
    </w:rPr>
  </w:style>
  <w:style w:type="paragraph" w:styleId="Index3">
    <w:name w:val="index 3"/>
    <w:basedOn w:val="Normal"/>
    <w:next w:val="Normal"/>
    <w:autoRedefine/>
    <w:uiPriority w:val="99"/>
    <w:unhideWhenUsed/>
    <w:rsid w:val="00DE3399"/>
    <w:pPr>
      <w:spacing w:line="240" w:lineRule="auto"/>
      <w:ind w:left="720" w:hanging="240"/>
    </w:pPr>
    <w:rPr>
      <w:rFonts w:asciiTheme="minorHAnsi" w:hAnsiTheme="minorHAnsi"/>
      <w:sz w:val="18"/>
      <w:szCs w:val="21"/>
    </w:rPr>
  </w:style>
  <w:style w:type="paragraph" w:styleId="Index4">
    <w:name w:val="index 4"/>
    <w:basedOn w:val="Normal"/>
    <w:next w:val="Normal"/>
    <w:autoRedefine/>
    <w:uiPriority w:val="99"/>
    <w:unhideWhenUsed/>
    <w:rsid w:val="00DE3399"/>
    <w:pPr>
      <w:spacing w:line="240" w:lineRule="auto"/>
      <w:ind w:left="960" w:hanging="240"/>
    </w:pPr>
    <w:rPr>
      <w:rFonts w:asciiTheme="minorHAnsi" w:hAnsiTheme="minorHAnsi"/>
      <w:sz w:val="18"/>
      <w:szCs w:val="21"/>
    </w:rPr>
  </w:style>
  <w:style w:type="paragraph" w:styleId="Index5">
    <w:name w:val="index 5"/>
    <w:basedOn w:val="Normal"/>
    <w:next w:val="Normal"/>
    <w:autoRedefine/>
    <w:uiPriority w:val="99"/>
    <w:unhideWhenUsed/>
    <w:rsid w:val="00DE3399"/>
    <w:pPr>
      <w:spacing w:line="240" w:lineRule="auto"/>
      <w:ind w:left="1200" w:hanging="240"/>
    </w:pPr>
    <w:rPr>
      <w:rFonts w:asciiTheme="minorHAnsi" w:hAnsiTheme="minorHAnsi"/>
      <w:sz w:val="18"/>
      <w:szCs w:val="21"/>
    </w:rPr>
  </w:style>
  <w:style w:type="paragraph" w:styleId="Index6">
    <w:name w:val="index 6"/>
    <w:basedOn w:val="Normal"/>
    <w:next w:val="Normal"/>
    <w:autoRedefine/>
    <w:uiPriority w:val="99"/>
    <w:unhideWhenUsed/>
    <w:rsid w:val="00DE3399"/>
    <w:pPr>
      <w:spacing w:line="240" w:lineRule="auto"/>
      <w:ind w:left="1440" w:hanging="240"/>
    </w:pPr>
    <w:rPr>
      <w:rFonts w:asciiTheme="minorHAnsi" w:hAnsiTheme="minorHAnsi"/>
      <w:sz w:val="18"/>
      <w:szCs w:val="21"/>
    </w:rPr>
  </w:style>
  <w:style w:type="paragraph" w:styleId="Index7">
    <w:name w:val="index 7"/>
    <w:basedOn w:val="Normal"/>
    <w:next w:val="Normal"/>
    <w:autoRedefine/>
    <w:uiPriority w:val="99"/>
    <w:unhideWhenUsed/>
    <w:rsid w:val="00DE3399"/>
    <w:pPr>
      <w:spacing w:line="240" w:lineRule="auto"/>
      <w:ind w:left="1680" w:hanging="240"/>
    </w:pPr>
    <w:rPr>
      <w:rFonts w:asciiTheme="minorHAnsi" w:hAnsiTheme="minorHAnsi"/>
      <w:sz w:val="18"/>
      <w:szCs w:val="21"/>
    </w:rPr>
  </w:style>
  <w:style w:type="paragraph" w:styleId="Index8">
    <w:name w:val="index 8"/>
    <w:basedOn w:val="Normal"/>
    <w:next w:val="Normal"/>
    <w:autoRedefine/>
    <w:uiPriority w:val="99"/>
    <w:unhideWhenUsed/>
    <w:rsid w:val="00DE3399"/>
    <w:pPr>
      <w:spacing w:line="240" w:lineRule="auto"/>
      <w:ind w:left="1920" w:hanging="240"/>
    </w:pPr>
    <w:rPr>
      <w:rFonts w:asciiTheme="minorHAnsi" w:hAnsiTheme="minorHAnsi"/>
      <w:sz w:val="18"/>
      <w:szCs w:val="21"/>
    </w:rPr>
  </w:style>
  <w:style w:type="paragraph" w:styleId="Index9">
    <w:name w:val="index 9"/>
    <w:basedOn w:val="Normal"/>
    <w:next w:val="Normal"/>
    <w:autoRedefine/>
    <w:uiPriority w:val="99"/>
    <w:unhideWhenUsed/>
    <w:rsid w:val="00DE3399"/>
    <w:pPr>
      <w:spacing w:line="240" w:lineRule="auto"/>
      <w:ind w:left="2160" w:hanging="240"/>
    </w:pPr>
    <w:rPr>
      <w:rFonts w:asciiTheme="minorHAnsi" w:hAnsiTheme="minorHAnsi"/>
      <w:sz w:val="18"/>
      <w:szCs w:val="21"/>
    </w:rPr>
  </w:style>
  <w:style w:type="paragraph" w:styleId="Bibliography">
    <w:name w:val="Bibliography"/>
    <w:basedOn w:val="Normal"/>
    <w:next w:val="Normal"/>
    <w:uiPriority w:val="99"/>
    <w:semiHidden/>
    <w:unhideWhenUsed/>
    <w:rsid w:val="00DE3399"/>
    <w:pPr>
      <w:spacing w:line="240" w:lineRule="auto"/>
    </w:pPr>
    <w:rPr>
      <w:rFonts w:ascii="Times New Roman" w:hAnsi="Times New Roman"/>
      <w:sz w:val="24"/>
    </w:rPr>
  </w:style>
  <w:style w:type="character" w:customStyle="1" w:styleId="EndnoteTextChar">
    <w:name w:val="Endnote Text Char"/>
    <w:basedOn w:val="DefaultParagraphFont"/>
    <w:link w:val="EndnoteText"/>
    <w:uiPriority w:val="99"/>
    <w:semiHidden/>
    <w:rsid w:val="00DE3399"/>
    <w:rPr>
      <w:rFonts w:eastAsiaTheme="minorHAnsi" w:cs="Arial"/>
      <w:color w:val="4C4C4C"/>
    </w:rPr>
  </w:style>
  <w:style w:type="paragraph" w:styleId="List">
    <w:name w:val="List"/>
    <w:basedOn w:val="Normal"/>
    <w:uiPriority w:val="99"/>
    <w:unhideWhenUsed/>
    <w:rsid w:val="00DE3399"/>
    <w:pPr>
      <w:spacing w:line="240" w:lineRule="auto"/>
      <w:ind w:left="360" w:hanging="360"/>
      <w:contextualSpacing/>
    </w:pPr>
    <w:rPr>
      <w:rFonts w:ascii="Times New Roman" w:hAnsi="Times New Roman"/>
      <w:sz w:val="24"/>
    </w:rPr>
  </w:style>
  <w:style w:type="paragraph" w:styleId="List2">
    <w:name w:val="List 2"/>
    <w:basedOn w:val="Normal"/>
    <w:uiPriority w:val="99"/>
    <w:unhideWhenUsed/>
    <w:rsid w:val="00DE3399"/>
    <w:pPr>
      <w:spacing w:line="240" w:lineRule="auto"/>
      <w:ind w:left="720" w:hanging="360"/>
      <w:contextualSpacing/>
    </w:pPr>
    <w:rPr>
      <w:rFonts w:ascii="Times New Roman" w:hAnsi="Times New Roman"/>
      <w:sz w:val="24"/>
    </w:rPr>
  </w:style>
  <w:style w:type="paragraph" w:styleId="List3">
    <w:name w:val="List 3"/>
    <w:basedOn w:val="Normal"/>
    <w:uiPriority w:val="99"/>
    <w:unhideWhenUsed/>
    <w:rsid w:val="00DE3399"/>
    <w:pPr>
      <w:spacing w:line="240" w:lineRule="auto"/>
      <w:ind w:left="1080" w:hanging="360"/>
      <w:contextualSpacing/>
    </w:pPr>
    <w:rPr>
      <w:rFonts w:ascii="Times New Roman" w:hAnsi="Times New Roman"/>
      <w:sz w:val="24"/>
    </w:rPr>
  </w:style>
  <w:style w:type="paragraph" w:styleId="List4">
    <w:name w:val="List 4"/>
    <w:basedOn w:val="Normal"/>
    <w:uiPriority w:val="99"/>
    <w:unhideWhenUsed/>
    <w:rsid w:val="00DE3399"/>
    <w:pPr>
      <w:spacing w:line="240" w:lineRule="auto"/>
      <w:ind w:left="1440" w:hanging="360"/>
      <w:contextualSpacing/>
    </w:pPr>
    <w:rPr>
      <w:rFonts w:ascii="Times New Roman" w:hAnsi="Times New Roman"/>
      <w:sz w:val="24"/>
    </w:rPr>
  </w:style>
  <w:style w:type="paragraph" w:styleId="List5">
    <w:name w:val="List 5"/>
    <w:basedOn w:val="Normal"/>
    <w:uiPriority w:val="99"/>
    <w:unhideWhenUsed/>
    <w:rsid w:val="00DE3399"/>
    <w:pPr>
      <w:spacing w:line="240" w:lineRule="auto"/>
      <w:ind w:left="1800" w:hanging="360"/>
      <w:contextualSpacing/>
    </w:pPr>
    <w:rPr>
      <w:rFonts w:ascii="Times New Roman" w:hAnsi="Times New Roman"/>
      <w:sz w:val="24"/>
    </w:rPr>
  </w:style>
  <w:style w:type="paragraph" w:styleId="ListBullet2">
    <w:name w:val="List Bullet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Bullet3">
    <w:name w:val="List Bullet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Bullet4">
    <w:name w:val="List Bullet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Bullet5">
    <w:name w:val="List Bullet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ListContinue">
    <w:name w:val="List Continue"/>
    <w:basedOn w:val="Normal"/>
    <w:uiPriority w:val="99"/>
    <w:unhideWhenUsed/>
    <w:rsid w:val="00DE3399"/>
    <w:pPr>
      <w:spacing w:line="240" w:lineRule="auto"/>
      <w:ind w:left="360"/>
      <w:contextualSpacing/>
    </w:pPr>
    <w:rPr>
      <w:rFonts w:ascii="Times New Roman" w:hAnsi="Times New Roman"/>
      <w:sz w:val="24"/>
    </w:rPr>
  </w:style>
  <w:style w:type="paragraph" w:styleId="ListContinue2">
    <w:name w:val="List Continue 2"/>
    <w:basedOn w:val="Normal"/>
    <w:uiPriority w:val="99"/>
    <w:unhideWhenUsed/>
    <w:rsid w:val="00DE3399"/>
    <w:pPr>
      <w:spacing w:line="240" w:lineRule="auto"/>
      <w:ind w:left="720"/>
      <w:contextualSpacing/>
    </w:pPr>
    <w:rPr>
      <w:rFonts w:ascii="Times New Roman" w:hAnsi="Times New Roman"/>
      <w:sz w:val="24"/>
    </w:rPr>
  </w:style>
  <w:style w:type="paragraph" w:styleId="ListContinue3">
    <w:name w:val="List Continue 3"/>
    <w:basedOn w:val="Normal"/>
    <w:uiPriority w:val="99"/>
    <w:unhideWhenUsed/>
    <w:rsid w:val="00DE3399"/>
    <w:pPr>
      <w:spacing w:line="240" w:lineRule="auto"/>
      <w:ind w:left="1080"/>
      <w:contextualSpacing/>
    </w:pPr>
    <w:rPr>
      <w:rFonts w:ascii="Times New Roman" w:hAnsi="Times New Roman"/>
      <w:sz w:val="24"/>
    </w:rPr>
  </w:style>
  <w:style w:type="paragraph" w:styleId="ListContinue4">
    <w:name w:val="List Continue 4"/>
    <w:basedOn w:val="Normal"/>
    <w:uiPriority w:val="99"/>
    <w:unhideWhenUsed/>
    <w:rsid w:val="00DE3399"/>
    <w:pPr>
      <w:spacing w:line="240" w:lineRule="auto"/>
      <w:ind w:left="1440"/>
      <w:contextualSpacing/>
    </w:pPr>
    <w:rPr>
      <w:rFonts w:ascii="Times New Roman" w:hAnsi="Times New Roman"/>
      <w:sz w:val="24"/>
    </w:rPr>
  </w:style>
  <w:style w:type="paragraph" w:styleId="ListContinue5">
    <w:name w:val="List Continue 5"/>
    <w:basedOn w:val="Normal"/>
    <w:uiPriority w:val="99"/>
    <w:unhideWhenUsed/>
    <w:rsid w:val="00DE3399"/>
    <w:pPr>
      <w:spacing w:line="240" w:lineRule="auto"/>
      <w:ind w:left="1800"/>
      <w:contextualSpacing/>
    </w:pPr>
    <w:rPr>
      <w:rFonts w:ascii="Times New Roman" w:hAnsi="Times New Roman"/>
      <w:sz w:val="24"/>
    </w:rPr>
  </w:style>
  <w:style w:type="paragraph" w:styleId="ListNumber">
    <w:name w:val="List Number"/>
    <w:basedOn w:val="Normal"/>
    <w:uiPriority w:val="99"/>
    <w:unhideWhenUsed/>
    <w:rsid w:val="00DE3399"/>
    <w:pPr>
      <w:tabs>
        <w:tab w:val="num" w:pos="360"/>
      </w:tabs>
      <w:spacing w:line="240" w:lineRule="auto"/>
      <w:ind w:left="360" w:hanging="360"/>
      <w:contextualSpacing/>
    </w:pPr>
    <w:rPr>
      <w:rFonts w:ascii="Times New Roman" w:hAnsi="Times New Roman"/>
      <w:sz w:val="24"/>
    </w:rPr>
  </w:style>
  <w:style w:type="paragraph" w:styleId="ListNumber2">
    <w:name w:val="List Number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Number3">
    <w:name w:val="List Number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Number4">
    <w:name w:val="List Number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Number5">
    <w:name w:val="List Number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MacroText">
    <w:name w:val="macro"/>
    <w:link w:val="MacroTextChar"/>
    <w:uiPriority w:val="99"/>
    <w:unhideWhenUsed/>
    <w:rsid w:val="00DE3399"/>
    <w:pPr>
      <w:tabs>
        <w:tab w:val="left" w:pos="480"/>
        <w:tab w:val="left" w:pos="960"/>
        <w:tab w:val="left" w:pos="1440"/>
        <w:tab w:val="left" w:pos="1920"/>
        <w:tab w:val="left" w:pos="2400"/>
        <w:tab w:val="left" w:pos="2880"/>
        <w:tab w:val="left" w:pos="3360"/>
        <w:tab w:val="left" w:pos="3840"/>
        <w:tab w:val="left" w:pos="4320"/>
      </w:tabs>
    </w:pPr>
    <w:rPr>
      <w:rFonts w:ascii="Consolas" w:eastAsia="Times New Roman" w:hAnsi="Consolas"/>
      <w:lang w:bidi="ar-SA"/>
    </w:rPr>
  </w:style>
  <w:style w:type="character" w:customStyle="1" w:styleId="MacroTextChar">
    <w:name w:val="Macro Text Char"/>
    <w:basedOn w:val="DefaultParagraphFont"/>
    <w:link w:val="MacroText"/>
    <w:uiPriority w:val="99"/>
    <w:rsid w:val="00DE3399"/>
    <w:rPr>
      <w:rFonts w:ascii="Consolas" w:eastAsia="Times New Roman" w:hAnsi="Consolas"/>
      <w:color w:val="4C4C4C"/>
      <w:lang w:bidi="ar-SA"/>
    </w:rPr>
  </w:style>
  <w:style w:type="character" w:customStyle="1" w:styleId="QApp">
    <w:name w:val="QApp"/>
    <w:basedOn w:val="DefaultParagraphFont"/>
    <w:rsid w:val="00DE3399"/>
    <w:rPr>
      <w:color w:val="721C89"/>
    </w:rPr>
  </w:style>
  <w:style w:type="paragraph" w:customStyle="1" w:styleId="HeaderFirst">
    <w:name w:val="HeaderFirst"/>
    <w:basedOn w:val="Header"/>
    <w:rsid w:val="00496FED"/>
    <w:pPr>
      <w:pBdr>
        <w:bottom w:val="none" w:sz="0" w:space="0" w:color="auto"/>
      </w:pBdr>
      <w:spacing w:after="120"/>
      <w:ind w:left="720" w:hanging="720"/>
    </w:pPr>
    <w:rPr>
      <w:noProof/>
      <w:sz w:val="24"/>
      <w:szCs w:val="24"/>
    </w:rPr>
  </w:style>
  <w:style w:type="paragraph" w:customStyle="1" w:styleId="ndetails">
    <w:name w:val="ndetails"/>
    <w:basedOn w:val="Normal"/>
    <w:rsid w:val="00DE3399"/>
    <w:pPr>
      <w:keepNext/>
      <w:spacing w:before="240"/>
    </w:pPr>
    <w:rPr>
      <w:rFonts w:eastAsiaTheme="minorEastAsia" w:cs="Times New Roman"/>
      <w:color w:val="003C69"/>
      <w:sz w:val="24"/>
      <w:szCs w:val="21"/>
    </w:rPr>
  </w:style>
  <w:style w:type="paragraph" w:customStyle="1" w:styleId="ninout">
    <w:name w:val="ninout"/>
    <w:basedOn w:val="Normal"/>
    <w:rsid w:val="00DE3399"/>
    <w:pPr>
      <w:keepNext/>
      <w:spacing w:before="180" w:after="60"/>
    </w:pPr>
    <w:rPr>
      <w:rFonts w:eastAsiaTheme="minorEastAsia" w:cs="Times New Roman"/>
      <w:color w:val="004569"/>
      <w:szCs w:val="20"/>
    </w:rPr>
  </w:style>
  <w:style w:type="table" w:customStyle="1" w:styleId="TestShellExample">
    <w:name w:val="TestShell Example"/>
    <w:basedOn w:val="TableNormal"/>
    <w:uiPriority w:val="99"/>
    <w:rsid w:val="00DE3399"/>
    <w:rPr>
      <w:rFonts w:ascii="Courier New" w:eastAsiaTheme="minorHAnsi" w:hAnsi="Courier New"/>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F2F2F2" w:themeFill="background1" w:themeFillShade="F2"/>
    </w:tcPr>
  </w:style>
  <w:style w:type="paragraph" w:customStyle="1" w:styleId="ncodeL1">
    <w:name w:val="ncode L1"/>
    <w:basedOn w:val="Normal"/>
    <w:rsid w:val="00DE3399"/>
    <w:pPr>
      <w:spacing w:before="90" w:after="90" w:line="240" w:lineRule="auto"/>
      <w:ind w:left="288"/>
    </w:pPr>
    <w:rPr>
      <w:rFonts w:ascii="Courier New" w:eastAsiaTheme="minorEastAsia" w:hAnsi="Courier New"/>
      <w:color w:val="404040" w:themeColor="text1" w:themeTint="BF"/>
      <w:sz w:val="21"/>
      <w:szCs w:val="18"/>
    </w:rPr>
  </w:style>
  <w:style w:type="paragraph" w:customStyle="1" w:styleId="ncodeL2">
    <w:name w:val="ncode L2"/>
    <w:basedOn w:val="ncodeL1"/>
    <w:rsid w:val="00DE3399"/>
    <w:pPr>
      <w:ind w:left="576"/>
    </w:pPr>
  </w:style>
  <w:style w:type="paragraph" w:customStyle="1" w:styleId="ncodeL3">
    <w:name w:val="ncode L3"/>
    <w:basedOn w:val="ncodeL2"/>
    <w:rsid w:val="00DE3399"/>
    <w:pPr>
      <w:ind w:left="864"/>
    </w:pPr>
  </w:style>
  <w:style w:type="paragraph" w:customStyle="1" w:styleId="ncodeL4">
    <w:name w:val="ncode L4"/>
    <w:basedOn w:val="ncodeL3"/>
    <w:rsid w:val="00DE3399"/>
    <w:pPr>
      <w:ind w:left="1152"/>
    </w:pPr>
  </w:style>
  <w:style w:type="paragraph" w:customStyle="1" w:styleId="nstepnohanging">
    <w:name w:val="nstepnohanging"/>
    <w:basedOn w:val="Normal"/>
    <w:rsid w:val="00DE3399"/>
    <w:pPr>
      <w:spacing w:before="90" w:after="180"/>
    </w:pPr>
    <w:rPr>
      <w:rFonts w:eastAsiaTheme="minorEastAsia" w:cs="Times New Roman"/>
      <w:szCs w:val="18"/>
    </w:rPr>
  </w:style>
  <w:style w:type="paragraph" w:customStyle="1" w:styleId="nsectionheading">
    <w:name w:val="nsectionheading"/>
    <w:basedOn w:val="nnormal"/>
    <w:rsid w:val="00DE3399"/>
    <w:pPr>
      <w:keepNext/>
      <w:spacing w:before="360"/>
    </w:pPr>
    <w:rPr>
      <w:color w:val="000000" w:themeColor="text1"/>
    </w:rPr>
  </w:style>
  <w:style w:type="paragraph" w:customStyle="1" w:styleId="nstepnormal">
    <w:name w:val="nstepnormal"/>
    <w:basedOn w:val="nnormal"/>
    <w:rsid w:val="00DE3399"/>
  </w:style>
  <w:style w:type="paragraph" w:customStyle="1" w:styleId="nraquo">
    <w:name w:val="nraquo"/>
    <w:basedOn w:val="nnormal"/>
    <w:rsid w:val="00DE3399"/>
    <w:pPr>
      <w:spacing w:before="180" w:after="180"/>
      <w:ind w:left="187"/>
    </w:pPr>
  </w:style>
  <w:style w:type="character" w:customStyle="1" w:styleId="nalt1">
    <w:name w:val="nalt1"/>
    <w:basedOn w:val="DefaultParagraphFont"/>
    <w:rsid w:val="00DE3399"/>
    <w:rPr>
      <w:color w:val="006EAA"/>
    </w:rPr>
  </w:style>
  <w:style w:type="paragraph" w:customStyle="1" w:styleId="CoverTitle33">
    <w:name w:val="Cover Title 33"/>
    <w:basedOn w:val="CoverTitle3"/>
    <w:rsid w:val="00CA543E"/>
    <w:pPr>
      <w:spacing w:before="120"/>
    </w:pPr>
  </w:style>
  <w:style w:type="character" w:customStyle="1" w:styleId="QField">
    <w:name w:val="Q_Field"/>
    <w:basedOn w:val="DefaultParagraphFont"/>
    <w:uiPriority w:val="1"/>
    <w:rsid w:val="006D3A98"/>
    <w:rPr>
      <w:color w:val="CC0099"/>
    </w:rPr>
  </w:style>
  <w:style w:type="character" w:customStyle="1" w:styleId="Qfillintheblanks">
    <w:name w:val="Q_fill_in_the_blanks"/>
    <w:basedOn w:val="DefaultParagraphFont"/>
    <w:uiPriority w:val="1"/>
    <w:rsid w:val="006D3A98"/>
    <w:rPr>
      <w:color w:val="287A78"/>
    </w:rPr>
  </w:style>
  <w:style w:type="character" w:styleId="PlaceholderText">
    <w:name w:val="Placeholder Text"/>
    <w:basedOn w:val="DefaultParagraphFont"/>
    <w:uiPriority w:val="99"/>
    <w:semiHidden/>
    <w:rsid w:val="002F1857"/>
    <w:rPr>
      <w:color w:val="808080"/>
    </w:rPr>
  </w:style>
  <w:style w:type="paragraph" w:styleId="TOCHeading">
    <w:name w:val="TOC Heading"/>
    <w:basedOn w:val="Heading1"/>
    <w:next w:val="Normal"/>
    <w:uiPriority w:val="39"/>
    <w:unhideWhenUsed/>
    <w:qFormat/>
    <w:rsid w:val="006E5F55"/>
    <w:pPr>
      <w:keepLines/>
      <w:pageBreakBefore w:val="0"/>
      <w:spacing w:before="480" w:after="0" w:line="276" w:lineRule="auto"/>
      <w:outlineLvl w:val="9"/>
    </w:pPr>
    <w:rPr>
      <w:rFonts w:asciiTheme="majorHAnsi" w:eastAsiaTheme="majorEastAsia" w:hAnsiTheme="majorHAnsi" w:cstheme="majorBidi"/>
      <w:b/>
      <w:color w:val="365F91" w:themeColor="accent1" w:themeShade="BF"/>
      <w:kern w:val="0"/>
      <w:sz w:val="28"/>
      <w:szCs w:val="28"/>
      <w:lang w:eastAsia="en-US" w:bidi="ar-SA"/>
    </w:rPr>
  </w:style>
  <w:style w:type="table" w:styleId="LightShading">
    <w:name w:val="Light Shading"/>
    <w:basedOn w:val="TableNormal"/>
    <w:uiPriority w:val="60"/>
    <w:rsid w:val="006E5F55"/>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722DC"/>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rsid w:val="002E7D8A"/>
    <w:pPr>
      <w:ind w:left="720"/>
      <w:contextualSpacing/>
    </w:pPr>
  </w:style>
  <w:style w:type="paragraph" w:customStyle="1" w:styleId="indented">
    <w:name w:val="indented"/>
    <w:basedOn w:val="Normal"/>
    <w:rsid w:val="000C0429"/>
    <w:pPr>
      <w:spacing w:before="100" w:beforeAutospacing="1" w:after="100" w:afterAutospacing="1" w:line="240" w:lineRule="auto"/>
    </w:pPr>
    <w:rPr>
      <w:rFonts w:ascii="Times" w:eastAsiaTheme="minorEastAsia" w:hAnsi="Times" w:cstheme="minorBidi"/>
      <w:color w:val="auto"/>
      <w:sz w:val="20"/>
      <w:szCs w:val="20"/>
      <w:lang w:bidi="ar-SA"/>
    </w:rPr>
  </w:style>
  <w:style w:type="paragraph" w:styleId="NormalWeb">
    <w:name w:val="Normal (Web)"/>
    <w:basedOn w:val="Normal"/>
    <w:uiPriority w:val="99"/>
    <w:semiHidden/>
    <w:unhideWhenUsed/>
    <w:rsid w:val="000C0429"/>
    <w:pPr>
      <w:spacing w:before="100" w:beforeAutospacing="1" w:after="100" w:afterAutospacing="1" w:line="240" w:lineRule="auto"/>
    </w:pPr>
    <w:rPr>
      <w:rFonts w:ascii="Times" w:eastAsiaTheme="minorEastAsia" w:hAnsi="Times" w:cs="Times New Roman"/>
      <w:color w:val="auto"/>
      <w:sz w:val="20"/>
      <w:szCs w:val="20"/>
      <w:lang w:bidi="ar-SA"/>
    </w:rPr>
  </w:style>
  <w:style w:type="paragraph" w:customStyle="1" w:styleId="B8049BE158D140599D031FB17D3AE487">
    <w:name w:val="B8049BE158D140599D031FB17D3AE487"/>
    <w:rsid w:val="00510C01"/>
    <w:pPr>
      <w:spacing w:before="0" w:after="200"/>
    </w:pPr>
    <w:rPr>
      <w:rFonts w:asciiTheme="minorHAnsi" w:eastAsiaTheme="minorEastAsia" w:hAnsiTheme="minorHAnsi" w:cstheme="minorBidi"/>
      <w:color w:val="auto"/>
      <w:lang w:val="en-GB" w:eastAsia="en-GB" w:bidi="ar-SA"/>
    </w:rPr>
  </w:style>
  <w:style w:type="paragraph" w:customStyle="1" w:styleId="RequirementLevel1">
    <w:name w:val="Requirement Level 1"/>
    <w:basedOn w:val="Normal"/>
    <w:link w:val="RequirementLevel1Char"/>
    <w:qFormat/>
    <w:rsid w:val="00510C01"/>
    <w:pPr>
      <w:spacing w:before="0" w:after="0" w:line="240" w:lineRule="auto"/>
    </w:pPr>
    <w:rPr>
      <w:rFonts w:ascii="Segoe UI" w:eastAsiaTheme="minorHAnsi" w:hAnsi="Segoe UI" w:cs="Segoe UI"/>
      <w:b/>
      <w:color w:val="948A54" w:themeColor="background2" w:themeShade="80"/>
      <w:sz w:val="28"/>
      <w:szCs w:val="20"/>
      <w:lang w:val="en-GB" w:bidi="ar-SA"/>
    </w:rPr>
  </w:style>
  <w:style w:type="character" w:customStyle="1" w:styleId="RequirementLevel1Char">
    <w:name w:val="Requirement Level 1 Char"/>
    <w:basedOn w:val="DefaultParagraphFont"/>
    <w:link w:val="RequirementLevel1"/>
    <w:rsid w:val="00510C01"/>
    <w:rPr>
      <w:rFonts w:ascii="Segoe UI" w:eastAsiaTheme="minorHAnsi" w:hAnsi="Segoe UI" w:cs="Segoe UI"/>
      <w:b/>
      <w:color w:val="948A54" w:themeColor="background2" w:themeShade="80"/>
      <w:sz w:val="28"/>
      <w:szCs w:val="20"/>
      <w:lang w:val="en-GB" w:bidi="ar-SA"/>
    </w:rPr>
  </w:style>
  <w:style w:type="paragraph" w:customStyle="1" w:styleId="RequirementLevel2">
    <w:name w:val="Requirement Level 2"/>
    <w:basedOn w:val="Normal"/>
    <w:link w:val="RequirementLevel2Char"/>
    <w:qFormat/>
    <w:rsid w:val="00510C01"/>
    <w:pPr>
      <w:spacing w:before="0" w:after="0" w:line="240" w:lineRule="auto"/>
    </w:pPr>
    <w:rPr>
      <w:rFonts w:ascii="Segoe UI" w:eastAsiaTheme="minorHAnsi" w:hAnsi="Segoe UI" w:cs="Segoe UI"/>
      <w:b/>
      <w:color w:val="365F91" w:themeColor="accent1" w:themeShade="BF"/>
      <w:sz w:val="28"/>
      <w:szCs w:val="20"/>
      <w:lang w:val="en-GB" w:bidi="ar-SA"/>
    </w:rPr>
  </w:style>
  <w:style w:type="character" w:customStyle="1" w:styleId="RequirementLevel2Char">
    <w:name w:val="Requirement Level 2 Char"/>
    <w:basedOn w:val="DefaultParagraphFont"/>
    <w:link w:val="RequirementLevel2"/>
    <w:rsid w:val="00510C01"/>
    <w:rPr>
      <w:rFonts w:ascii="Segoe UI" w:eastAsiaTheme="minorHAnsi" w:hAnsi="Segoe UI" w:cs="Segoe UI"/>
      <w:b/>
      <w:color w:val="365F91" w:themeColor="accent1" w:themeShade="BF"/>
      <w:sz w:val="28"/>
      <w:szCs w:val="20"/>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13428">
      <w:bodyDiv w:val="1"/>
      <w:marLeft w:val="0"/>
      <w:marRight w:val="0"/>
      <w:marTop w:val="0"/>
      <w:marBottom w:val="0"/>
      <w:divBdr>
        <w:top w:val="none" w:sz="0" w:space="0" w:color="auto"/>
        <w:left w:val="none" w:sz="0" w:space="0" w:color="auto"/>
        <w:bottom w:val="none" w:sz="0" w:space="0" w:color="auto"/>
        <w:right w:val="none" w:sz="0" w:space="0" w:color="auto"/>
      </w:divBdr>
    </w:div>
    <w:div w:id="45106571">
      <w:bodyDiv w:val="1"/>
      <w:marLeft w:val="0"/>
      <w:marRight w:val="0"/>
      <w:marTop w:val="0"/>
      <w:marBottom w:val="0"/>
      <w:divBdr>
        <w:top w:val="none" w:sz="0" w:space="0" w:color="auto"/>
        <w:left w:val="none" w:sz="0" w:space="0" w:color="auto"/>
        <w:bottom w:val="none" w:sz="0" w:space="0" w:color="auto"/>
        <w:right w:val="none" w:sz="0" w:space="0" w:color="auto"/>
      </w:divBdr>
    </w:div>
    <w:div w:id="117769431">
      <w:bodyDiv w:val="1"/>
      <w:marLeft w:val="0"/>
      <w:marRight w:val="0"/>
      <w:marTop w:val="0"/>
      <w:marBottom w:val="0"/>
      <w:divBdr>
        <w:top w:val="none" w:sz="0" w:space="0" w:color="auto"/>
        <w:left w:val="none" w:sz="0" w:space="0" w:color="auto"/>
        <w:bottom w:val="none" w:sz="0" w:space="0" w:color="auto"/>
        <w:right w:val="none" w:sz="0" w:space="0" w:color="auto"/>
      </w:divBdr>
    </w:div>
    <w:div w:id="129637872">
      <w:bodyDiv w:val="1"/>
      <w:marLeft w:val="0"/>
      <w:marRight w:val="0"/>
      <w:marTop w:val="0"/>
      <w:marBottom w:val="0"/>
      <w:divBdr>
        <w:top w:val="none" w:sz="0" w:space="0" w:color="auto"/>
        <w:left w:val="none" w:sz="0" w:space="0" w:color="auto"/>
        <w:bottom w:val="none" w:sz="0" w:space="0" w:color="auto"/>
        <w:right w:val="none" w:sz="0" w:space="0" w:color="auto"/>
      </w:divBdr>
    </w:div>
    <w:div w:id="142938121">
      <w:bodyDiv w:val="1"/>
      <w:marLeft w:val="0"/>
      <w:marRight w:val="0"/>
      <w:marTop w:val="0"/>
      <w:marBottom w:val="0"/>
      <w:divBdr>
        <w:top w:val="none" w:sz="0" w:space="0" w:color="auto"/>
        <w:left w:val="none" w:sz="0" w:space="0" w:color="auto"/>
        <w:bottom w:val="none" w:sz="0" w:space="0" w:color="auto"/>
        <w:right w:val="none" w:sz="0" w:space="0" w:color="auto"/>
      </w:divBdr>
      <w:divsChild>
        <w:div w:id="1609191300">
          <w:marLeft w:val="0"/>
          <w:marRight w:val="0"/>
          <w:marTop w:val="0"/>
          <w:marBottom w:val="0"/>
          <w:divBdr>
            <w:top w:val="none" w:sz="0" w:space="0" w:color="auto"/>
            <w:left w:val="none" w:sz="0" w:space="0" w:color="auto"/>
            <w:bottom w:val="none" w:sz="0" w:space="0" w:color="auto"/>
            <w:right w:val="none" w:sz="0" w:space="0" w:color="auto"/>
          </w:divBdr>
          <w:divsChild>
            <w:div w:id="1865820259">
              <w:marLeft w:val="0"/>
              <w:marRight w:val="0"/>
              <w:marTop w:val="0"/>
              <w:marBottom w:val="120"/>
              <w:divBdr>
                <w:top w:val="single" w:sz="18" w:space="0" w:color="222222"/>
                <w:left w:val="none" w:sz="0" w:space="0" w:color="auto"/>
                <w:bottom w:val="none" w:sz="0" w:space="0" w:color="auto"/>
                <w:right w:val="none" w:sz="0" w:space="0" w:color="auto"/>
              </w:divBdr>
              <w:divsChild>
                <w:div w:id="612788524">
                  <w:marLeft w:val="0"/>
                  <w:marRight w:val="0"/>
                  <w:marTop w:val="0"/>
                  <w:marBottom w:val="0"/>
                  <w:divBdr>
                    <w:top w:val="none" w:sz="0" w:space="0" w:color="auto"/>
                    <w:left w:val="none" w:sz="0" w:space="0" w:color="auto"/>
                    <w:bottom w:val="none" w:sz="0" w:space="0" w:color="auto"/>
                    <w:right w:val="none" w:sz="0" w:space="0" w:color="auto"/>
                  </w:divBdr>
                  <w:divsChild>
                    <w:div w:id="64188441">
                      <w:marLeft w:val="0"/>
                      <w:marRight w:val="0"/>
                      <w:marTop w:val="0"/>
                      <w:marBottom w:val="0"/>
                      <w:divBdr>
                        <w:top w:val="none" w:sz="0" w:space="0" w:color="auto"/>
                        <w:left w:val="none" w:sz="0" w:space="0" w:color="auto"/>
                        <w:bottom w:val="none" w:sz="0" w:space="0" w:color="auto"/>
                        <w:right w:val="none" w:sz="0" w:space="0" w:color="auto"/>
                      </w:divBdr>
                      <w:divsChild>
                        <w:div w:id="7870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92632">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289750213">
      <w:bodyDiv w:val="1"/>
      <w:marLeft w:val="0"/>
      <w:marRight w:val="0"/>
      <w:marTop w:val="0"/>
      <w:marBottom w:val="0"/>
      <w:divBdr>
        <w:top w:val="none" w:sz="0" w:space="0" w:color="auto"/>
        <w:left w:val="none" w:sz="0" w:space="0" w:color="auto"/>
        <w:bottom w:val="none" w:sz="0" w:space="0" w:color="auto"/>
        <w:right w:val="none" w:sz="0" w:space="0" w:color="auto"/>
      </w:divBdr>
    </w:div>
    <w:div w:id="327253980">
      <w:bodyDiv w:val="1"/>
      <w:marLeft w:val="0"/>
      <w:marRight w:val="0"/>
      <w:marTop w:val="0"/>
      <w:marBottom w:val="0"/>
      <w:divBdr>
        <w:top w:val="none" w:sz="0" w:space="0" w:color="auto"/>
        <w:left w:val="none" w:sz="0" w:space="0" w:color="auto"/>
        <w:bottom w:val="none" w:sz="0" w:space="0" w:color="auto"/>
        <w:right w:val="none" w:sz="0" w:space="0" w:color="auto"/>
      </w:divBdr>
    </w:div>
    <w:div w:id="349142684">
      <w:bodyDiv w:val="1"/>
      <w:marLeft w:val="0"/>
      <w:marRight w:val="0"/>
      <w:marTop w:val="0"/>
      <w:marBottom w:val="0"/>
      <w:divBdr>
        <w:top w:val="none" w:sz="0" w:space="0" w:color="auto"/>
        <w:left w:val="none" w:sz="0" w:space="0" w:color="auto"/>
        <w:bottom w:val="none" w:sz="0" w:space="0" w:color="auto"/>
        <w:right w:val="none" w:sz="0" w:space="0" w:color="auto"/>
      </w:divBdr>
    </w:div>
    <w:div w:id="427506303">
      <w:bodyDiv w:val="1"/>
      <w:marLeft w:val="0"/>
      <w:marRight w:val="0"/>
      <w:marTop w:val="0"/>
      <w:marBottom w:val="0"/>
      <w:divBdr>
        <w:top w:val="none" w:sz="0" w:space="0" w:color="auto"/>
        <w:left w:val="none" w:sz="0" w:space="0" w:color="auto"/>
        <w:bottom w:val="none" w:sz="0" w:space="0" w:color="auto"/>
        <w:right w:val="none" w:sz="0" w:space="0" w:color="auto"/>
      </w:divBdr>
    </w:div>
    <w:div w:id="428279816">
      <w:bodyDiv w:val="1"/>
      <w:marLeft w:val="0"/>
      <w:marRight w:val="0"/>
      <w:marTop w:val="0"/>
      <w:marBottom w:val="0"/>
      <w:divBdr>
        <w:top w:val="none" w:sz="0" w:space="0" w:color="auto"/>
        <w:left w:val="none" w:sz="0" w:space="0" w:color="auto"/>
        <w:bottom w:val="none" w:sz="0" w:space="0" w:color="auto"/>
        <w:right w:val="none" w:sz="0" w:space="0" w:color="auto"/>
      </w:divBdr>
      <w:divsChild>
        <w:div w:id="261453576">
          <w:marLeft w:val="0"/>
          <w:marRight w:val="0"/>
          <w:marTop w:val="0"/>
          <w:marBottom w:val="0"/>
          <w:divBdr>
            <w:top w:val="none" w:sz="0" w:space="0" w:color="auto"/>
            <w:left w:val="none" w:sz="0" w:space="0" w:color="auto"/>
            <w:bottom w:val="none" w:sz="0" w:space="0" w:color="auto"/>
            <w:right w:val="none" w:sz="0" w:space="0" w:color="auto"/>
          </w:divBdr>
          <w:divsChild>
            <w:div w:id="1321545915">
              <w:marLeft w:val="0"/>
              <w:marRight w:val="0"/>
              <w:marTop w:val="0"/>
              <w:marBottom w:val="0"/>
              <w:divBdr>
                <w:top w:val="none" w:sz="0" w:space="0" w:color="auto"/>
                <w:left w:val="none" w:sz="0" w:space="0" w:color="auto"/>
                <w:bottom w:val="none" w:sz="0" w:space="0" w:color="auto"/>
                <w:right w:val="none" w:sz="0" w:space="0" w:color="auto"/>
              </w:divBdr>
              <w:divsChild>
                <w:div w:id="1719011771">
                  <w:marLeft w:val="0"/>
                  <w:marRight w:val="0"/>
                  <w:marTop w:val="0"/>
                  <w:marBottom w:val="0"/>
                  <w:divBdr>
                    <w:top w:val="none" w:sz="0" w:space="0" w:color="auto"/>
                    <w:left w:val="none" w:sz="0" w:space="0" w:color="auto"/>
                    <w:bottom w:val="single" w:sz="6" w:space="0" w:color="000000"/>
                    <w:right w:val="none" w:sz="0" w:space="0" w:color="auto"/>
                  </w:divBdr>
                  <w:divsChild>
                    <w:div w:id="629016843">
                      <w:marLeft w:val="0"/>
                      <w:marRight w:val="0"/>
                      <w:marTop w:val="0"/>
                      <w:marBottom w:val="0"/>
                      <w:divBdr>
                        <w:top w:val="none" w:sz="0" w:space="0" w:color="auto"/>
                        <w:left w:val="none" w:sz="0" w:space="0" w:color="auto"/>
                        <w:bottom w:val="none" w:sz="0" w:space="0" w:color="auto"/>
                        <w:right w:val="none" w:sz="0" w:space="0" w:color="auto"/>
                      </w:divBdr>
                      <w:divsChild>
                        <w:div w:id="1385135737">
                          <w:marLeft w:val="0"/>
                          <w:marRight w:val="0"/>
                          <w:marTop w:val="0"/>
                          <w:marBottom w:val="0"/>
                          <w:divBdr>
                            <w:top w:val="none" w:sz="0" w:space="0" w:color="auto"/>
                            <w:left w:val="none" w:sz="0" w:space="0" w:color="auto"/>
                            <w:bottom w:val="none" w:sz="0" w:space="0" w:color="auto"/>
                            <w:right w:val="none" w:sz="0" w:space="0" w:color="auto"/>
                          </w:divBdr>
                          <w:divsChild>
                            <w:div w:id="1536505008">
                              <w:marLeft w:val="0"/>
                              <w:marRight w:val="0"/>
                              <w:marTop w:val="0"/>
                              <w:marBottom w:val="0"/>
                              <w:divBdr>
                                <w:top w:val="none" w:sz="0" w:space="0" w:color="auto"/>
                                <w:left w:val="none" w:sz="0" w:space="0" w:color="auto"/>
                                <w:bottom w:val="none" w:sz="0" w:space="0" w:color="auto"/>
                                <w:right w:val="none" w:sz="0" w:space="0" w:color="auto"/>
                              </w:divBdr>
                              <w:divsChild>
                                <w:div w:id="1762292700">
                                  <w:marLeft w:val="297"/>
                                  <w:marRight w:val="297"/>
                                  <w:marTop w:val="148"/>
                                  <w:marBottom w:val="148"/>
                                  <w:divBdr>
                                    <w:top w:val="none" w:sz="0" w:space="0" w:color="auto"/>
                                    <w:left w:val="none" w:sz="0" w:space="0" w:color="auto"/>
                                    <w:bottom w:val="none" w:sz="0" w:space="0" w:color="auto"/>
                                    <w:right w:val="none" w:sz="0" w:space="0" w:color="auto"/>
                                  </w:divBdr>
                                  <w:divsChild>
                                    <w:div w:id="726882803">
                                      <w:marLeft w:val="0"/>
                                      <w:marRight w:val="0"/>
                                      <w:marTop w:val="0"/>
                                      <w:marBottom w:val="0"/>
                                      <w:divBdr>
                                        <w:top w:val="none" w:sz="0" w:space="0" w:color="auto"/>
                                        <w:left w:val="none" w:sz="0" w:space="0" w:color="auto"/>
                                        <w:bottom w:val="none" w:sz="0" w:space="0" w:color="auto"/>
                                        <w:right w:val="none" w:sz="0" w:space="0" w:color="auto"/>
                                      </w:divBdr>
                                      <w:divsChild>
                                        <w:div w:id="767888096">
                                          <w:marLeft w:val="0"/>
                                          <w:marRight w:val="0"/>
                                          <w:marTop w:val="0"/>
                                          <w:marBottom w:val="0"/>
                                          <w:divBdr>
                                            <w:top w:val="none" w:sz="0" w:space="0" w:color="auto"/>
                                            <w:left w:val="none" w:sz="0" w:space="0" w:color="auto"/>
                                            <w:bottom w:val="none" w:sz="0" w:space="0" w:color="auto"/>
                                            <w:right w:val="none" w:sz="0" w:space="0" w:color="auto"/>
                                          </w:divBdr>
                                          <w:divsChild>
                                            <w:div w:id="1113550620">
                                              <w:marLeft w:val="24"/>
                                              <w:marRight w:val="0"/>
                                              <w:marTop w:val="0"/>
                                              <w:marBottom w:val="148"/>
                                              <w:divBdr>
                                                <w:top w:val="none" w:sz="0" w:space="0" w:color="auto"/>
                                                <w:left w:val="none" w:sz="0" w:space="0" w:color="auto"/>
                                                <w:bottom w:val="none" w:sz="0" w:space="0" w:color="auto"/>
                                                <w:right w:val="none" w:sz="0" w:space="0" w:color="auto"/>
                                              </w:divBdr>
                                              <w:divsChild>
                                                <w:div w:id="1897932698">
                                                  <w:marLeft w:val="0"/>
                                                  <w:marRight w:val="0"/>
                                                  <w:marTop w:val="0"/>
                                                  <w:marBottom w:val="148"/>
                                                  <w:divBdr>
                                                    <w:top w:val="single" w:sz="48" w:space="0" w:color="7FBAE2"/>
                                                    <w:left w:val="single" w:sz="6" w:space="0" w:color="7FBAE2"/>
                                                    <w:bottom w:val="single" w:sz="6" w:space="0" w:color="7FBAE2"/>
                                                    <w:right w:val="single" w:sz="6" w:space="0" w:color="7FBAE2"/>
                                                  </w:divBdr>
                                                  <w:divsChild>
                                                    <w:div w:id="1658268351">
                                                      <w:marLeft w:val="0"/>
                                                      <w:marRight w:val="0"/>
                                                      <w:marTop w:val="0"/>
                                                      <w:marBottom w:val="0"/>
                                                      <w:divBdr>
                                                        <w:top w:val="single" w:sz="2" w:space="0" w:color="7FBAE2"/>
                                                        <w:left w:val="single" w:sz="2" w:space="0" w:color="7FBAE2"/>
                                                        <w:bottom w:val="single" w:sz="2" w:space="0" w:color="7FBAE2"/>
                                                        <w:right w:val="single" w:sz="2" w:space="0" w:color="7FBAE2"/>
                                                      </w:divBdr>
                                                      <w:divsChild>
                                                        <w:div w:id="4684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6031137">
      <w:bodyDiv w:val="1"/>
      <w:marLeft w:val="0"/>
      <w:marRight w:val="0"/>
      <w:marTop w:val="0"/>
      <w:marBottom w:val="0"/>
      <w:divBdr>
        <w:top w:val="none" w:sz="0" w:space="0" w:color="auto"/>
        <w:left w:val="none" w:sz="0" w:space="0" w:color="auto"/>
        <w:bottom w:val="none" w:sz="0" w:space="0" w:color="auto"/>
        <w:right w:val="none" w:sz="0" w:space="0" w:color="auto"/>
      </w:divBdr>
    </w:div>
    <w:div w:id="575169339">
      <w:bodyDiv w:val="1"/>
      <w:marLeft w:val="0"/>
      <w:marRight w:val="0"/>
      <w:marTop w:val="0"/>
      <w:marBottom w:val="0"/>
      <w:divBdr>
        <w:top w:val="none" w:sz="0" w:space="0" w:color="auto"/>
        <w:left w:val="none" w:sz="0" w:space="0" w:color="auto"/>
        <w:bottom w:val="none" w:sz="0" w:space="0" w:color="auto"/>
        <w:right w:val="none" w:sz="0" w:space="0" w:color="auto"/>
      </w:divBdr>
    </w:div>
    <w:div w:id="596064729">
      <w:bodyDiv w:val="1"/>
      <w:marLeft w:val="0"/>
      <w:marRight w:val="0"/>
      <w:marTop w:val="0"/>
      <w:marBottom w:val="0"/>
      <w:divBdr>
        <w:top w:val="none" w:sz="0" w:space="0" w:color="auto"/>
        <w:left w:val="none" w:sz="0" w:space="0" w:color="auto"/>
        <w:bottom w:val="none" w:sz="0" w:space="0" w:color="auto"/>
        <w:right w:val="none" w:sz="0" w:space="0" w:color="auto"/>
      </w:divBdr>
      <w:divsChild>
        <w:div w:id="1327977566">
          <w:marLeft w:val="0"/>
          <w:marRight w:val="0"/>
          <w:marTop w:val="0"/>
          <w:marBottom w:val="0"/>
          <w:divBdr>
            <w:top w:val="none" w:sz="0" w:space="0" w:color="auto"/>
            <w:left w:val="none" w:sz="0" w:space="0" w:color="auto"/>
            <w:bottom w:val="none" w:sz="0" w:space="0" w:color="auto"/>
            <w:right w:val="none" w:sz="0" w:space="0" w:color="auto"/>
          </w:divBdr>
        </w:div>
        <w:div w:id="973683341">
          <w:marLeft w:val="0"/>
          <w:marRight w:val="0"/>
          <w:marTop w:val="0"/>
          <w:marBottom w:val="0"/>
          <w:divBdr>
            <w:top w:val="none" w:sz="0" w:space="0" w:color="auto"/>
            <w:left w:val="none" w:sz="0" w:space="0" w:color="auto"/>
            <w:bottom w:val="none" w:sz="0" w:space="0" w:color="auto"/>
            <w:right w:val="none" w:sz="0" w:space="0" w:color="auto"/>
          </w:divBdr>
        </w:div>
        <w:div w:id="979071164">
          <w:marLeft w:val="0"/>
          <w:marRight w:val="0"/>
          <w:marTop w:val="0"/>
          <w:marBottom w:val="0"/>
          <w:divBdr>
            <w:top w:val="none" w:sz="0" w:space="0" w:color="auto"/>
            <w:left w:val="none" w:sz="0" w:space="0" w:color="auto"/>
            <w:bottom w:val="none" w:sz="0" w:space="0" w:color="auto"/>
            <w:right w:val="none" w:sz="0" w:space="0" w:color="auto"/>
          </w:divBdr>
        </w:div>
        <w:div w:id="334377924">
          <w:marLeft w:val="0"/>
          <w:marRight w:val="0"/>
          <w:marTop w:val="0"/>
          <w:marBottom w:val="0"/>
          <w:divBdr>
            <w:top w:val="none" w:sz="0" w:space="0" w:color="auto"/>
            <w:left w:val="none" w:sz="0" w:space="0" w:color="auto"/>
            <w:bottom w:val="none" w:sz="0" w:space="0" w:color="auto"/>
            <w:right w:val="none" w:sz="0" w:space="0" w:color="auto"/>
          </w:divBdr>
        </w:div>
        <w:div w:id="1961951926">
          <w:marLeft w:val="0"/>
          <w:marRight w:val="0"/>
          <w:marTop w:val="0"/>
          <w:marBottom w:val="0"/>
          <w:divBdr>
            <w:top w:val="none" w:sz="0" w:space="0" w:color="auto"/>
            <w:left w:val="none" w:sz="0" w:space="0" w:color="auto"/>
            <w:bottom w:val="none" w:sz="0" w:space="0" w:color="auto"/>
            <w:right w:val="none" w:sz="0" w:space="0" w:color="auto"/>
          </w:divBdr>
        </w:div>
        <w:div w:id="366029931">
          <w:marLeft w:val="0"/>
          <w:marRight w:val="0"/>
          <w:marTop w:val="0"/>
          <w:marBottom w:val="0"/>
          <w:divBdr>
            <w:top w:val="none" w:sz="0" w:space="0" w:color="auto"/>
            <w:left w:val="none" w:sz="0" w:space="0" w:color="auto"/>
            <w:bottom w:val="none" w:sz="0" w:space="0" w:color="auto"/>
            <w:right w:val="none" w:sz="0" w:space="0" w:color="auto"/>
          </w:divBdr>
        </w:div>
        <w:div w:id="604310061">
          <w:marLeft w:val="0"/>
          <w:marRight w:val="0"/>
          <w:marTop w:val="0"/>
          <w:marBottom w:val="0"/>
          <w:divBdr>
            <w:top w:val="none" w:sz="0" w:space="0" w:color="auto"/>
            <w:left w:val="none" w:sz="0" w:space="0" w:color="auto"/>
            <w:bottom w:val="none" w:sz="0" w:space="0" w:color="auto"/>
            <w:right w:val="none" w:sz="0" w:space="0" w:color="auto"/>
          </w:divBdr>
        </w:div>
        <w:div w:id="1709984806">
          <w:marLeft w:val="0"/>
          <w:marRight w:val="0"/>
          <w:marTop w:val="0"/>
          <w:marBottom w:val="0"/>
          <w:divBdr>
            <w:top w:val="none" w:sz="0" w:space="0" w:color="auto"/>
            <w:left w:val="none" w:sz="0" w:space="0" w:color="auto"/>
            <w:bottom w:val="none" w:sz="0" w:space="0" w:color="auto"/>
            <w:right w:val="none" w:sz="0" w:space="0" w:color="auto"/>
          </w:divBdr>
        </w:div>
        <w:div w:id="1736009001">
          <w:marLeft w:val="0"/>
          <w:marRight w:val="0"/>
          <w:marTop w:val="0"/>
          <w:marBottom w:val="0"/>
          <w:divBdr>
            <w:top w:val="none" w:sz="0" w:space="0" w:color="auto"/>
            <w:left w:val="none" w:sz="0" w:space="0" w:color="auto"/>
            <w:bottom w:val="none" w:sz="0" w:space="0" w:color="auto"/>
            <w:right w:val="none" w:sz="0" w:space="0" w:color="auto"/>
          </w:divBdr>
        </w:div>
        <w:div w:id="1887717807">
          <w:marLeft w:val="0"/>
          <w:marRight w:val="0"/>
          <w:marTop w:val="0"/>
          <w:marBottom w:val="0"/>
          <w:divBdr>
            <w:top w:val="none" w:sz="0" w:space="0" w:color="auto"/>
            <w:left w:val="none" w:sz="0" w:space="0" w:color="auto"/>
            <w:bottom w:val="none" w:sz="0" w:space="0" w:color="auto"/>
            <w:right w:val="none" w:sz="0" w:space="0" w:color="auto"/>
          </w:divBdr>
        </w:div>
        <w:div w:id="1431048833">
          <w:marLeft w:val="0"/>
          <w:marRight w:val="0"/>
          <w:marTop w:val="0"/>
          <w:marBottom w:val="0"/>
          <w:divBdr>
            <w:top w:val="none" w:sz="0" w:space="0" w:color="auto"/>
            <w:left w:val="none" w:sz="0" w:space="0" w:color="auto"/>
            <w:bottom w:val="none" w:sz="0" w:space="0" w:color="auto"/>
            <w:right w:val="none" w:sz="0" w:space="0" w:color="auto"/>
          </w:divBdr>
        </w:div>
        <w:div w:id="1548644735">
          <w:marLeft w:val="0"/>
          <w:marRight w:val="0"/>
          <w:marTop w:val="0"/>
          <w:marBottom w:val="0"/>
          <w:divBdr>
            <w:top w:val="none" w:sz="0" w:space="0" w:color="auto"/>
            <w:left w:val="none" w:sz="0" w:space="0" w:color="auto"/>
            <w:bottom w:val="none" w:sz="0" w:space="0" w:color="auto"/>
            <w:right w:val="none" w:sz="0" w:space="0" w:color="auto"/>
          </w:divBdr>
        </w:div>
        <w:div w:id="996958864">
          <w:marLeft w:val="0"/>
          <w:marRight w:val="0"/>
          <w:marTop w:val="0"/>
          <w:marBottom w:val="0"/>
          <w:divBdr>
            <w:top w:val="none" w:sz="0" w:space="0" w:color="auto"/>
            <w:left w:val="none" w:sz="0" w:space="0" w:color="auto"/>
            <w:bottom w:val="none" w:sz="0" w:space="0" w:color="auto"/>
            <w:right w:val="none" w:sz="0" w:space="0" w:color="auto"/>
          </w:divBdr>
        </w:div>
        <w:div w:id="1097943227">
          <w:marLeft w:val="0"/>
          <w:marRight w:val="0"/>
          <w:marTop w:val="0"/>
          <w:marBottom w:val="0"/>
          <w:divBdr>
            <w:top w:val="none" w:sz="0" w:space="0" w:color="auto"/>
            <w:left w:val="none" w:sz="0" w:space="0" w:color="auto"/>
            <w:bottom w:val="none" w:sz="0" w:space="0" w:color="auto"/>
            <w:right w:val="none" w:sz="0" w:space="0" w:color="auto"/>
          </w:divBdr>
        </w:div>
        <w:div w:id="1574118042">
          <w:marLeft w:val="0"/>
          <w:marRight w:val="0"/>
          <w:marTop w:val="0"/>
          <w:marBottom w:val="0"/>
          <w:divBdr>
            <w:top w:val="none" w:sz="0" w:space="0" w:color="auto"/>
            <w:left w:val="none" w:sz="0" w:space="0" w:color="auto"/>
            <w:bottom w:val="none" w:sz="0" w:space="0" w:color="auto"/>
            <w:right w:val="none" w:sz="0" w:space="0" w:color="auto"/>
          </w:divBdr>
        </w:div>
        <w:div w:id="65805754">
          <w:marLeft w:val="0"/>
          <w:marRight w:val="0"/>
          <w:marTop w:val="0"/>
          <w:marBottom w:val="0"/>
          <w:divBdr>
            <w:top w:val="none" w:sz="0" w:space="0" w:color="auto"/>
            <w:left w:val="none" w:sz="0" w:space="0" w:color="auto"/>
            <w:bottom w:val="none" w:sz="0" w:space="0" w:color="auto"/>
            <w:right w:val="none" w:sz="0" w:space="0" w:color="auto"/>
          </w:divBdr>
        </w:div>
        <w:div w:id="2001276204">
          <w:marLeft w:val="0"/>
          <w:marRight w:val="0"/>
          <w:marTop w:val="0"/>
          <w:marBottom w:val="0"/>
          <w:divBdr>
            <w:top w:val="none" w:sz="0" w:space="0" w:color="auto"/>
            <w:left w:val="none" w:sz="0" w:space="0" w:color="auto"/>
            <w:bottom w:val="none" w:sz="0" w:space="0" w:color="auto"/>
            <w:right w:val="none" w:sz="0" w:space="0" w:color="auto"/>
          </w:divBdr>
        </w:div>
        <w:div w:id="1493718509">
          <w:marLeft w:val="0"/>
          <w:marRight w:val="0"/>
          <w:marTop w:val="0"/>
          <w:marBottom w:val="0"/>
          <w:divBdr>
            <w:top w:val="none" w:sz="0" w:space="0" w:color="auto"/>
            <w:left w:val="none" w:sz="0" w:space="0" w:color="auto"/>
            <w:bottom w:val="none" w:sz="0" w:space="0" w:color="auto"/>
            <w:right w:val="none" w:sz="0" w:space="0" w:color="auto"/>
          </w:divBdr>
        </w:div>
        <w:div w:id="187111139">
          <w:marLeft w:val="0"/>
          <w:marRight w:val="0"/>
          <w:marTop w:val="0"/>
          <w:marBottom w:val="0"/>
          <w:divBdr>
            <w:top w:val="none" w:sz="0" w:space="0" w:color="auto"/>
            <w:left w:val="none" w:sz="0" w:space="0" w:color="auto"/>
            <w:bottom w:val="none" w:sz="0" w:space="0" w:color="auto"/>
            <w:right w:val="none" w:sz="0" w:space="0" w:color="auto"/>
          </w:divBdr>
        </w:div>
        <w:div w:id="227693385">
          <w:marLeft w:val="0"/>
          <w:marRight w:val="0"/>
          <w:marTop w:val="0"/>
          <w:marBottom w:val="0"/>
          <w:divBdr>
            <w:top w:val="none" w:sz="0" w:space="0" w:color="auto"/>
            <w:left w:val="none" w:sz="0" w:space="0" w:color="auto"/>
            <w:bottom w:val="none" w:sz="0" w:space="0" w:color="auto"/>
            <w:right w:val="none" w:sz="0" w:space="0" w:color="auto"/>
          </w:divBdr>
        </w:div>
        <w:div w:id="1020357660">
          <w:marLeft w:val="0"/>
          <w:marRight w:val="0"/>
          <w:marTop w:val="0"/>
          <w:marBottom w:val="0"/>
          <w:divBdr>
            <w:top w:val="none" w:sz="0" w:space="0" w:color="auto"/>
            <w:left w:val="none" w:sz="0" w:space="0" w:color="auto"/>
            <w:bottom w:val="none" w:sz="0" w:space="0" w:color="auto"/>
            <w:right w:val="none" w:sz="0" w:space="0" w:color="auto"/>
          </w:divBdr>
        </w:div>
        <w:div w:id="332728705">
          <w:marLeft w:val="0"/>
          <w:marRight w:val="0"/>
          <w:marTop w:val="0"/>
          <w:marBottom w:val="0"/>
          <w:divBdr>
            <w:top w:val="none" w:sz="0" w:space="0" w:color="auto"/>
            <w:left w:val="none" w:sz="0" w:space="0" w:color="auto"/>
            <w:bottom w:val="none" w:sz="0" w:space="0" w:color="auto"/>
            <w:right w:val="none" w:sz="0" w:space="0" w:color="auto"/>
          </w:divBdr>
        </w:div>
      </w:divsChild>
    </w:div>
    <w:div w:id="671878789">
      <w:bodyDiv w:val="1"/>
      <w:marLeft w:val="0"/>
      <w:marRight w:val="0"/>
      <w:marTop w:val="0"/>
      <w:marBottom w:val="0"/>
      <w:divBdr>
        <w:top w:val="none" w:sz="0" w:space="0" w:color="auto"/>
        <w:left w:val="none" w:sz="0" w:space="0" w:color="auto"/>
        <w:bottom w:val="none" w:sz="0" w:space="0" w:color="auto"/>
        <w:right w:val="none" w:sz="0" w:space="0" w:color="auto"/>
      </w:divBdr>
      <w:divsChild>
        <w:div w:id="718937972">
          <w:marLeft w:val="0"/>
          <w:marRight w:val="0"/>
          <w:marTop w:val="0"/>
          <w:marBottom w:val="0"/>
          <w:divBdr>
            <w:top w:val="none" w:sz="0" w:space="0" w:color="auto"/>
            <w:left w:val="none" w:sz="0" w:space="0" w:color="auto"/>
            <w:bottom w:val="none" w:sz="0" w:space="0" w:color="auto"/>
            <w:right w:val="none" w:sz="0" w:space="0" w:color="auto"/>
          </w:divBdr>
          <w:divsChild>
            <w:div w:id="80639772">
              <w:marLeft w:val="0"/>
              <w:marRight w:val="0"/>
              <w:marTop w:val="0"/>
              <w:marBottom w:val="0"/>
              <w:divBdr>
                <w:top w:val="none" w:sz="0" w:space="0" w:color="auto"/>
                <w:left w:val="none" w:sz="0" w:space="0" w:color="auto"/>
                <w:bottom w:val="none" w:sz="0" w:space="0" w:color="auto"/>
                <w:right w:val="none" w:sz="0" w:space="0" w:color="auto"/>
              </w:divBdr>
              <w:divsChild>
                <w:div w:id="268128879">
                  <w:marLeft w:val="0"/>
                  <w:marRight w:val="0"/>
                  <w:marTop w:val="0"/>
                  <w:marBottom w:val="0"/>
                  <w:divBdr>
                    <w:top w:val="none" w:sz="0" w:space="0" w:color="auto"/>
                    <w:left w:val="none" w:sz="0" w:space="0" w:color="auto"/>
                    <w:bottom w:val="single" w:sz="6" w:space="0" w:color="000000"/>
                    <w:right w:val="none" w:sz="0" w:space="0" w:color="auto"/>
                  </w:divBdr>
                  <w:divsChild>
                    <w:div w:id="503012936">
                      <w:marLeft w:val="0"/>
                      <w:marRight w:val="0"/>
                      <w:marTop w:val="0"/>
                      <w:marBottom w:val="0"/>
                      <w:divBdr>
                        <w:top w:val="none" w:sz="0" w:space="0" w:color="auto"/>
                        <w:left w:val="none" w:sz="0" w:space="0" w:color="auto"/>
                        <w:bottom w:val="none" w:sz="0" w:space="0" w:color="auto"/>
                        <w:right w:val="none" w:sz="0" w:space="0" w:color="auto"/>
                      </w:divBdr>
                      <w:divsChild>
                        <w:div w:id="2033799641">
                          <w:marLeft w:val="0"/>
                          <w:marRight w:val="0"/>
                          <w:marTop w:val="0"/>
                          <w:marBottom w:val="0"/>
                          <w:divBdr>
                            <w:top w:val="none" w:sz="0" w:space="0" w:color="auto"/>
                            <w:left w:val="none" w:sz="0" w:space="0" w:color="auto"/>
                            <w:bottom w:val="none" w:sz="0" w:space="0" w:color="auto"/>
                            <w:right w:val="none" w:sz="0" w:space="0" w:color="auto"/>
                          </w:divBdr>
                          <w:divsChild>
                            <w:div w:id="1107430087">
                              <w:marLeft w:val="0"/>
                              <w:marRight w:val="0"/>
                              <w:marTop w:val="0"/>
                              <w:marBottom w:val="0"/>
                              <w:divBdr>
                                <w:top w:val="none" w:sz="0" w:space="0" w:color="auto"/>
                                <w:left w:val="none" w:sz="0" w:space="0" w:color="auto"/>
                                <w:bottom w:val="none" w:sz="0" w:space="0" w:color="auto"/>
                                <w:right w:val="none" w:sz="0" w:space="0" w:color="auto"/>
                              </w:divBdr>
                              <w:divsChild>
                                <w:div w:id="681011656">
                                  <w:marLeft w:val="297"/>
                                  <w:marRight w:val="297"/>
                                  <w:marTop w:val="148"/>
                                  <w:marBottom w:val="148"/>
                                  <w:divBdr>
                                    <w:top w:val="none" w:sz="0" w:space="0" w:color="auto"/>
                                    <w:left w:val="none" w:sz="0" w:space="0" w:color="auto"/>
                                    <w:bottom w:val="none" w:sz="0" w:space="0" w:color="auto"/>
                                    <w:right w:val="none" w:sz="0" w:space="0" w:color="auto"/>
                                  </w:divBdr>
                                  <w:divsChild>
                                    <w:div w:id="1869296488">
                                      <w:marLeft w:val="0"/>
                                      <w:marRight w:val="0"/>
                                      <w:marTop w:val="0"/>
                                      <w:marBottom w:val="0"/>
                                      <w:divBdr>
                                        <w:top w:val="none" w:sz="0" w:space="0" w:color="auto"/>
                                        <w:left w:val="none" w:sz="0" w:space="0" w:color="auto"/>
                                        <w:bottom w:val="none" w:sz="0" w:space="0" w:color="auto"/>
                                        <w:right w:val="none" w:sz="0" w:space="0" w:color="auto"/>
                                      </w:divBdr>
                                      <w:divsChild>
                                        <w:div w:id="823742786">
                                          <w:marLeft w:val="0"/>
                                          <w:marRight w:val="0"/>
                                          <w:marTop w:val="0"/>
                                          <w:marBottom w:val="0"/>
                                          <w:divBdr>
                                            <w:top w:val="none" w:sz="0" w:space="0" w:color="auto"/>
                                            <w:left w:val="none" w:sz="0" w:space="0" w:color="auto"/>
                                            <w:bottom w:val="none" w:sz="0" w:space="0" w:color="auto"/>
                                            <w:right w:val="none" w:sz="0" w:space="0" w:color="auto"/>
                                          </w:divBdr>
                                          <w:divsChild>
                                            <w:div w:id="41442789">
                                              <w:marLeft w:val="24"/>
                                              <w:marRight w:val="0"/>
                                              <w:marTop w:val="0"/>
                                              <w:marBottom w:val="148"/>
                                              <w:divBdr>
                                                <w:top w:val="none" w:sz="0" w:space="0" w:color="auto"/>
                                                <w:left w:val="none" w:sz="0" w:space="0" w:color="auto"/>
                                                <w:bottom w:val="none" w:sz="0" w:space="0" w:color="auto"/>
                                                <w:right w:val="none" w:sz="0" w:space="0" w:color="auto"/>
                                              </w:divBdr>
                                              <w:divsChild>
                                                <w:div w:id="1620915000">
                                                  <w:marLeft w:val="0"/>
                                                  <w:marRight w:val="0"/>
                                                  <w:marTop w:val="0"/>
                                                  <w:marBottom w:val="148"/>
                                                  <w:divBdr>
                                                    <w:top w:val="single" w:sz="48" w:space="0" w:color="7FBAE2"/>
                                                    <w:left w:val="single" w:sz="6" w:space="0" w:color="7FBAE2"/>
                                                    <w:bottom w:val="single" w:sz="6" w:space="0" w:color="7FBAE2"/>
                                                    <w:right w:val="single" w:sz="6" w:space="0" w:color="7FBAE2"/>
                                                  </w:divBdr>
                                                  <w:divsChild>
                                                    <w:div w:id="2006275878">
                                                      <w:marLeft w:val="0"/>
                                                      <w:marRight w:val="0"/>
                                                      <w:marTop w:val="0"/>
                                                      <w:marBottom w:val="0"/>
                                                      <w:divBdr>
                                                        <w:top w:val="single" w:sz="2" w:space="0" w:color="7FBAE2"/>
                                                        <w:left w:val="single" w:sz="2" w:space="0" w:color="7FBAE2"/>
                                                        <w:bottom w:val="single" w:sz="2" w:space="0" w:color="7FBAE2"/>
                                                        <w:right w:val="single" w:sz="2" w:space="0" w:color="7FBAE2"/>
                                                      </w:divBdr>
                                                      <w:divsChild>
                                                        <w:div w:id="11083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2463007">
      <w:bodyDiv w:val="1"/>
      <w:marLeft w:val="0"/>
      <w:marRight w:val="0"/>
      <w:marTop w:val="0"/>
      <w:marBottom w:val="0"/>
      <w:divBdr>
        <w:top w:val="none" w:sz="0" w:space="0" w:color="auto"/>
        <w:left w:val="none" w:sz="0" w:space="0" w:color="auto"/>
        <w:bottom w:val="none" w:sz="0" w:space="0" w:color="auto"/>
        <w:right w:val="none" w:sz="0" w:space="0" w:color="auto"/>
      </w:divBdr>
    </w:div>
    <w:div w:id="743844625">
      <w:bodyDiv w:val="1"/>
      <w:marLeft w:val="0"/>
      <w:marRight w:val="0"/>
      <w:marTop w:val="0"/>
      <w:marBottom w:val="0"/>
      <w:divBdr>
        <w:top w:val="none" w:sz="0" w:space="0" w:color="auto"/>
        <w:left w:val="none" w:sz="0" w:space="0" w:color="auto"/>
        <w:bottom w:val="none" w:sz="0" w:space="0" w:color="auto"/>
        <w:right w:val="none" w:sz="0" w:space="0" w:color="auto"/>
      </w:divBdr>
    </w:div>
    <w:div w:id="776759490">
      <w:bodyDiv w:val="1"/>
      <w:marLeft w:val="0"/>
      <w:marRight w:val="0"/>
      <w:marTop w:val="0"/>
      <w:marBottom w:val="0"/>
      <w:divBdr>
        <w:top w:val="none" w:sz="0" w:space="0" w:color="auto"/>
        <w:left w:val="none" w:sz="0" w:space="0" w:color="auto"/>
        <w:bottom w:val="none" w:sz="0" w:space="0" w:color="auto"/>
        <w:right w:val="none" w:sz="0" w:space="0" w:color="auto"/>
      </w:divBdr>
    </w:div>
    <w:div w:id="777334219">
      <w:bodyDiv w:val="1"/>
      <w:marLeft w:val="0"/>
      <w:marRight w:val="0"/>
      <w:marTop w:val="0"/>
      <w:marBottom w:val="0"/>
      <w:divBdr>
        <w:top w:val="none" w:sz="0" w:space="0" w:color="auto"/>
        <w:left w:val="none" w:sz="0" w:space="0" w:color="auto"/>
        <w:bottom w:val="none" w:sz="0" w:space="0" w:color="auto"/>
        <w:right w:val="none" w:sz="0" w:space="0" w:color="auto"/>
      </w:divBdr>
    </w:div>
    <w:div w:id="901914860">
      <w:bodyDiv w:val="1"/>
      <w:marLeft w:val="74"/>
      <w:marRight w:val="74"/>
      <w:marTop w:val="74"/>
      <w:marBottom w:val="74"/>
      <w:divBdr>
        <w:top w:val="single" w:sz="6" w:space="0" w:color="000000"/>
        <w:left w:val="single" w:sz="6" w:space="0" w:color="000000"/>
        <w:bottom w:val="single" w:sz="6" w:space="0" w:color="000000"/>
        <w:right w:val="single" w:sz="6" w:space="0" w:color="000000"/>
      </w:divBdr>
    </w:div>
    <w:div w:id="954289247">
      <w:bodyDiv w:val="1"/>
      <w:marLeft w:val="0"/>
      <w:marRight w:val="0"/>
      <w:marTop w:val="0"/>
      <w:marBottom w:val="0"/>
      <w:divBdr>
        <w:top w:val="none" w:sz="0" w:space="0" w:color="auto"/>
        <w:left w:val="none" w:sz="0" w:space="0" w:color="auto"/>
        <w:bottom w:val="none" w:sz="0" w:space="0" w:color="auto"/>
        <w:right w:val="none" w:sz="0" w:space="0" w:color="auto"/>
      </w:divBdr>
    </w:div>
    <w:div w:id="973871532">
      <w:bodyDiv w:val="1"/>
      <w:marLeft w:val="0"/>
      <w:marRight w:val="0"/>
      <w:marTop w:val="0"/>
      <w:marBottom w:val="0"/>
      <w:divBdr>
        <w:top w:val="none" w:sz="0" w:space="0" w:color="auto"/>
        <w:left w:val="none" w:sz="0" w:space="0" w:color="auto"/>
        <w:bottom w:val="none" w:sz="0" w:space="0" w:color="auto"/>
        <w:right w:val="none" w:sz="0" w:space="0" w:color="auto"/>
      </w:divBdr>
    </w:div>
    <w:div w:id="980231214">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1073356246">
      <w:bodyDiv w:val="1"/>
      <w:marLeft w:val="0"/>
      <w:marRight w:val="0"/>
      <w:marTop w:val="0"/>
      <w:marBottom w:val="0"/>
      <w:divBdr>
        <w:top w:val="none" w:sz="0" w:space="0" w:color="auto"/>
        <w:left w:val="none" w:sz="0" w:space="0" w:color="auto"/>
        <w:bottom w:val="none" w:sz="0" w:space="0" w:color="auto"/>
        <w:right w:val="none" w:sz="0" w:space="0" w:color="auto"/>
      </w:divBdr>
    </w:div>
    <w:div w:id="1135297060">
      <w:bodyDiv w:val="1"/>
      <w:marLeft w:val="0"/>
      <w:marRight w:val="0"/>
      <w:marTop w:val="0"/>
      <w:marBottom w:val="0"/>
      <w:divBdr>
        <w:top w:val="none" w:sz="0" w:space="0" w:color="auto"/>
        <w:left w:val="none" w:sz="0" w:space="0" w:color="auto"/>
        <w:bottom w:val="none" w:sz="0" w:space="0" w:color="auto"/>
        <w:right w:val="none" w:sz="0" w:space="0" w:color="auto"/>
      </w:divBdr>
    </w:div>
    <w:div w:id="1135678979">
      <w:bodyDiv w:val="1"/>
      <w:marLeft w:val="0"/>
      <w:marRight w:val="0"/>
      <w:marTop w:val="0"/>
      <w:marBottom w:val="0"/>
      <w:divBdr>
        <w:top w:val="none" w:sz="0" w:space="0" w:color="auto"/>
        <w:left w:val="none" w:sz="0" w:space="0" w:color="auto"/>
        <w:bottom w:val="none" w:sz="0" w:space="0" w:color="auto"/>
        <w:right w:val="none" w:sz="0" w:space="0" w:color="auto"/>
      </w:divBdr>
    </w:div>
    <w:div w:id="1147554675">
      <w:bodyDiv w:val="1"/>
      <w:marLeft w:val="0"/>
      <w:marRight w:val="0"/>
      <w:marTop w:val="0"/>
      <w:marBottom w:val="0"/>
      <w:divBdr>
        <w:top w:val="none" w:sz="0" w:space="0" w:color="auto"/>
        <w:left w:val="none" w:sz="0" w:space="0" w:color="auto"/>
        <w:bottom w:val="none" w:sz="0" w:space="0" w:color="auto"/>
        <w:right w:val="none" w:sz="0" w:space="0" w:color="auto"/>
      </w:divBdr>
    </w:div>
    <w:div w:id="1251699026">
      <w:bodyDiv w:val="1"/>
      <w:marLeft w:val="0"/>
      <w:marRight w:val="0"/>
      <w:marTop w:val="0"/>
      <w:marBottom w:val="0"/>
      <w:divBdr>
        <w:top w:val="none" w:sz="0" w:space="0" w:color="auto"/>
        <w:left w:val="none" w:sz="0" w:space="0" w:color="auto"/>
        <w:bottom w:val="none" w:sz="0" w:space="0" w:color="auto"/>
        <w:right w:val="none" w:sz="0" w:space="0" w:color="auto"/>
      </w:divBdr>
    </w:div>
    <w:div w:id="1275753213">
      <w:bodyDiv w:val="1"/>
      <w:marLeft w:val="0"/>
      <w:marRight w:val="0"/>
      <w:marTop w:val="0"/>
      <w:marBottom w:val="0"/>
      <w:divBdr>
        <w:top w:val="none" w:sz="0" w:space="0" w:color="auto"/>
        <w:left w:val="none" w:sz="0" w:space="0" w:color="auto"/>
        <w:bottom w:val="none" w:sz="0" w:space="0" w:color="auto"/>
        <w:right w:val="none" w:sz="0" w:space="0" w:color="auto"/>
      </w:divBdr>
    </w:div>
    <w:div w:id="1276405426">
      <w:bodyDiv w:val="1"/>
      <w:marLeft w:val="0"/>
      <w:marRight w:val="0"/>
      <w:marTop w:val="0"/>
      <w:marBottom w:val="0"/>
      <w:divBdr>
        <w:top w:val="none" w:sz="0" w:space="0" w:color="auto"/>
        <w:left w:val="none" w:sz="0" w:space="0" w:color="auto"/>
        <w:bottom w:val="none" w:sz="0" w:space="0" w:color="auto"/>
        <w:right w:val="none" w:sz="0" w:space="0" w:color="auto"/>
      </w:divBdr>
    </w:div>
    <w:div w:id="1385639606">
      <w:bodyDiv w:val="1"/>
      <w:marLeft w:val="0"/>
      <w:marRight w:val="0"/>
      <w:marTop w:val="0"/>
      <w:marBottom w:val="0"/>
      <w:divBdr>
        <w:top w:val="none" w:sz="0" w:space="0" w:color="auto"/>
        <w:left w:val="none" w:sz="0" w:space="0" w:color="auto"/>
        <w:bottom w:val="none" w:sz="0" w:space="0" w:color="auto"/>
        <w:right w:val="none" w:sz="0" w:space="0" w:color="auto"/>
      </w:divBdr>
    </w:div>
    <w:div w:id="1451316622">
      <w:bodyDiv w:val="1"/>
      <w:marLeft w:val="0"/>
      <w:marRight w:val="0"/>
      <w:marTop w:val="0"/>
      <w:marBottom w:val="0"/>
      <w:divBdr>
        <w:top w:val="none" w:sz="0" w:space="0" w:color="auto"/>
        <w:left w:val="none" w:sz="0" w:space="0" w:color="auto"/>
        <w:bottom w:val="none" w:sz="0" w:space="0" w:color="auto"/>
        <w:right w:val="none" w:sz="0" w:space="0" w:color="auto"/>
      </w:divBdr>
    </w:div>
    <w:div w:id="1453481893">
      <w:bodyDiv w:val="1"/>
      <w:marLeft w:val="0"/>
      <w:marRight w:val="0"/>
      <w:marTop w:val="0"/>
      <w:marBottom w:val="0"/>
      <w:divBdr>
        <w:top w:val="none" w:sz="0" w:space="0" w:color="auto"/>
        <w:left w:val="none" w:sz="0" w:space="0" w:color="auto"/>
        <w:bottom w:val="none" w:sz="0" w:space="0" w:color="auto"/>
        <w:right w:val="none" w:sz="0" w:space="0" w:color="auto"/>
      </w:divBdr>
    </w:div>
    <w:div w:id="1462262608">
      <w:bodyDiv w:val="1"/>
      <w:marLeft w:val="0"/>
      <w:marRight w:val="0"/>
      <w:marTop w:val="0"/>
      <w:marBottom w:val="0"/>
      <w:divBdr>
        <w:top w:val="none" w:sz="0" w:space="0" w:color="auto"/>
        <w:left w:val="none" w:sz="0" w:space="0" w:color="auto"/>
        <w:bottom w:val="none" w:sz="0" w:space="0" w:color="auto"/>
        <w:right w:val="none" w:sz="0" w:space="0" w:color="auto"/>
      </w:divBdr>
    </w:div>
    <w:div w:id="1478260570">
      <w:bodyDiv w:val="1"/>
      <w:marLeft w:val="0"/>
      <w:marRight w:val="0"/>
      <w:marTop w:val="0"/>
      <w:marBottom w:val="0"/>
      <w:divBdr>
        <w:top w:val="none" w:sz="0" w:space="0" w:color="auto"/>
        <w:left w:val="none" w:sz="0" w:space="0" w:color="auto"/>
        <w:bottom w:val="none" w:sz="0" w:space="0" w:color="auto"/>
        <w:right w:val="none" w:sz="0" w:space="0" w:color="auto"/>
      </w:divBdr>
    </w:div>
    <w:div w:id="1524250074">
      <w:bodyDiv w:val="1"/>
      <w:marLeft w:val="0"/>
      <w:marRight w:val="0"/>
      <w:marTop w:val="0"/>
      <w:marBottom w:val="0"/>
      <w:divBdr>
        <w:top w:val="none" w:sz="0" w:space="0" w:color="auto"/>
        <w:left w:val="none" w:sz="0" w:space="0" w:color="auto"/>
        <w:bottom w:val="none" w:sz="0" w:space="0" w:color="auto"/>
        <w:right w:val="none" w:sz="0" w:space="0" w:color="auto"/>
      </w:divBdr>
    </w:div>
    <w:div w:id="1670136092">
      <w:bodyDiv w:val="1"/>
      <w:marLeft w:val="0"/>
      <w:marRight w:val="0"/>
      <w:marTop w:val="0"/>
      <w:marBottom w:val="0"/>
      <w:divBdr>
        <w:top w:val="none" w:sz="0" w:space="0" w:color="auto"/>
        <w:left w:val="none" w:sz="0" w:space="0" w:color="auto"/>
        <w:bottom w:val="none" w:sz="0" w:space="0" w:color="auto"/>
        <w:right w:val="none" w:sz="0" w:space="0" w:color="auto"/>
      </w:divBdr>
      <w:divsChild>
        <w:div w:id="1671715639">
          <w:marLeft w:val="0"/>
          <w:marRight w:val="0"/>
          <w:marTop w:val="0"/>
          <w:marBottom w:val="0"/>
          <w:divBdr>
            <w:top w:val="none" w:sz="0" w:space="0" w:color="auto"/>
            <w:left w:val="none" w:sz="0" w:space="0" w:color="auto"/>
            <w:bottom w:val="none" w:sz="0" w:space="0" w:color="auto"/>
            <w:right w:val="none" w:sz="0" w:space="0" w:color="auto"/>
          </w:divBdr>
          <w:divsChild>
            <w:div w:id="159077468">
              <w:marLeft w:val="0"/>
              <w:marRight w:val="0"/>
              <w:marTop w:val="0"/>
              <w:marBottom w:val="135"/>
              <w:divBdr>
                <w:top w:val="single" w:sz="24" w:space="0" w:color="222222"/>
                <w:left w:val="none" w:sz="0" w:space="0" w:color="auto"/>
                <w:bottom w:val="none" w:sz="0" w:space="0" w:color="auto"/>
                <w:right w:val="none" w:sz="0" w:space="0" w:color="auto"/>
              </w:divBdr>
              <w:divsChild>
                <w:div w:id="1734035978">
                  <w:marLeft w:val="0"/>
                  <w:marRight w:val="0"/>
                  <w:marTop w:val="0"/>
                  <w:marBottom w:val="0"/>
                  <w:divBdr>
                    <w:top w:val="none" w:sz="0" w:space="0" w:color="auto"/>
                    <w:left w:val="none" w:sz="0" w:space="0" w:color="auto"/>
                    <w:bottom w:val="none" w:sz="0" w:space="0" w:color="auto"/>
                    <w:right w:val="none" w:sz="0" w:space="0" w:color="auto"/>
                  </w:divBdr>
                  <w:divsChild>
                    <w:div w:id="767390107">
                      <w:marLeft w:val="0"/>
                      <w:marRight w:val="0"/>
                      <w:marTop w:val="0"/>
                      <w:marBottom w:val="0"/>
                      <w:divBdr>
                        <w:top w:val="none" w:sz="0" w:space="0" w:color="auto"/>
                        <w:left w:val="none" w:sz="0" w:space="0" w:color="auto"/>
                        <w:bottom w:val="none" w:sz="0" w:space="0" w:color="auto"/>
                        <w:right w:val="none" w:sz="0" w:space="0" w:color="auto"/>
                      </w:divBdr>
                      <w:divsChild>
                        <w:div w:id="19204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732378">
      <w:bodyDiv w:val="1"/>
      <w:marLeft w:val="0"/>
      <w:marRight w:val="0"/>
      <w:marTop w:val="0"/>
      <w:marBottom w:val="0"/>
      <w:divBdr>
        <w:top w:val="none" w:sz="0" w:space="0" w:color="auto"/>
        <w:left w:val="none" w:sz="0" w:space="0" w:color="auto"/>
        <w:bottom w:val="none" w:sz="0" w:space="0" w:color="auto"/>
        <w:right w:val="none" w:sz="0" w:space="0" w:color="auto"/>
      </w:divBdr>
    </w:div>
    <w:div w:id="1765606342">
      <w:bodyDiv w:val="1"/>
      <w:marLeft w:val="0"/>
      <w:marRight w:val="0"/>
      <w:marTop w:val="0"/>
      <w:marBottom w:val="0"/>
      <w:divBdr>
        <w:top w:val="none" w:sz="0" w:space="0" w:color="auto"/>
        <w:left w:val="none" w:sz="0" w:space="0" w:color="auto"/>
        <w:bottom w:val="none" w:sz="0" w:space="0" w:color="auto"/>
        <w:right w:val="none" w:sz="0" w:space="0" w:color="auto"/>
      </w:divBdr>
    </w:div>
    <w:div w:id="1805779038">
      <w:bodyDiv w:val="1"/>
      <w:marLeft w:val="0"/>
      <w:marRight w:val="0"/>
      <w:marTop w:val="0"/>
      <w:marBottom w:val="0"/>
      <w:divBdr>
        <w:top w:val="none" w:sz="0" w:space="0" w:color="auto"/>
        <w:left w:val="none" w:sz="0" w:space="0" w:color="auto"/>
        <w:bottom w:val="none" w:sz="0" w:space="0" w:color="auto"/>
        <w:right w:val="none" w:sz="0" w:space="0" w:color="auto"/>
      </w:divBdr>
    </w:div>
    <w:div w:id="1821463913">
      <w:bodyDiv w:val="1"/>
      <w:marLeft w:val="0"/>
      <w:marRight w:val="0"/>
      <w:marTop w:val="0"/>
      <w:marBottom w:val="0"/>
      <w:divBdr>
        <w:top w:val="none" w:sz="0" w:space="0" w:color="auto"/>
        <w:left w:val="none" w:sz="0" w:space="0" w:color="auto"/>
        <w:bottom w:val="none" w:sz="0" w:space="0" w:color="auto"/>
        <w:right w:val="none" w:sz="0" w:space="0" w:color="auto"/>
      </w:divBdr>
    </w:div>
    <w:div w:id="1871189057">
      <w:bodyDiv w:val="1"/>
      <w:marLeft w:val="0"/>
      <w:marRight w:val="0"/>
      <w:marTop w:val="0"/>
      <w:marBottom w:val="0"/>
      <w:divBdr>
        <w:top w:val="none" w:sz="0" w:space="0" w:color="auto"/>
        <w:left w:val="none" w:sz="0" w:space="0" w:color="auto"/>
        <w:bottom w:val="none" w:sz="0" w:space="0" w:color="auto"/>
        <w:right w:val="none" w:sz="0" w:space="0" w:color="auto"/>
      </w:divBdr>
    </w:div>
    <w:div w:id="1877966427">
      <w:bodyDiv w:val="1"/>
      <w:marLeft w:val="0"/>
      <w:marRight w:val="0"/>
      <w:marTop w:val="0"/>
      <w:marBottom w:val="0"/>
      <w:divBdr>
        <w:top w:val="none" w:sz="0" w:space="0" w:color="auto"/>
        <w:left w:val="none" w:sz="0" w:space="0" w:color="auto"/>
        <w:bottom w:val="none" w:sz="0" w:space="0" w:color="auto"/>
        <w:right w:val="none" w:sz="0" w:space="0" w:color="auto"/>
      </w:divBdr>
    </w:div>
    <w:div w:id="1911769879">
      <w:bodyDiv w:val="1"/>
      <w:marLeft w:val="0"/>
      <w:marRight w:val="0"/>
      <w:marTop w:val="0"/>
      <w:marBottom w:val="0"/>
      <w:divBdr>
        <w:top w:val="none" w:sz="0" w:space="0" w:color="auto"/>
        <w:left w:val="none" w:sz="0" w:space="0" w:color="auto"/>
        <w:bottom w:val="none" w:sz="0" w:space="0" w:color="auto"/>
        <w:right w:val="none" w:sz="0" w:space="0" w:color="auto"/>
      </w:divBdr>
    </w:div>
    <w:div w:id="1986275274">
      <w:bodyDiv w:val="1"/>
      <w:marLeft w:val="0"/>
      <w:marRight w:val="0"/>
      <w:marTop w:val="0"/>
      <w:marBottom w:val="0"/>
      <w:divBdr>
        <w:top w:val="none" w:sz="0" w:space="0" w:color="auto"/>
        <w:left w:val="none" w:sz="0" w:space="0" w:color="auto"/>
        <w:bottom w:val="none" w:sz="0" w:space="0" w:color="auto"/>
        <w:right w:val="none" w:sz="0" w:space="0" w:color="auto"/>
      </w:divBdr>
    </w:div>
    <w:div w:id="2032755677">
      <w:bodyDiv w:val="1"/>
      <w:marLeft w:val="0"/>
      <w:marRight w:val="0"/>
      <w:marTop w:val="0"/>
      <w:marBottom w:val="0"/>
      <w:divBdr>
        <w:top w:val="none" w:sz="0" w:space="0" w:color="auto"/>
        <w:left w:val="none" w:sz="0" w:space="0" w:color="auto"/>
        <w:bottom w:val="none" w:sz="0" w:space="0" w:color="auto"/>
        <w:right w:val="none" w:sz="0" w:space="0" w:color="auto"/>
      </w:divBdr>
    </w:div>
    <w:div w:id="2069304983">
      <w:bodyDiv w:val="1"/>
      <w:marLeft w:val="0"/>
      <w:marRight w:val="0"/>
      <w:marTop w:val="0"/>
      <w:marBottom w:val="0"/>
      <w:divBdr>
        <w:top w:val="none" w:sz="0" w:space="0" w:color="auto"/>
        <w:left w:val="none" w:sz="0" w:space="0" w:color="auto"/>
        <w:bottom w:val="none" w:sz="0" w:space="0" w:color="auto"/>
        <w:right w:val="none" w:sz="0" w:space="0" w:color="auto"/>
      </w:divBdr>
    </w:div>
    <w:div w:id="2069331769">
      <w:bodyDiv w:val="1"/>
      <w:marLeft w:val="0"/>
      <w:marRight w:val="0"/>
      <w:marTop w:val="0"/>
      <w:marBottom w:val="0"/>
      <w:divBdr>
        <w:top w:val="none" w:sz="0" w:space="0" w:color="auto"/>
        <w:left w:val="none" w:sz="0" w:space="0" w:color="auto"/>
        <w:bottom w:val="none" w:sz="0" w:space="0" w:color="auto"/>
        <w:right w:val="none" w:sz="0" w:space="0" w:color="auto"/>
      </w:divBdr>
    </w:div>
    <w:div w:id="21454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microsoft.com/office/2007/relationships/diagramDrawing" Target="diagrams/drawing1.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image" Target="media/image32.png"/><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cloudshell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diagramQuickStyle" Target="diagrams/quickStyle1.xm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header" Target="header1.xml"/><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Data" Target="diagrams/data1.xml"/><Relationship Id="rId43" Type="http://schemas.openxmlformats.org/officeDocument/2006/relationships/image" Target="media/image26.png"/><Relationship Id="rId48" Type="http://schemas.openxmlformats.org/officeDocument/2006/relationships/image" Target="cid:image001.jpg@01D1D613.B39C4260"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diagramColors" Target="diagrams/colors1.xml"/><Relationship Id="rId46"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tyles" Target="styles.xml"/><Relationship Id="rId15" Type="http://schemas.openxmlformats.org/officeDocument/2006/relationships/hyperlink" Target="http://cloudshell1"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diagramLayout" Target="diagrams/layout1.xml"/><Relationship Id="rId49"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64637F-7E9B-4BFA-ABFB-CC1702551BC4}"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4E2E805E-FA33-4D3D-A7D6-69DABC8C65F0}">
      <dgm:prSet phldrT="[Text]"/>
      <dgm:spPr/>
      <dgm:t>
        <a:bodyPr/>
        <a:lstStyle/>
        <a:p>
          <a:r>
            <a:rPr lang="en-US"/>
            <a:t>Deployment Phase, Versa Director, Controller, Analytics and 2 Branches.</a:t>
          </a:r>
        </a:p>
      </dgm:t>
    </dgm:pt>
    <dgm:pt modelId="{50F5837B-59D6-4F2E-89E3-179F189B3604}" type="parTrans" cxnId="{BD022F25-C7EB-4A61-AB86-913CE7E3A827}">
      <dgm:prSet/>
      <dgm:spPr/>
      <dgm:t>
        <a:bodyPr/>
        <a:lstStyle/>
        <a:p>
          <a:endParaRPr lang="en-US"/>
        </a:p>
      </dgm:t>
    </dgm:pt>
    <dgm:pt modelId="{8DD71AAF-5214-4D30-9C51-4BF9812A5B96}" type="sibTrans" cxnId="{BD022F25-C7EB-4A61-AB86-913CE7E3A827}">
      <dgm:prSet/>
      <dgm:spPr/>
      <dgm:t>
        <a:bodyPr/>
        <a:lstStyle/>
        <a:p>
          <a:endParaRPr lang="en-US"/>
        </a:p>
      </dgm:t>
    </dgm:pt>
    <dgm:pt modelId="{DE7A9225-B880-4D44-BEB5-8C785B550B3E}">
      <dgm:prSet phldrT="[Text]"/>
      <dgm:spPr/>
      <dgm:t>
        <a:bodyPr/>
        <a:lstStyle/>
        <a:p>
          <a:r>
            <a:rPr lang="en-US"/>
            <a:t>Post Deployment configuration, configuring databases and network settings</a:t>
          </a:r>
        </a:p>
      </dgm:t>
    </dgm:pt>
    <dgm:pt modelId="{8C3F6451-E76E-4E0E-A84D-989504164327}" type="parTrans" cxnId="{44BFE041-EEA6-45CE-A96A-F75A2E93FD07}">
      <dgm:prSet/>
      <dgm:spPr/>
      <dgm:t>
        <a:bodyPr/>
        <a:lstStyle/>
        <a:p>
          <a:endParaRPr lang="en-US"/>
        </a:p>
      </dgm:t>
    </dgm:pt>
    <dgm:pt modelId="{F8ECD8B3-80F1-4BB9-B949-9DC20FD5253C}" type="sibTrans" cxnId="{44BFE041-EEA6-45CE-A96A-F75A2E93FD07}">
      <dgm:prSet/>
      <dgm:spPr/>
      <dgm:t>
        <a:bodyPr/>
        <a:lstStyle/>
        <a:p>
          <a:endParaRPr lang="en-US"/>
        </a:p>
      </dgm:t>
    </dgm:pt>
    <dgm:pt modelId="{5D51E802-63C6-4FA1-B834-E63D7610F58A}">
      <dgm:prSet phldrT="[Text]"/>
      <dgm:spPr/>
      <dgm:t>
        <a:bodyPr/>
        <a:lstStyle/>
        <a:p>
          <a:r>
            <a:rPr lang="en-US"/>
            <a:t>Versa Director configurations, Creating Organizations, Controller IPSec Settings, Analytics settings, inventoring the Branches VMs and creating templates for them.</a:t>
          </a:r>
        </a:p>
      </dgm:t>
    </dgm:pt>
    <dgm:pt modelId="{3F5EBA2E-9A5F-4104-9A38-5AC3917F3513}" type="parTrans" cxnId="{37FD7958-E7F0-479A-BCEE-17C3BC2C46AB}">
      <dgm:prSet/>
      <dgm:spPr/>
      <dgm:t>
        <a:bodyPr/>
        <a:lstStyle/>
        <a:p>
          <a:endParaRPr lang="en-US"/>
        </a:p>
      </dgm:t>
    </dgm:pt>
    <dgm:pt modelId="{700C5023-003A-48F0-9CEF-ED085FFF7780}" type="sibTrans" cxnId="{37FD7958-E7F0-479A-BCEE-17C3BC2C46AB}">
      <dgm:prSet/>
      <dgm:spPr/>
      <dgm:t>
        <a:bodyPr/>
        <a:lstStyle/>
        <a:p>
          <a:endParaRPr lang="en-US"/>
        </a:p>
      </dgm:t>
    </dgm:pt>
    <dgm:pt modelId="{CD0A3085-1B84-4C4D-AEBF-FA8EED2B556B}">
      <dgm:prSet phldrT="[Text]"/>
      <dgm:spPr/>
      <dgm:t>
        <a:bodyPr/>
        <a:lstStyle/>
        <a:p>
          <a:r>
            <a:rPr lang="en-US"/>
            <a:t>Branches startup command, configuring the Branches with basic config to  create an IPSec tunnle to the Director to start the template proccess</a:t>
          </a:r>
        </a:p>
      </dgm:t>
    </dgm:pt>
    <dgm:pt modelId="{546BCF75-D502-4719-8DD3-EE9C9AEB8077}" type="parTrans" cxnId="{6D4FD2F8-41F3-4F7A-982B-79F3FE722773}">
      <dgm:prSet/>
      <dgm:spPr/>
      <dgm:t>
        <a:bodyPr/>
        <a:lstStyle/>
        <a:p>
          <a:endParaRPr lang="en-US"/>
        </a:p>
      </dgm:t>
    </dgm:pt>
    <dgm:pt modelId="{CB5FDF16-8091-4025-B31C-C832B4348A53}" type="sibTrans" cxnId="{6D4FD2F8-41F3-4F7A-982B-79F3FE722773}">
      <dgm:prSet/>
      <dgm:spPr/>
      <dgm:t>
        <a:bodyPr/>
        <a:lstStyle/>
        <a:p>
          <a:endParaRPr lang="en-US"/>
        </a:p>
      </dgm:t>
    </dgm:pt>
    <dgm:pt modelId="{1B11AE3D-CF71-45A5-AE03-6AD83814D483}" type="pres">
      <dgm:prSet presAssocID="{CB64637F-7E9B-4BFA-ABFB-CC1702551BC4}" presName="Name0" presStyleCnt="0">
        <dgm:presLayoutVars>
          <dgm:dir/>
          <dgm:resizeHandles val="exact"/>
        </dgm:presLayoutVars>
      </dgm:prSet>
      <dgm:spPr/>
      <dgm:t>
        <a:bodyPr/>
        <a:lstStyle/>
        <a:p>
          <a:endParaRPr lang="en-US"/>
        </a:p>
      </dgm:t>
    </dgm:pt>
    <dgm:pt modelId="{3B3AFEA7-4370-4962-9DF3-B20989499B70}" type="pres">
      <dgm:prSet presAssocID="{4E2E805E-FA33-4D3D-A7D6-69DABC8C65F0}" presName="node" presStyleLbl="node1" presStyleIdx="0" presStyleCnt="4">
        <dgm:presLayoutVars>
          <dgm:bulletEnabled val="1"/>
        </dgm:presLayoutVars>
      </dgm:prSet>
      <dgm:spPr/>
      <dgm:t>
        <a:bodyPr/>
        <a:lstStyle/>
        <a:p>
          <a:endParaRPr lang="en-US"/>
        </a:p>
      </dgm:t>
    </dgm:pt>
    <dgm:pt modelId="{524AC020-AA24-469E-B18D-62489D23D477}" type="pres">
      <dgm:prSet presAssocID="{8DD71AAF-5214-4D30-9C51-4BF9812A5B96}" presName="sibTrans" presStyleLbl="sibTrans1D1" presStyleIdx="0" presStyleCnt="3"/>
      <dgm:spPr/>
      <dgm:t>
        <a:bodyPr/>
        <a:lstStyle/>
        <a:p>
          <a:endParaRPr lang="en-US"/>
        </a:p>
      </dgm:t>
    </dgm:pt>
    <dgm:pt modelId="{16362CEE-9293-4966-995B-1B6EA48442A5}" type="pres">
      <dgm:prSet presAssocID="{8DD71AAF-5214-4D30-9C51-4BF9812A5B96}" presName="connectorText" presStyleLbl="sibTrans1D1" presStyleIdx="0" presStyleCnt="3"/>
      <dgm:spPr/>
      <dgm:t>
        <a:bodyPr/>
        <a:lstStyle/>
        <a:p>
          <a:endParaRPr lang="en-US"/>
        </a:p>
      </dgm:t>
    </dgm:pt>
    <dgm:pt modelId="{3EF8D23D-5A2E-487D-B7FE-59A361D5C494}" type="pres">
      <dgm:prSet presAssocID="{DE7A9225-B880-4D44-BEB5-8C785B550B3E}" presName="node" presStyleLbl="node1" presStyleIdx="1" presStyleCnt="4">
        <dgm:presLayoutVars>
          <dgm:bulletEnabled val="1"/>
        </dgm:presLayoutVars>
      </dgm:prSet>
      <dgm:spPr/>
      <dgm:t>
        <a:bodyPr/>
        <a:lstStyle/>
        <a:p>
          <a:endParaRPr lang="en-US"/>
        </a:p>
      </dgm:t>
    </dgm:pt>
    <dgm:pt modelId="{FDE9ED68-76D1-41EA-8E70-BD5296329355}" type="pres">
      <dgm:prSet presAssocID="{F8ECD8B3-80F1-4BB9-B949-9DC20FD5253C}" presName="sibTrans" presStyleLbl="sibTrans1D1" presStyleIdx="1" presStyleCnt="3"/>
      <dgm:spPr/>
      <dgm:t>
        <a:bodyPr/>
        <a:lstStyle/>
        <a:p>
          <a:endParaRPr lang="en-US"/>
        </a:p>
      </dgm:t>
    </dgm:pt>
    <dgm:pt modelId="{7C247AEF-CF70-4492-AE30-308E9CF598F4}" type="pres">
      <dgm:prSet presAssocID="{F8ECD8B3-80F1-4BB9-B949-9DC20FD5253C}" presName="connectorText" presStyleLbl="sibTrans1D1" presStyleIdx="1" presStyleCnt="3"/>
      <dgm:spPr/>
      <dgm:t>
        <a:bodyPr/>
        <a:lstStyle/>
        <a:p>
          <a:endParaRPr lang="en-US"/>
        </a:p>
      </dgm:t>
    </dgm:pt>
    <dgm:pt modelId="{6520BD51-772E-49C3-9440-D1D0EE2BC596}" type="pres">
      <dgm:prSet presAssocID="{5D51E802-63C6-4FA1-B834-E63D7610F58A}" presName="node" presStyleLbl="node1" presStyleIdx="2" presStyleCnt="4">
        <dgm:presLayoutVars>
          <dgm:bulletEnabled val="1"/>
        </dgm:presLayoutVars>
      </dgm:prSet>
      <dgm:spPr/>
      <dgm:t>
        <a:bodyPr/>
        <a:lstStyle/>
        <a:p>
          <a:endParaRPr lang="en-US"/>
        </a:p>
      </dgm:t>
    </dgm:pt>
    <dgm:pt modelId="{AB548658-CD08-439C-9ADE-3A38AEDFC542}" type="pres">
      <dgm:prSet presAssocID="{700C5023-003A-48F0-9CEF-ED085FFF7780}" presName="sibTrans" presStyleLbl="sibTrans1D1" presStyleIdx="2" presStyleCnt="3"/>
      <dgm:spPr/>
      <dgm:t>
        <a:bodyPr/>
        <a:lstStyle/>
        <a:p>
          <a:endParaRPr lang="en-US"/>
        </a:p>
      </dgm:t>
    </dgm:pt>
    <dgm:pt modelId="{25C37991-11D2-453C-AD61-D1B2D006C219}" type="pres">
      <dgm:prSet presAssocID="{700C5023-003A-48F0-9CEF-ED085FFF7780}" presName="connectorText" presStyleLbl="sibTrans1D1" presStyleIdx="2" presStyleCnt="3"/>
      <dgm:spPr/>
      <dgm:t>
        <a:bodyPr/>
        <a:lstStyle/>
        <a:p>
          <a:endParaRPr lang="en-US"/>
        </a:p>
      </dgm:t>
    </dgm:pt>
    <dgm:pt modelId="{172D476E-776D-490C-8F5B-BC150556D9ED}" type="pres">
      <dgm:prSet presAssocID="{CD0A3085-1B84-4C4D-AEBF-FA8EED2B556B}" presName="node" presStyleLbl="node1" presStyleIdx="3" presStyleCnt="4">
        <dgm:presLayoutVars>
          <dgm:bulletEnabled val="1"/>
        </dgm:presLayoutVars>
      </dgm:prSet>
      <dgm:spPr/>
      <dgm:t>
        <a:bodyPr/>
        <a:lstStyle/>
        <a:p>
          <a:endParaRPr lang="en-US"/>
        </a:p>
      </dgm:t>
    </dgm:pt>
  </dgm:ptLst>
  <dgm:cxnLst>
    <dgm:cxn modelId="{F43761F9-2A2C-4C93-9394-2232C1FB6C29}" type="presOf" srcId="{F8ECD8B3-80F1-4BB9-B949-9DC20FD5253C}" destId="{FDE9ED68-76D1-41EA-8E70-BD5296329355}" srcOrd="0" destOrd="0" presId="urn:microsoft.com/office/officeart/2005/8/layout/bProcess3"/>
    <dgm:cxn modelId="{B18FCA02-31D0-4B7D-A7B7-301CD6E3EC7A}" type="presOf" srcId="{CB64637F-7E9B-4BFA-ABFB-CC1702551BC4}" destId="{1B11AE3D-CF71-45A5-AE03-6AD83814D483}" srcOrd="0" destOrd="0" presId="urn:microsoft.com/office/officeart/2005/8/layout/bProcess3"/>
    <dgm:cxn modelId="{6D4FD2F8-41F3-4F7A-982B-79F3FE722773}" srcId="{CB64637F-7E9B-4BFA-ABFB-CC1702551BC4}" destId="{CD0A3085-1B84-4C4D-AEBF-FA8EED2B556B}" srcOrd="3" destOrd="0" parTransId="{546BCF75-D502-4719-8DD3-EE9C9AEB8077}" sibTransId="{CB5FDF16-8091-4025-B31C-C832B4348A53}"/>
    <dgm:cxn modelId="{BD7FECEC-CD9F-440F-B218-51DEBC52FCD7}" type="presOf" srcId="{700C5023-003A-48F0-9CEF-ED085FFF7780}" destId="{25C37991-11D2-453C-AD61-D1B2D006C219}" srcOrd="1" destOrd="0" presId="urn:microsoft.com/office/officeart/2005/8/layout/bProcess3"/>
    <dgm:cxn modelId="{44BFE041-EEA6-45CE-A96A-F75A2E93FD07}" srcId="{CB64637F-7E9B-4BFA-ABFB-CC1702551BC4}" destId="{DE7A9225-B880-4D44-BEB5-8C785B550B3E}" srcOrd="1" destOrd="0" parTransId="{8C3F6451-E76E-4E0E-A84D-989504164327}" sibTransId="{F8ECD8B3-80F1-4BB9-B949-9DC20FD5253C}"/>
    <dgm:cxn modelId="{17E70FCE-50B0-4934-8E9C-4F5C5AE0E7C9}" type="presOf" srcId="{F8ECD8B3-80F1-4BB9-B949-9DC20FD5253C}" destId="{7C247AEF-CF70-4492-AE30-308E9CF598F4}" srcOrd="1" destOrd="0" presId="urn:microsoft.com/office/officeart/2005/8/layout/bProcess3"/>
    <dgm:cxn modelId="{6A7CF6AB-B518-483E-A738-FF496FEFDE1D}" type="presOf" srcId="{8DD71AAF-5214-4D30-9C51-4BF9812A5B96}" destId="{524AC020-AA24-469E-B18D-62489D23D477}" srcOrd="0" destOrd="0" presId="urn:microsoft.com/office/officeart/2005/8/layout/bProcess3"/>
    <dgm:cxn modelId="{2C11AF35-1365-47A1-8634-74579A88776F}" type="presOf" srcId="{CD0A3085-1B84-4C4D-AEBF-FA8EED2B556B}" destId="{172D476E-776D-490C-8F5B-BC150556D9ED}" srcOrd="0" destOrd="0" presId="urn:microsoft.com/office/officeart/2005/8/layout/bProcess3"/>
    <dgm:cxn modelId="{8E0A35C1-4CEF-4ED9-A00B-585CBD123EAA}" type="presOf" srcId="{8DD71AAF-5214-4D30-9C51-4BF9812A5B96}" destId="{16362CEE-9293-4966-995B-1B6EA48442A5}" srcOrd="1" destOrd="0" presId="urn:microsoft.com/office/officeart/2005/8/layout/bProcess3"/>
    <dgm:cxn modelId="{BD022F25-C7EB-4A61-AB86-913CE7E3A827}" srcId="{CB64637F-7E9B-4BFA-ABFB-CC1702551BC4}" destId="{4E2E805E-FA33-4D3D-A7D6-69DABC8C65F0}" srcOrd="0" destOrd="0" parTransId="{50F5837B-59D6-4F2E-89E3-179F189B3604}" sibTransId="{8DD71AAF-5214-4D30-9C51-4BF9812A5B96}"/>
    <dgm:cxn modelId="{37FD7958-E7F0-479A-BCEE-17C3BC2C46AB}" srcId="{CB64637F-7E9B-4BFA-ABFB-CC1702551BC4}" destId="{5D51E802-63C6-4FA1-B834-E63D7610F58A}" srcOrd="2" destOrd="0" parTransId="{3F5EBA2E-9A5F-4104-9A38-5AC3917F3513}" sibTransId="{700C5023-003A-48F0-9CEF-ED085FFF7780}"/>
    <dgm:cxn modelId="{ADACB131-BC70-4DB0-84A5-97791A4DA951}" type="presOf" srcId="{4E2E805E-FA33-4D3D-A7D6-69DABC8C65F0}" destId="{3B3AFEA7-4370-4962-9DF3-B20989499B70}" srcOrd="0" destOrd="0" presId="urn:microsoft.com/office/officeart/2005/8/layout/bProcess3"/>
    <dgm:cxn modelId="{D6F78273-35C6-4E45-B189-7F16D2EB66C0}" type="presOf" srcId="{DE7A9225-B880-4D44-BEB5-8C785B550B3E}" destId="{3EF8D23D-5A2E-487D-B7FE-59A361D5C494}" srcOrd="0" destOrd="0" presId="urn:microsoft.com/office/officeart/2005/8/layout/bProcess3"/>
    <dgm:cxn modelId="{6C228EE5-07DE-46B7-B829-B1E2F8F73785}" type="presOf" srcId="{700C5023-003A-48F0-9CEF-ED085FFF7780}" destId="{AB548658-CD08-439C-9ADE-3A38AEDFC542}" srcOrd="0" destOrd="0" presId="urn:microsoft.com/office/officeart/2005/8/layout/bProcess3"/>
    <dgm:cxn modelId="{92322837-19E8-4C49-AEAF-1F09225673DF}" type="presOf" srcId="{5D51E802-63C6-4FA1-B834-E63D7610F58A}" destId="{6520BD51-772E-49C3-9440-D1D0EE2BC596}" srcOrd="0" destOrd="0" presId="urn:microsoft.com/office/officeart/2005/8/layout/bProcess3"/>
    <dgm:cxn modelId="{3293C6C5-7B5F-4F04-9C75-3F14AC5785D8}" type="presParOf" srcId="{1B11AE3D-CF71-45A5-AE03-6AD83814D483}" destId="{3B3AFEA7-4370-4962-9DF3-B20989499B70}" srcOrd="0" destOrd="0" presId="urn:microsoft.com/office/officeart/2005/8/layout/bProcess3"/>
    <dgm:cxn modelId="{C4C7732C-491B-4721-80AA-07FA2D30609E}" type="presParOf" srcId="{1B11AE3D-CF71-45A5-AE03-6AD83814D483}" destId="{524AC020-AA24-469E-B18D-62489D23D477}" srcOrd="1" destOrd="0" presId="urn:microsoft.com/office/officeart/2005/8/layout/bProcess3"/>
    <dgm:cxn modelId="{2FB36F5D-47E5-4248-99D8-7048AE291DEF}" type="presParOf" srcId="{524AC020-AA24-469E-B18D-62489D23D477}" destId="{16362CEE-9293-4966-995B-1B6EA48442A5}" srcOrd="0" destOrd="0" presId="urn:microsoft.com/office/officeart/2005/8/layout/bProcess3"/>
    <dgm:cxn modelId="{D73227AD-8BDF-4438-9378-4D3826C37AAC}" type="presParOf" srcId="{1B11AE3D-CF71-45A5-AE03-6AD83814D483}" destId="{3EF8D23D-5A2E-487D-B7FE-59A361D5C494}" srcOrd="2" destOrd="0" presId="urn:microsoft.com/office/officeart/2005/8/layout/bProcess3"/>
    <dgm:cxn modelId="{D5DBB765-F5B0-4E1C-8CD5-6E28452BFFA1}" type="presParOf" srcId="{1B11AE3D-CF71-45A5-AE03-6AD83814D483}" destId="{FDE9ED68-76D1-41EA-8E70-BD5296329355}" srcOrd="3" destOrd="0" presId="urn:microsoft.com/office/officeart/2005/8/layout/bProcess3"/>
    <dgm:cxn modelId="{5D59296F-05BA-41A8-83CE-B1E20DC1729E}" type="presParOf" srcId="{FDE9ED68-76D1-41EA-8E70-BD5296329355}" destId="{7C247AEF-CF70-4492-AE30-308E9CF598F4}" srcOrd="0" destOrd="0" presId="urn:microsoft.com/office/officeart/2005/8/layout/bProcess3"/>
    <dgm:cxn modelId="{6FE0CC02-A5E3-4D1F-8FD9-06259120C0E3}" type="presParOf" srcId="{1B11AE3D-CF71-45A5-AE03-6AD83814D483}" destId="{6520BD51-772E-49C3-9440-D1D0EE2BC596}" srcOrd="4" destOrd="0" presId="urn:microsoft.com/office/officeart/2005/8/layout/bProcess3"/>
    <dgm:cxn modelId="{7B915102-B154-4E72-BEC4-85D4274B3E3D}" type="presParOf" srcId="{1B11AE3D-CF71-45A5-AE03-6AD83814D483}" destId="{AB548658-CD08-439C-9ADE-3A38AEDFC542}" srcOrd="5" destOrd="0" presId="urn:microsoft.com/office/officeart/2005/8/layout/bProcess3"/>
    <dgm:cxn modelId="{B6B4CA7A-2CD3-48BC-ABB0-FFB5A3BAF7FE}" type="presParOf" srcId="{AB548658-CD08-439C-9ADE-3A38AEDFC542}" destId="{25C37991-11D2-453C-AD61-D1B2D006C219}" srcOrd="0" destOrd="0" presId="urn:microsoft.com/office/officeart/2005/8/layout/bProcess3"/>
    <dgm:cxn modelId="{5AF571AD-BADF-4DC3-B188-05CC7105B01A}" type="presParOf" srcId="{1B11AE3D-CF71-45A5-AE03-6AD83814D483}" destId="{172D476E-776D-490C-8F5B-BC150556D9ED}" srcOrd="6" destOrd="0" presId="urn:microsoft.com/office/officeart/2005/8/layout/bProcess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4AC020-AA24-469E-B18D-62489D23D477}">
      <dsp:nvSpPr>
        <dsp:cNvPr id="0" name=""/>
        <dsp:cNvSpPr/>
      </dsp:nvSpPr>
      <dsp:spPr>
        <a:xfrm>
          <a:off x="1827779" y="472587"/>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0930" y="516323"/>
        <a:ext cx="19836" cy="3967"/>
      </dsp:txXfrm>
    </dsp:sp>
    <dsp:sp modelId="{3B3AFEA7-4370-4962-9DF3-B20989499B70}">
      <dsp:nvSpPr>
        <dsp:cNvPr id="0" name=""/>
        <dsp:cNvSpPr/>
      </dsp:nvSpPr>
      <dsp:spPr>
        <a:xfrm>
          <a:off x="104635"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Deployment Phase, Versa Director, Controller, Analytics and 2 Branches.</a:t>
          </a:r>
        </a:p>
      </dsp:txBody>
      <dsp:txXfrm>
        <a:off x="104635" y="824"/>
        <a:ext cx="1724944" cy="1034966"/>
      </dsp:txXfrm>
    </dsp:sp>
    <dsp:sp modelId="{FDE9ED68-76D1-41EA-8E70-BD5296329355}">
      <dsp:nvSpPr>
        <dsp:cNvPr id="0" name=""/>
        <dsp:cNvSpPr/>
      </dsp:nvSpPr>
      <dsp:spPr>
        <a:xfrm>
          <a:off x="967107" y="1033990"/>
          <a:ext cx="2121681" cy="366137"/>
        </a:xfrm>
        <a:custGeom>
          <a:avLst/>
          <a:gdLst/>
          <a:ahLst/>
          <a:cxnLst/>
          <a:rect l="0" t="0" r="0" b="0"/>
          <a:pathLst>
            <a:path>
              <a:moveTo>
                <a:pt x="2121681" y="0"/>
              </a:moveTo>
              <a:lnTo>
                <a:pt x="2121681" y="200168"/>
              </a:lnTo>
              <a:lnTo>
                <a:pt x="0" y="200168"/>
              </a:lnTo>
              <a:lnTo>
                <a:pt x="0" y="36613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73987" y="1215075"/>
        <a:ext cx="107922" cy="3967"/>
      </dsp:txXfrm>
    </dsp:sp>
    <dsp:sp modelId="{3EF8D23D-5A2E-487D-B7FE-59A361D5C494}">
      <dsp:nvSpPr>
        <dsp:cNvPr id="0" name=""/>
        <dsp:cNvSpPr/>
      </dsp:nvSpPr>
      <dsp:spPr>
        <a:xfrm>
          <a:off x="2226317"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Post Deployment configuration, configuring databases and network settings</a:t>
          </a:r>
        </a:p>
      </dsp:txBody>
      <dsp:txXfrm>
        <a:off x="2226317" y="824"/>
        <a:ext cx="1724944" cy="1034966"/>
      </dsp:txXfrm>
    </dsp:sp>
    <dsp:sp modelId="{AB548658-CD08-439C-9ADE-3A38AEDFC542}">
      <dsp:nvSpPr>
        <dsp:cNvPr id="0" name=""/>
        <dsp:cNvSpPr/>
      </dsp:nvSpPr>
      <dsp:spPr>
        <a:xfrm>
          <a:off x="1827779" y="1904291"/>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0930" y="1948027"/>
        <a:ext cx="19836" cy="3967"/>
      </dsp:txXfrm>
    </dsp:sp>
    <dsp:sp modelId="{6520BD51-772E-49C3-9440-D1D0EE2BC596}">
      <dsp:nvSpPr>
        <dsp:cNvPr id="0" name=""/>
        <dsp:cNvSpPr/>
      </dsp:nvSpPr>
      <dsp:spPr>
        <a:xfrm>
          <a:off x="104635"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Versa Director configurations, Creating Organizations, Controller IPSec Settings, Analytics settings, inventoring the Branches VMs and creating templates for them.</a:t>
          </a:r>
        </a:p>
      </dsp:txBody>
      <dsp:txXfrm>
        <a:off x="104635" y="1432528"/>
        <a:ext cx="1724944" cy="1034966"/>
      </dsp:txXfrm>
    </dsp:sp>
    <dsp:sp modelId="{172D476E-776D-490C-8F5B-BC150556D9ED}">
      <dsp:nvSpPr>
        <dsp:cNvPr id="0" name=""/>
        <dsp:cNvSpPr/>
      </dsp:nvSpPr>
      <dsp:spPr>
        <a:xfrm>
          <a:off x="2226317"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Branches startup command, configuring the Branches with basic config to  create an IPSec tunnle to the Director to start the template proccess</a:t>
          </a:r>
        </a:p>
      </dsp:txBody>
      <dsp:txXfrm>
        <a:off x="2226317" y="1432528"/>
        <a:ext cx="1724944" cy="1034966"/>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2006-06-15T00:00:00</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97498-9A42-49EC-9493-E28AEFFA2D20}">
  <ds:schemaRefs>
    <ds:schemaRef ds:uri="http://schemas.microsoft.com/office/2006/customDocumentInformationPanel"/>
  </ds:schemaRefs>
</ds:datastoreItem>
</file>

<file path=customXml/itemProps3.xml><?xml version="1.0" encoding="utf-8"?>
<ds:datastoreItem xmlns:ds="http://schemas.openxmlformats.org/officeDocument/2006/customXml" ds:itemID="{7BB8FD65-2FF4-44FE-A77A-3E412B9BB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5016</TotalTime>
  <Pages>40</Pages>
  <Words>5068</Words>
  <Characters>28888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QualiSystems</Company>
  <LinksUpToDate>false</LinksUpToDate>
  <CharactersWithSpaces>33889</CharactersWithSpaces>
  <SharedDoc>false</SharedDoc>
  <HLinks>
    <vt:vector size="288" baseType="variant">
      <vt:variant>
        <vt:i4>540352570</vt:i4>
      </vt:variant>
      <vt:variant>
        <vt:i4>273</vt:i4>
      </vt:variant>
      <vt:variant>
        <vt:i4>0</vt:i4>
      </vt:variant>
      <vt:variant>
        <vt:i4>5</vt:i4>
      </vt:variant>
      <vt:variant>
        <vt:lpwstr/>
      </vt:variant>
      <vt:variant>
        <vt:lpwstr>_What’s_New_–_7</vt:lpwstr>
      </vt:variant>
      <vt:variant>
        <vt:i4>540352570</vt:i4>
      </vt:variant>
      <vt:variant>
        <vt:i4>270</vt:i4>
      </vt:variant>
      <vt:variant>
        <vt:i4>0</vt:i4>
      </vt:variant>
      <vt:variant>
        <vt:i4>5</vt:i4>
      </vt:variant>
      <vt:variant>
        <vt:lpwstr/>
      </vt:variant>
      <vt:variant>
        <vt:lpwstr>_What’s_New_–_7</vt:lpwstr>
      </vt:variant>
      <vt:variant>
        <vt:i4>540352570</vt:i4>
      </vt:variant>
      <vt:variant>
        <vt:i4>267</vt:i4>
      </vt:variant>
      <vt:variant>
        <vt:i4>0</vt:i4>
      </vt:variant>
      <vt:variant>
        <vt:i4>5</vt:i4>
      </vt:variant>
      <vt:variant>
        <vt:lpwstr/>
      </vt:variant>
      <vt:variant>
        <vt:lpwstr>_What’s_New_–_6</vt:lpwstr>
      </vt:variant>
      <vt:variant>
        <vt:i4>540352570</vt:i4>
      </vt:variant>
      <vt:variant>
        <vt:i4>261</vt:i4>
      </vt:variant>
      <vt:variant>
        <vt:i4>0</vt:i4>
      </vt:variant>
      <vt:variant>
        <vt:i4>5</vt:i4>
      </vt:variant>
      <vt:variant>
        <vt:lpwstr/>
      </vt:variant>
      <vt:variant>
        <vt:lpwstr>_What’s_New_–_6</vt:lpwstr>
      </vt:variant>
      <vt:variant>
        <vt:i4>540352570</vt:i4>
      </vt:variant>
      <vt:variant>
        <vt:i4>255</vt:i4>
      </vt:variant>
      <vt:variant>
        <vt:i4>0</vt:i4>
      </vt:variant>
      <vt:variant>
        <vt:i4>5</vt:i4>
      </vt:variant>
      <vt:variant>
        <vt:lpwstr/>
      </vt:variant>
      <vt:variant>
        <vt:lpwstr>_What’s_New_–_6</vt:lpwstr>
      </vt:variant>
      <vt:variant>
        <vt:i4>540352570</vt:i4>
      </vt:variant>
      <vt:variant>
        <vt:i4>249</vt:i4>
      </vt:variant>
      <vt:variant>
        <vt:i4>0</vt:i4>
      </vt:variant>
      <vt:variant>
        <vt:i4>5</vt:i4>
      </vt:variant>
      <vt:variant>
        <vt:lpwstr/>
      </vt:variant>
      <vt:variant>
        <vt:lpwstr>_What’s_New_–_6</vt:lpwstr>
      </vt:variant>
      <vt:variant>
        <vt:i4>540352570</vt:i4>
      </vt:variant>
      <vt:variant>
        <vt:i4>243</vt:i4>
      </vt:variant>
      <vt:variant>
        <vt:i4>0</vt:i4>
      </vt:variant>
      <vt:variant>
        <vt:i4>5</vt:i4>
      </vt:variant>
      <vt:variant>
        <vt:lpwstr/>
      </vt:variant>
      <vt:variant>
        <vt:lpwstr>_What’s_New_–_6</vt:lpwstr>
      </vt:variant>
      <vt:variant>
        <vt:i4>540352570</vt:i4>
      </vt:variant>
      <vt:variant>
        <vt:i4>237</vt:i4>
      </vt:variant>
      <vt:variant>
        <vt:i4>0</vt:i4>
      </vt:variant>
      <vt:variant>
        <vt:i4>5</vt:i4>
      </vt:variant>
      <vt:variant>
        <vt:lpwstr/>
      </vt:variant>
      <vt:variant>
        <vt:lpwstr>_What’s_New_–_6</vt:lpwstr>
      </vt:variant>
      <vt:variant>
        <vt:i4>540352570</vt:i4>
      </vt:variant>
      <vt:variant>
        <vt:i4>231</vt:i4>
      </vt:variant>
      <vt:variant>
        <vt:i4>0</vt:i4>
      </vt:variant>
      <vt:variant>
        <vt:i4>5</vt:i4>
      </vt:variant>
      <vt:variant>
        <vt:lpwstr/>
      </vt:variant>
      <vt:variant>
        <vt:lpwstr>_What’s_New_–_2</vt:lpwstr>
      </vt:variant>
      <vt:variant>
        <vt:i4>3342440</vt:i4>
      </vt:variant>
      <vt:variant>
        <vt:i4>219</vt:i4>
      </vt:variant>
      <vt:variant>
        <vt:i4>0</vt:i4>
      </vt:variant>
      <vt:variant>
        <vt:i4>5</vt:i4>
      </vt:variant>
      <vt:variant>
        <vt:lpwstr>http://support.microsoft.com/kb/2196177</vt:lpwstr>
      </vt:variant>
      <vt:variant>
        <vt:lpwstr/>
      </vt:variant>
      <vt:variant>
        <vt:i4>8323179</vt:i4>
      </vt:variant>
      <vt:variant>
        <vt:i4>213</vt:i4>
      </vt:variant>
      <vt:variant>
        <vt:i4>0</vt:i4>
      </vt:variant>
      <vt:variant>
        <vt:i4>5</vt:i4>
      </vt:variant>
      <vt:variant>
        <vt:lpwstr/>
      </vt:variant>
      <vt:variant>
        <vt:lpwstr>HorizontalScrolling</vt:lpwstr>
      </vt:variant>
      <vt:variant>
        <vt:i4>7798903</vt:i4>
      </vt:variant>
      <vt:variant>
        <vt:i4>195</vt:i4>
      </vt:variant>
      <vt:variant>
        <vt:i4>0</vt:i4>
      </vt:variant>
      <vt:variant>
        <vt:i4>5</vt:i4>
      </vt:variant>
      <vt:variant>
        <vt:lpwstr/>
      </vt:variant>
      <vt:variant>
        <vt:lpwstr>EnhancedSearch</vt:lpwstr>
      </vt:variant>
      <vt:variant>
        <vt:i4>1507335</vt:i4>
      </vt:variant>
      <vt:variant>
        <vt:i4>192</vt:i4>
      </vt:variant>
      <vt:variant>
        <vt:i4>0</vt:i4>
      </vt:variant>
      <vt:variant>
        <vt:i4>5</vt:i4>
      </vt:variant>
      <vt:variant>
        <vt:lpwstr/>
      </vt:variant>
      <vt:variant>
        <vt:lpwstr>ConsoleManagement</vt:lpwstr>
      </vt:variant>
      <vt:variant>
        <vt:i4>7143541</vt:i4>
      </vt:variant>
      <vt:variant>
        <vt:i4>189</vt:i4>
      </vt:variant>
      <vt:variant>
        <vt:i4>0</vt:i4>
      </vt:variant>
      <vt:variant>
        <vt:i4>5</vt:i4>
      </vt:variant>
      <vt:variant>
        <vt:lpwstr/>
      </vt:variant>
      <vt:variant>
        <vt:lpwstr>PowerManagement</vt:lpwstr>
      </vt:variant>
      <vt:variant>
        <vt:i4>196618</vt:i4>
      </vt:variant>
      <vt:variant>
        <vt:i4>186</vt:i4>
      </vt:variant>
      <vt:variant>
        <vt:i4>0</vt:i4>
      </vt:variant>
      <vt:variant>
        <vt:i4>5</vt:i4>
      </vt:variant>
      <vt:variant>
        <vt:lpwstr/>
      </vt:variant>
      <vt:variant>
        <vt:lpwstr>LaunchApplication</vt:lpwstr>
      </vt:variant>
      <vt:variant>
        <vt:i4>1769500</vt:i4>
      </vt:variant>
      <vt:variant>
        <vt:i4>183</vt:i4>
      </vt:variant>
      <vt:variant>
        <vt:i4>0</vt:i4>
      </vt:variant>
      <vt:variant>
        <vt:i4>5</vt:i4>
      </vt:variant>
      <vt:variant>
        <vt:lpwstr/>
      </vt:variant>
      <vt:variant>
        <vt:lpwstr>CommandsPage</vt:lpwstr>
      </vt:variant>
      <vt:variant>
        <vt:i4>2031703</vt:i4>
      </vt:variant>
      <vt:variant>
        <vt:i4>177</vt:i4>
      </vt:variant>
      <vt:variant>
        <vt:i4>0</vt:i4>
      </vt:variant>
      <vt:variant>
        <vt:i4>5</vt:i4>
      </vt:variant>
      <vt:variant>
        <vt:lpwstr>http://social.msdn.microsoft.com/Forums/en/windowsaccessibilityandautomation/thread/6c4465e2-207c-4277-a67f-e0f55eff0110</vt:lpwstr>
      </vt:variant>
      <vt:variant>
        <vt:lpwstr/>
      </vt:variant>
      <vt:variant>
        <vt:i4>4128810</vt:i4>
      </vt:variant>
      <vt:variant>
        <vt:i4>174</vt:i4>
      </vt:variant>
      <vt:variant>
        <vt:i4>0</vt:i4>
      </vt:variant>
      <vt:variant>
        <vt:i4>5</vt:i4>
      </vt:variant>
      <vt:variant>
        <vt:lpwstr>http://www.microsoft.com/downloads/en/details.aspx?familyid=7554f536-8c28-4598-9b72-ef94e038c891&amp;displaylang=en</vt:lpwstr>
      </vt:variant>
      <vt:variant>
        <vt:lpwstr/>
      </vt:variant>
      <vt:variant>
        <vt:i4>327688</vt:i4>
      </vt:variant>
      <vt:variant>
        <vt:i4>165</vt:i4>
      </vt:variant>
      <vt:variant>
        <vt:i4>0</vt:i4>
      </vt:variant>
      <vt:variant>
        <vt:i4>5</vt:i4>
      </vt:variant>
      <vt:variant>
        <vt:lpwstr/>
      </vt:variant>
      <vt:variant>
        <vt:lpwstr>NewFunctions</vt:lpwstr>
      </vt:variant>
      <vt:variant>
        <vt:i4>6881399</vt:i4>
      </vt:variant>
      <vt:variant>
        <vt:i4>162</vt:i4>
      </vt:variant>
      <vt:variant>
        <vt:i4>0</vt:i4>
      </vt:variant>
      <vt:variant>
        <vt:i4>5</vt:i4>
      </vt:variant>
      <vt:variant>
        <vt:lpwstr/>
      </vt:variant>
      <vt:variant>
        <vt:lpwstr>NewTransformations</vt:lpwstr>
      </vt:variant>
      <vt:variant>
        <vt:i4>3538956</vt:i4>
      </vt:variant>
      <vt:variant>
        <vt:i4>156</vt:i4>
      </vt:variant>
      <vt:variant>
        <vt:i4>0</vt:i4>
      </vt:variant>
      <vt:variant>
        <vt:i4>5</vt:i4>
      </vt:variant>
      <vt:variant>
        <vt:lpwstr/>
      </vt:variant>
      <vt:variant>
        <vt:lpwstr>_TestShell_Driver_Builder</vt:lpwstr>
      </vt:variant>
      <vt:variant>
        <vt:i4>1507390</vt:i4>
      </vt:variant>
      <vt:variant>
        <vt:i4>153</vt:i4>
      </vt:variant>
      <vt:variant>
        <vt:i4>0</vt:i4>
      </vt:variant>
      <vt:variant>
        <vt:i4>5</vt:i4>
      </vt:variant>
      <vt:variant>
        <vt:lpwstr/>
      </vt:variant>
      <vt:variant>
        <vt:lpwstr>_TestShell_InSight_Portal</vt:lpwstr>
      </vt:variant>
      <vt:variant>
        <vt:i4>720909</vt:i4>
      </vt:variant>
      <vt:variant>
        <vt:i4>150</vt:i4>
      </vt:variant>
      <vt:variant>
        <vt:i4>0</vt:i4>
      </vt:variant>
      <vt:variant>
        <vt:i4>5</vt:i4>
      </vt:variant>
      <vt:variant>
        <vt:lpwstr/>
      </vt:variant>
      <vt:variant>
        <vt:lpwstr>_TestShell_Controller</vt:lpwstr>
      </vt:variant>
      <vt:variant>
        <vt:i4>1114140</vt:i4>
      </vt:variant>
      <vt:variant>
        <vt:i4>147</vt:i4>
      </vt:variant>
      <vt:variant>
        <vt:i4>0</vt:i4>
      </vt:variant>
      <vt:variant>
        <vt:i4>5</vt:i4>
      </vt:variant>
      <vt:variant>
        <vt:lpwstr/>
      </vt:variant>
      <vt:variant>
        <vt:lpwstr>_TestShell_Foundation</vt:lpwstr>
      </vt:variant>
      <vt:variant>
        <vt:i4>5242988</vt:i4>
      </vt:variant>
      <vt:variant>
        <vt:i4>144</vt:i4>
      </vt:variant>
      <vt:variant>
        <vt:i4>0</vt:i4>
      </vt:variant>
      <vt:variant>
        <vt:i4>5</vt:i4>
      </vt:variant>
      <vt:variant>
        <vt:lpwstr/>
      </vt:variant>
      <vt:variant>
        <vt:lpwstr>_TestShell_Resource_Manager</vt:lpwstr>
      </vt:variant>
      <vt:variant>
        <vt:i4>1179653</vt:i4>
      </vt:variant>
      <vt:variant>
        <vt:i4>141</vt:i4>
      </vt:variant>
      <vt:variant>
        <vt:i4>0</vt:i4>
      </vt:variant>
      <vt:variant>
        <vt:i4>5</vt:i4>
      </vt:variant>
      <vt:variant>
        <vt:lpwstr/>
      </vt:variant>
      <vt:variant>
        <vt:lpwstr>_TestShell_Studio</vt:lpwstr>
      </vt:variant>
      <vt:variant>
        <vt:i4>1900597</vt:i4>
      </vt:variant>
      <vt:variant>
        <vt:i4>131</vt:i4>
      </vt:variant>
      <vt:variant>
        <vt:i4>0</vt:i4>
      </vt:variant>
      <vt:variant>
        <vt:i4>5</vt:i4>
      </vt:variant>
      <vt:variant>
        <vt:lpwstr/>
      </vt:variant>
      <vt:variant>
        <vt:lpwstr>_Toc314559776</vt:lpwstr>
      </vt:variant>
      <vt:variant>
        <vt:i4>1900597</vt:i4>
      </vt:variant>
      <vt:variant>
        <vt:i4>125</vt:i4>
      </vt:variant>
      <vt:variant>
        <vt:i4>0</vt:i4>
      </vt:variant>
      <vt:variant>
        <vt:i4>5</vt:i4>
      </vt:variant>
      <vt:variant>
        <vt:lpwstr/>
      </vt:variant>
      <vt:variant>
        <vt:lpwstr>_Toc314559775</vt:lpwstr>
      </vt:variant>
      <vt:variant>
        <vt:i4>1900597</vt:i4>
      </vt:variant>
      <vt:variant>
        <vt:i4>119</vt:i4>
      </vt:variant>
      <vt:variant>
        <vt:i4>0</vt:i4>
      </vt:variant>
      <vt:variant>
        <vt:i4>5</vt:i4>
      </vt:variant>
      <vt:variant>
        <vt:lpwstr/>
      </vt:variant>
      <vt:variant>
        <vt:lpwstr>_Toc314559774</vt:lpwstr>
      </vt:variant>
      <vt:variant>
        <vt:i4>1900597</vt:i4>
      </vt:variant>
      <vt:variant>
        <vt:i4>113</vt:i4>
      </vt:variant>
      <vt:variant>
        <vt:i4>0</vt:i4>
      </vt:variant>
      <vt:variant>
        <vt:i4>5</vt:i4>
      </vt:variant>
      <vt:variant>
        <vt:lpwstr/>
      </vt:variant>
      <vt:variant>
        <vt:lpwstr>_Toc314559773</vt:lpwstr>
      </vt:variant>
      <vt:variant>
        <vt:i4>1900597</vt:i4>
      </vt:variant>
      <vt:variant>
        <vt:i4>107</vt:i4>
      </vt:variant>
      <vt:variant>
        <vt:i4>0</vt:i4>
      </vt:variant>
      <vt:variant>
        <vt:i4>5</vt:i4>
      </vt:variant>
      <vt:variant>
        <vt:lpwstr/>
      </vt:variant>
      <vt:variant>
        <vt:lpwstr>_Toc314559772</vt:lpwstr>
      </vt:variant>
      <vt:variant>
        <vt:i4>1900597</vt:i4>
      </vt:variant>
      <vt:variant>
        <vt:i4>101</vt:i4>
      </vt:variant>
      <vt:variant>
        <vt:i4>0</vt:i4>
      </vt:variant>
      <vt:variant>
        <vt:i4>5</vt:i4>
      </vt:variant>
      <vt:variant>
        <vt:lpwstr/>
      </vt:variant>
      <vt:variant>
        <vt:lpwstr>_Toc314559771</vt:lpwstr>
      </vt:variant>
      <vt:variant>
        <vt:i4>1900597</vt:i4>
      </vt:variant>
      <vt:variant>
        <vt:i4>95</vt:i4>
      </vt:variant>
      <vt:variant>
        <vt:i4>0</vt:i4>
      </vt:variant>
      <vt:variant>
        <vt:i4>5</vt:i4>
      </vt:variant>
      <vt:variant>
        <vt:lpwstr/>
      </vt:variant>
      <vt:variant>
        <vt:lpwstr>_Toc314559770</vt:lpwstr>
      </vt:variant>
      <vt:variant>
        <vt:i4>1835061</vt:i4>
      </vt:variant>
      <vt:variant>
        <vt:i4>89</vt:i4>
      </vt:variant>
      <vt:variant>
        <vt:i4>0</vt:i4>
      </vt:variant>
      <vt:variant>
        <vt:i4>5</vt:i4>
      </vt:variant>
      <vt:variant>
        <vt:lpwstr/>
      </vt:variant>
      <vt:variant>
        <vt:lpwstr>_Toc314559769</vt:lpwstr>
      </vt:variant>
      <vt:variant>
        <vt:i4>1835061</vt:i4>
      </vt:variant>
      <vt:variant>
        <vt:i4>83</vt:i4>
      </vt:variant>
      <vt:variant>
        <vt:i4>0</vt:i4>
      </vt:variant>
      <vt:variant>
        <vt:i4>5</vt:i4>
      </vt:variant>
      <vt:variant>
        <vt:lpwstr/>
      </vt:variant>
      <vt:variant>
        <vt:lpwstr>_Toc314559768</vt:lpwstr>
      </vt:variant>
      <vt:variant>
        <vt:i4>1835061</vt:i4>
      </vt:variant>
      <vt:variant>
        <vt:i4>77</vt:i4>
      </vt:variant>
      <vt:variant>
        <vt:i4>0</vt:i4>
      </vt:variant>
      <vt:variant>
        <vt:i4>5</vt:i4>
      </vt:variant>
      <vt:variant>
        <vt:lpwstr/>
      </vt:variant>
      <vt:variant>
        <vt:lpwstr>_Toc314559767</vt:lpwstr>
      </vt:variant>
      <vt:variant>
        <vt:i4>1835061</vt:i4>
      </vt:variant>
      <vt:variant>
        <vt:i4>71</vt:i4>
      </vt:variant>
      <vt:variant>
        <vt:i4>0</vt:i4>
      </vt:variant>
      <vt:variant>
        <vt:i4>5</vt:i4>
      </vt:variant>
      <vt:variant>
        <vt:lpwstr/>
      </vt:variant>
      <vt:variant>
        <vt:lpwstr>_Toc314559766</vt:lpwstr>
      </vt:variant>
      <vt:variant>
        <vt:i4>1835061</vt:i4>
      </vt:variant>
      <vt:variant>
        <vt:i4>65</vt:i4>
      </vt:variant>
      <vt:variant>
        <vt:i4>0</vt:i4>
      </vt:variant>
      <vt:variant>
        <vt:i4>5</vt:i4>
      </vt:variant>
      <vt:variant>
        <vt:lpwstr/>
      </vt:variant>
      <vt:variant>
        <vt:lpwstr>_Toc314559765</vt:lpwstr>
      </vt:variant>
      <vt:variant>
        <vt:i4>1835061</vt:i4>
      </vt:variant>
      <vt:variant>
        <vt:i4>59</vt:i4>
      </vt:variant>
      <vt:variant>
        <vt:i4>0</vt:i4>
      </vt:variant>
      <vt:variant>
        <vt:i4>5</vt:i4>
      </vt:variant>
      <vt:variant>
        <vt:lpwstr/>
      </vt:variant>
      <vt:variant>
        <vt:lpwstr>_Toc314559764</vt:lpwstr>
      </vt:variant>
      <vt:variant>
        <vt:i4>1835061</vt:i4>
      </vt:variant>
      <vt:variant>
        <vt:i4>53</vt:i4>
      </vt:variant>
      <vt:variant>
        <vt:i4>0</vt:i4>
      </vt:variant>
      <vt:variant>
        <vt:i4>5</vt:i4>
      </vt:variant>
      <vt:variant>
        <vt:lpwstr/>
      </vt:variant>
      <vt:variant>
        <vt:lpwstr>_Toc314559763</vt:lpwstr>
      </vt:variant>
      <vt:variant>
        <vt:i4>1835061</vt:i4>
      </vt:variant>
      <vt:variant>
        <vt:i4>47</vt:i4>
      </vt:variant>
      <vt:variant>
        <vt:i4>0</vt:i4>
      </vt:variant>
      <vt:variant>
        <vt:i4>5</vt:i4>
      </vt:variant>
      <vt:variant>
        <vt:lpwstr/>
      </vt:variant>
      <vt:variant>
        <vt:lpwstr>_Toc314559762</vt:lpwstr>
      </vt:variant>
      <vt:variant>
        <vt:i4>1835061</vt:i4>
      </vt:variant>
      <vt:variant>
        <vt:i4>41</vt:i4>
      </vt:variant>
      <vt:variant>
        <vt:i4>0</vt:i4>
      </vt:variant>
      <vt:variant>
        <vt:i4>5</vt:i4>
      </vt:variant>
      <vt:variant>
        <vt:lpwstr/>
      </vt:variant>
      <vt:variant>
        <vt:lpwstr>_Toc314559761</vt:lpwstr>
      </vt:variant>
      <vt:variant>
        <vt:i4>1835061</vt:i4>
      </vt:variant>
      <vt:variant>
        <vt:i4>35</vt:i4>
      </vt:variant>
      <vt:variant>
        <vt:i4>0</vt:i4>
      </vt:variant>
      <vt:variant>
        <vt:i4>5</vt:i4>
      </vt:variant>
      <vt:variant>
        <vt:lpwstr/>
      </vt:variant>
      <vt:variant>
        <vt:lpwstr>_Toc314559760</vt:lpwstr>
      </vt:variant>
      <vt:variant>
        <vt:i4>2031669</vt:i4>
      </vt:variant>
      <vt:variant>
        <vt:i4>29</vt:i4>
      </vt:variant>
      <vt:variant>
        <vt:i4>0</vt:i4>
      </vt:variant>
      <vt:variant>
        <vt:i4>5</vt:i4>
      </vt:variant>
      <vt:variant>
        <vt:lpwstr/>
      </vt:variant>
      <vt:variant>
        <vt:lpwstr>_Toc314559759</vt:lpwstr>
      </vt:variant>
      <vt:variant>
        <vt:i4>2031669</vt:i4>
      </vt:variant>
      <vt:variant>
        <vt:i4>23</vt:i4>
      </vt:variant>
      <vt:variant>
        <vt:i4>0</vt:i4>
      </vt:variant>
      <vt:variant>
        <vt:i4>5</vt:i4>
      </vt:variant>
      <vt:variant>
        <vt:lpwstr/>
      </vt:variant>
      <vt:variant>
        <vt:lpwstr>_Toc314559758</vt:lpwstr>
      </vt:variant>
      <vt:variant>
        <vt:i4>2031669</vt:i4>
      </vt:variant>
      <vt:variant>
        <vt:i4>17</vt:i4>
      </vt:variant>
      <vt:variant>
        <vt:i4>0</vt:i4>
      </vt:variant>
      <vt:variant>
        <vt:i4>5</vt:i4>
      </vt:variant>
      <vt:variant>
        <vt:lpwstr/>
      </vt:variant>
      <vt:variant>
        <vt:lpwstr>_Toc314559757</vt:lpwstr>
      </vt:variant>
      <vt:variant>
        <vt:i4>2031669</vt:i4>
      </vt:variant>
      <vt:variant>
        <vt:i4>11</vt:i4>
      </vt:variant>
      <vt:variant>
        <vt:i4>0</vt:i4>
      </vt:variant>
      <vt:variant>
        <vt:i4>5</vt:i4>
      </vt:variant>
      <vt:variant>
        <vt:lpwstr/>
      </vt:variant>
      <vt:variant>
        <vt:lpwstr>_Toc314559756</vt:lpwstr>
      </vt:variant>
      <vt:variant>
        <vt:i4>2031669</vt:i4>
      </vt:variant>
      <vt:variant>
        <vt:i4>5</vt:i4>
      </vt:variant>
      <vt:variant>
        <vt:i4>0</vt:i4>
      </vt:variant>
      <vt:variant>
        <vt:i4>5</vt:i4>
      </vt:variant>
      <vt:variant>
        <vt:lpwstr/>
      </vt:variant>
      <vt:variant>
        <vt:lpwstr>_Toc314559755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Yaniv Kalsky</dc:creator>
  <cp:keywords/>
  <cp:lastModifiedBy>Omri Avraham</cp:lastModifiedBy>
  <cp:revision>91</cp:revision>
  <cp:lastPrinted>2016-05-23T18:00:00Z</cp:lastPrinted>
  <dcterms:created xsi:type="dcterms:W3CDTF">2016-02-05T09:47:00Z</dcterms:created>
  <dcterms:modified xsi:type="dcterms:W3CDTF">2016-07-05T15:33:00Z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IxN2X DLL</vt:lpwstr>
  </property>
  <property fmtid="{D5CDD505-2E9C-101B-9397-08002B2CF9AE}" pid="3" name="Document number">
    <vt:lpwstr>Rev A.01</vt:lpwstr>
  </property>
</Properties>
</file>